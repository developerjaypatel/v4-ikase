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72" w:type="dxa"/>
        <w:tblLayout w:type="fixed"/>
        <w:tblLook w:val="0000" w:firstRow="0" w:lastRow="0" w:firstColumn="0" w:lastColumn="0" w:noHBand="0" w:noVBand="0"/>
      </w:tblPr>
      <w:tblGrid>
        <w:gridCol w:w="5472"/>
        <w:gridCol w:w="4200"/>
      </w:tblGrid>
      <w:tr w:rsidR="00C169CF" w14:paraId="2AB2E736" w14:textId="77777777">
        <w:trPr>
          <w:trHeight w:val="3140"/>
        </w:trPr>
        <w:tc>
          <w:tcPr>
            <w:tcW w:w="5472" w:type="dxa"/>
          </w:tcPr>
          <w:p w14:paraId="2909AFBF" w14:textId="77777777" w:rsidR="00C169CF" w:rsidRDefault="00C169CF">
            <w:pPr>
              <w:pStyle w:val="FirmInformation"/>
            </w:pPr>
            <w:bookmarkStart w:id="0" w:name="_zzmpFIXED_CounselTable"/>
            <w:r w:rsidRPr="00C169CF">
              <w:t>KEITH A. JACOBY, Bar No. 150233</w:t>
            </w:r>
            <w:r w:rsidRPr="00C169CF">
              <w:br/>
              <w:t>ELIZABETH NGUYEN, Bar No. 238571</w:t>
            </w:r>
          </w:p>
          <w:p w14:paraId="73A80794" w14:textId="77777777" w:rsidR="000841B6" w:rsidRDefault="000841B6">
            <w:pPr>
              <w:pStyle w:val="FirmInformation"/>
            </w:pPr>
            <w:r>
              <w:t>HAVEN L. CLAYTOR, Bar No. 279058</w:t>
            </w:r>
          </w:p>
          <w:p w14:paraId="1037A6C3" w14:textId="77777777" w:rsidR="000A4413" w:rsidRPr="00C169CF" w:rsidRDefault="000A4413">
            <w:pPr>
              <w:pStyle w:val="FirmInformation"/>
            </w:pPr>
            <w:r>
              <w:t>IAN T. MAHER, Bar No. 280746</w:t>
            </w:r>
          </w:p>
          <w:p w14:paraId="42055331" w14:textId="77777777" w:rsidR="00C169CF" w:rsidRPr="00C169CF" w:rsidRDefault="00C169CF">
            <w:pPr>
              <w:pStyle w:val="FirmInformation"/>
              <w:rPr>
                <w:caps/>
                <w:szCs w:val="24"/>
              </w:rPr>
            </w:pPr>
            <w:r w:rsidRPr="00C169CF">
              <w:rPr>
                <w:caps/>
                <w:szCs w:val="24"/>
              </w:rPr>
              <w:t>Littler Mendelson, P.C.</w:t>
            </w:r>
          </w:p>
          <w:p w14:paraId="61555C29" w14:textId="77777777" w:rsidR="00C169CF" w:rsidRPr="00C169CF" w:rsidRDefault="00C169CF">
            <w:pPr>
              <w:pStyle w:val="FirmInformation"/>
            </w:pPr>
            <w:r w:rsidRPr="00C169CF">
              <w:t>2049 Century Park East</w:t>
            </w:r>
            <w:r w:rsidRPr="00C169CF">
              <w:br/>
              <w:t>5th Floor</w:t>
            </w:r>
            <w:r w:rsidRPr="00C169CF">
              <w:br/>
              <w:t>Los Angeles, CA  90067.3107</w:t>
            </w:r>
          </w:p>
          <w:p w14:paraId="22BD772C" w14:textId="77777777" w:rsidR="00C169CF" w:rsidRPr="00C169CF" w:rsidRDefault="00C169CF">
            <w:pPr>
              <w:pStyle w:val="FirmInformation"/>
            </w:pPr>
            <w:r w:rsidRPr="00C169CF">
              <w:t>Telephone:</w:t>
            </w:r>
            <w:r w:rsidRPr="00C169CF">
              <w:tab/>
              <w:t>310.553.0308</w:t>
            </w:r>
          </w:p>
          <w:p w14:paraId="5991AA80" w14:textId="77777777" w:rsidR="00C169CF" w:rsidRPr="00C169CF" w:rsidRDefault="00C169CF">
            <w:pPr>
              <w:pStyle w:val="FirmInformation"/>
            </w:pPr>
            <w:r w:rsidRPr="00C169CF">
              <w:t>Fax No.:</w:t>
            </w:r>
            <w:r w:rsidRPr="00C169CF">
              <w:tab/>
              <w:t>310.553.5583</w:t>
            </w:r>
          </w:p>
          <w:p w14:paraId="4446D055" w14:textId="77777777" w:rsidR="00C169CF" w:rsidRPr="00C169CF" w:rsidRDefault="00C169CF">
            <w:pPr>
              <w:pStyle w:val="FirmInformation"/>
              <w:spacing w:before="240"/>
            </w:pPr>
            <w:r w:rsidRPr="00C169CF">
              <w:t>Attorneys for Defendant</w:t>
            </w:r>
          </w:p>
          <w:p w14:paraId="6BB332EE" w14:textId="77777777" w:rsidR="00C169CF" w:rsidRDefault="00C169CF">
            <w:pPr>
              <w:pStyle w:val="FirmInformation"/>
              <w:spacing w:after="240"/>
              <w:rPr>
                <w:caps/>
                <w:szCs w:val="24"/>
              </w:rPr>
            </w:pPr>
            <w:r w:rsidRPr="00C169CF">
              <w:rPr>
                <w:caps/>
                <w:szCs w:val="24"/>
              </w:rPr>
              <w:t>PM REALTY GROUP, LP</w:t>
            </w:r>
          </w:p>
          <w:p w14:paraId="54B5BD6F" w14:textId="77777777" w:rsidR="00AE1BC9" w:rsidRDefault="00AE1BC9" w:rsidP="00AE1BC9">
            <w:pPr>
              <w:pStyle w:val="FirmInformation"/>
              <w:rPr>
                <w:ins w:id="1" w:author="Author" w:date="2016-07-23T12:05:00Z"/>
                <w:szCs w:val="24"/>
              </w:rPr>
            </w:pPr>
            <w:r w:rsidRPr="00AE1BC9">
              <w:rPr>
                <w:szCs w:val="24"/>
              </w:rPr>
              <w:t>Kevin M</w:t>
            </w:r>
            <w:r>
              <w:rPr>
                <w:szCs w:val="24"/>
              </w:rPr>
              <w:t>ahoney</w:t>
            </w:r>
            <w:r w:rsidRPr="00AE1BC9">
              <w:rPr>
                <w:szCs w:val="24"/>
              </w:rPr>
              <w:t>, Esq. (SBN: 235367)</w:t>
            </w:r>
          </w:p>
          <w:p w14:paraId="5B313798" w14:textId="77777777" w:rsidR="00094037" w:rsidRPr="00AE1BC9" w:rsidRDefault="00094037" w:rsidP="00AE1BC9">
            <w:pPr>
              <w:pStyle w:val="FirmInformation"/>
              <w:rPr>
                <w:szCs w:val="24"/>
              </w:rPr>
            </w:pPr>
            <w:ins w:id="2" w:author="Author" w:date="2016-07-23T12:05:00Z">
              <w:r>
                <w:rPr>
                  <w:szCs w:val="24"/>
                </w:rPr>
                <w:t>Treana Allen, Esq. (SBN: 302922)</w:t>
              </w:r>
            </w:ins>
          </w:p>
          <w:p w14:paraId="0A2EAE1E" w14:textId="77777777" w:rsidR="00AE1BC9" w:rsidRPr="00AE1BC9" w:rsidRDefault="00AE1BC9" w:rsidP="00AE1BC9">
            <w:pPr>
              <w:pStyle w:val="FirmInformation"/>
              <w:rPr>
                <w:szCs w:val="24"/>
              </w:rPr>
            </w:pPr>
            <w:r w:rsidRPr="00AE1BC9">
              <w:rPr>
                <w:szCs w:val="24"/>
              </w:rPr>
              <w:t>MAHONEY LAW GROUP, APC</w:t>
            </w:r>
          </w:p>
          <w:p w14:paraId="3BDA7DF4" w14:textId="77777777" w:rsidR="00AE1BC9" w:rsidRPr="00AE1BC9" w:rsidRDefault="00AE1BC9" w:rsidP="00AE1BC9">
            <w:pPr>
              <w:pStyle w:val="FirmInformation"/>
              <w:rPr>
                <w:szCs w:val="24"/>
              </w:rPr>
            </w:pPr>
            <w:r w:rsidRPr="00AE1BC9">
              <w:rPr>
                <w:szCs w:val="24"/>
              </w:rPr>
              <w:t>249 E. Ocean Boulevard, Suite 814</w:t>
            </w:r>
          </w:p>
          <w:p w14:paraId="481ED74D" w14:textId="77777777" w:rsidR="00AE1BC9" w:rsidRPr="00AE1BC9" w:rsidRDefault="00AE1BC9" w:rsidP="00AE1BC9">
            <w:pPr>
              <w:pStyle w:val="FirmInformation"/>
              <w:rPr>
                <w:szCs w:val="24"/>
              </w:rPr>
            </w:pPr>
            <w:r w:rsidRPr="00AE1BC9">
              <w:rPr>
                <w:szCs w:val="24"/>
              </w:rPr>
              <w:t>Long Beach, CA  90802</w:t>
            </w:r>
          </w:p>
          <w:p w14:paraId="623680C2" w14:textId="77777777" w:rsidR="00AE1BC9" w:rsidRPr="00AE1BC9" w:rsidRDefault="00AE1BC9" w:rsidP="00AE1BC9">
            <w:pPr>
              <w:pStyle w:val="FirmInformation"/>
              <w:rPr>
                <w:szCs w:val="24"/>
              </w:rPr>
            </w:pPr>
            <w:r w:rsidRPr="00AE1BC9">
              <w:rPr>
                <w:szCs w:val="24"/>
              </w:rPr>
              <w:t>Phone No.: 562.590.5550</w:t>
            </w:r>
          </w:p>
          <w:p w14:paraId="5FF67FDF" w14:textId="77777777" w:rsidR="00AE1BC9" w:rsidRPr="00AE1BC9" w:rsidRDefault="00AE1BC9" w:rsidP="00AE1BC9">
            <w:pPr>
              <w:pStyle w:val="FirmInformation"/>
              <w:rPr>
                <w:szCs w:val="24"/>
              </w:rPr>
            </w:pPr>
            <w:r w:rsidRPr="00AE1BC9">
              <w:rPr>
                <w:szCs w:val="24"/>
              </w:rPr>
              <w:t>Fax No.: 562.590.8400</w:t>
            </w:r>
          </w:p>
          <w:p w14:paraId="0E946F59" w14:textId="77777777" w:rsidR="00AE1BC9" w:rsidRPr="00AE1BC9" w:rsidRDefault="00AE1BC9" w:rsidP="00AE1BC9">
            <w:pPr>
              <w:pStyle w:val="FirmInformation"/>
              <w:rPr>
                <w:szCs w:val="24"/>
              </w:rPr>
            </w:pPr>
          </w:p>
          <w:p w14:paraId="6F805AEF" w14:textId="77777777" w:rsidR="00AE1BC9" w:rsidRPr="00AE1BC9" w:rsidRDefault="00AE1BC9" w:rsidP="00AE1BC9">
            <w:pPr>
              <w:pStyle w:val="FirmInformation"/>
              <w:rPr>
                <w:szCs w:val="24"/>
              </w:rPr>
            </w:pPr>
            <w:r w:rsidRPr="00AE1BC9">
              <w:rPr>
                <w:szCs w:val="24"/>
              </w:rPr>
              <w:t xml:space="preserve">Attorneys for Plaintiff </w:t>
            </w:r>
            <w:r>
              <w:rPr>
                <w:szCs w:val="24"/>
              </w:rPr>
              <w:t xml:space="preserve">DANIEL BRANCH, as an individual </w:t>
            </w:r>
            <w:r w:rsidRPr="00AE1BC9">
              <w:rPr>
                <w:szCs w:val="24"/>
              </w:rPr>
              <w:t>AND ON BEHALF OF ALL SIMILARLY SITUATED EMPLOYEES</w:t>
            </w:r>
          </w:p>
        </w:tc>
        <w:tc>
          <w:tcPr>
            <w:tcW w:w="4200" w:type="dxa"/>
          </w:tcPr>
          <w:p w14:paraId="2A2D661B" w14:textId="77777777" w:rsidR="00C169CF" w:rsidRDefault="00C169CF">
            <w:pPr>
              <w:ind w:left="113" w:right="113"/>
            </w:pPr>
          </w:p>
        </w:tc>
      </w:tr>
    </w:tbl>
    <w:bookmarkEnd w:id="0"/>
    <w:p w14:paraId="2C5CCE72" w14:textId="77777777" w:rsidR="00C169CF" w:rsidRPr="00C169CF" w:rsidRDefault="00C169CF">
      <w:pPr>
        <w:pStyle w:val="Court"/>
      </w:pPr>
      <w:r w:rsidRPr="00C169CF">
        <w:t>SUPERIOR COURT OF THE STATE OF CALIFORNIA</w:t>
      </w:r>
      <w:r w:rsidRPr="00C169CF">
        <w:br/>
        <w:t>COUNTY OF LOS ANGELES</w:t>
      </w:r>
    </w:p>
    <w:tbl>
      <w:tblPr>
        <w:tblW w:w="0" w:type="auto"/>
        <w:tblBorders>
          <w:insideH w:val="single" w:sz="4" w:space="0" w:color="auto"/>
        </w:tblBorders>
        <w:tblLayout w:type="fixed"/>
        <w:tblLook w:val="0000" w:firstRow="0" w:lastRow="0" w:firstColumn="0" w:lastColumn="0" w:noHBand="0" w:noVBand="0"/>
      </w:tblPr>
      <w:tblGrid>
        <w:gridCol w:w="4428"/>
        <w:gridCol w:w="5244"/>
      </w:tblGrid>
      <w:tr w:rsidR="00C169CF" w14:paraId="0CC66174" w14:textId="77777777" w:rsidTr="00C169CF">
        <w:tc>
          <w:tcPr>
            <w:tcW w:w="4428" w:type="dxa"/>
            <w:tcBorders>
              <w:top w:val="nil"/>
              <w:bottom w:val="single" w:sz="4" w:space="0" w:color="auto"/>
              <w:right w:val="single" w:sz="4" w:space="0" w:color="auto"/>
            </w:tcBorders>
            <w:shd w:val="clear" w:color="auto" w:fill="auto"/>
          </w:tcPr>
          <w:p w14:paraId="7F68BE5B" w14:textId="77777777" w:rsidR="00C169CF" w:rsidRDefault="00C169CF">
            <w:pPr>
              <w:pStyle w:val="Caption"/>
            </w:pPr>
            <w:bookmarkStart w:id="3" w:name="_zzmpFIXED_CaptionTable"/>
            <w:r w:rsidRPr="00C169CF">
              <w:t>DANIEL BRANCH, as an individual and on behalf of all similarly situated employees</w:t>
            </w:r>
            <w:r>
              <w:t>,</w:t>
            </w:r>
          </w:p>
          <w:p w14:paraId="705BAC2E" w14:textId="77777777" w:rsidR="00C169CF" w:rsidRDefault="00C169CF">
            <w:pPr>
              <w:pStyle w:val="Caption"/>
              <w:spacing w:before="240"/>
              <w:ind w:left="1800"/>
            </w:pPr>
            <w:r w:rsidRPr="00C169CF">
              <w:t>Plaintiff</w:t>
            </w:r>
            <w:r>
              <w:t>,</w:t>
            </w:r>
          </w:p>
          <w:p w14:paraId="07E95C1F" w14:textId="77777777" w:rsidR="00C169CF" w:rsidRDefault="00C169CF">
            <w:pPr>
              <w:pStyle w:val="Caption"/>
              <w:spacing w:before="240" w:after="240"/>
              <w:ind w:left="720"/>
            </w:pPr>
            <w:r>
              <w:t>v.</w:t>
            </w:r>
          </w:p>
          <w:p w14:paraId="1E7FCB09" w14:textId="77777777" w:rsidR="00C169CF" w:rsidRDefault="00C169CF">
            <w:pPr>
              <w:pStyle w:val="Caption"/>
            </w:pPr>
            <w:r>
              <w:t xml:space="preserve">PM REALTY GROUP, LP; and DOES 1 </w:t>
            </w:r>
            <w:r w:rsidRPr="00C169CF">
              <w:t>through 10, inclusive</w:t>
            </w:r>
            <w:r>
              <w:t>,</w:t>
            </w:r>
          </w:p>
          <w:p w14:paraId="279CCD78" w14:textId="77777777" w:rsidR="00C169CF" w:rsidRDefault="00C169CF">
            <w:pPr>
              <w:pStyle w:val="Caption"/>
              <w:spacing w:before="240" w:after="240"/>
              <w:ind w:left="1800"/>
            </w:pPr>
            <w:r w:rsidRPr="00C169CF">
              <w:t>Defendant</w:t>
            </w:r>
            <w:r>
              <w:t>.</w:t>
            </w:r>
          </w:p>
        </w:tc>
        <w:tc>
          <w:tcPr>
            <w:tcW w:w="5244" w:type="dxa"/>
            <w:tcBorders>
              <w:top w:val="nil"/>
              <w:left w:val="single" w:sz="4" w:space="0" w:color="auto"/>
            </w:tcBorders>
            <w:shd w:val="clear" w:color="auto" w:fill="auto"/>
          </w:tcPr>
          <w:p w14:paraId="45834D16" w14:textId="77777777" w:rsidR="00C169CF" w:rsidRDefault="00C169CF">
            <w:pPr>
              <w:pStyle w:val="Caption"/>
              <w:tabs>
                <w:tab w:val="left" w:pos="1238"/>
              </w:tabs>
              <w:spacing w:after="240"/>
              <w:ind w:left="259" w:right="115"/>
            </w:pPr>
            <w:r w:rsidRPr="00C169CF">
              <w:t>Case No.  BC575759</w:t>
            </w:r>
          </w:p>
          <w:p w14:paraId="59310C53" w14:textId="77777777" w:rsidR="00C169CF" w:rsidRDefault="00C169CF" w:rsidP="00D75924">
            <w:pPr>
              <w:spacing w:after="240"/>
              <w:ind w:left="259" w:right="96"/>
              <w:rPr>
                <w:caps/>
              </w:rPr>
            </w:pPr>
            <w:r>
              <w:rPr>
                <w:caps/>
              </w:rPr>
              <w:t xml:space="preserve">ASSIGNED FOR ALL PURPOSES TO JUDGE </w:t>
            </w:r>
            <w:r w:rsidR="00DF5097" w:rsidRPr="00DF5097">
              <w:rPr>
                <w:caps/>
              </w:rPr>
              <w:t>Lisa Hart Cole</w:t>
            </w:r>
            <w:r w:rsidRPr="00C169CF">
              <w:rPr>
                <w:caps/>
              </w:rPr>
              <w:t>, DEPT. 3</w:t>
            </w:r>
            <w:r w:rsidR="00506B70">
              <w:rPr>
                <w:caps/>
              </w:rPr>
              <w:t>07</w:t>
            </w:r>
          </w:p>
          <w:p w14:paraId="49B2A2FE" w14:textId="77777777" w:rsidR="00C169CF" w:rsidRPr="00DF5097" w:rsidRDefault="00927815" w:rsidP="00C169CF">
            <w:pPr>
              <w:spacing w:after="240"/>
              <w:ind w:left="259" w:right="96"/>
              <w:rPr>
                <w:b/>
              </w:rPr>
            </w:pPr>
            <w:r w:rsidRPr="00DF5097">
              <w:rPr>
                <w:b/>
              </w:rPr>
              <w:t xml:space="preserve">JOINT </w:t>
            </w:r>
            <w:r w:rsidR="00AE1BC9" w:rsidRPr="00DF5097">
              <w:rPr>
                <w:b/>
              </w:rPr>
              <w:t>STIPULATION OF CLASS ACTION SETTLEMENT AND RELEASE</w:t>
            </w:r>
          </w:p>
          <w:p w14:paraId="6523D81E" w14:textId="77777777" w:rsidR="00C169CF" w:rsidRDefault="00C169CF">
            <w:pPr>
              <w:pStyle w:val="Caption"/>
              <w:ind w:left="1512" w:right="115" w:hanging="1253"/>
            </w:pPr>
          </w:p>
          <w:p w14:paraId="2B26DBAE" w14:textId="77777777" w:rsidR="00C169CF" w:rsidRDefault="00C169CF">
            <w:pPr>
              <w:pStyle w:val="Caption"/>
              <w:ind w:left="1512" w:right="115" w:hanging="1253"/>
            </w:pPr>
            <w:r w:rsidRPr="00C169CF">
              <w:t>Complaint Filed:  March 17, 2015</w:t>
            </w:r>
          </w:p>
        </w:tc>
      </w:tr>
      <w:bookmarkEnd w:id="3"/>
    </w:tbl>
    <w:p w14:paraId="31955E4E" w14:textId="77777777" w:rsidR="00C169CF" w:rsidRDefault="00C169CF">
      <w:pPr>
        <w:sectPr w:rsidR="00C169CF" w:rsidSect="00C169CF">
          <w:headerReference w:type="even" r:id="rId8"/>
          <w:headerReference w:type="default" r:id="rId9"/>
          <w:footerReference w:type="even" r:id="rId10"/>
          <w:footerReference w:type="default" r:id="rId11"/>
          <w:headerReference w:type="first" r:id="rId12"/>
          <w:footerReference w:type="first" r:id="rId13"/>
          <w:pgSz w:w="12240" w:h="15840" w:code="1"/>
          <w:pgMar w:top="-1325" w:right="720" w:bottom="720" w:left="1800" w:header="432" w:footer="360" w:gutter="0"/>
          <w:pgNumType w:start="1"/>
          <w:cols w:space="720"/>
          <w:formProt w:val="0"/>
          <w:titlePg/>
          <w:docGrid w:linePitch="360"/>
        </w:sectPr>
      </w:pPr>
    </w:p>
    <w:p w14:paraId="4A4FB4E5" w14:textId="77777777" w:rsidR="00AE1BC9" w:rsidRPr="00AE1BC9" w:rsidRDefault="00AE1BC9" w:rsidP="00AE1BC9">
      <w:pPr>
        <w:pStyle w:val="BodyText"/>
        <w:ind w:firstLine="0"/>
        <w:jc w:val="center"/>
        <w:rPr>
          <w:b/>
          <w:u w:val="single"/>
        </w:rPr>
      </w:pPr>
      <w:r w:rsidRPr="00AE1BC9">
        <w:rPr>
          <w:b/>
          <w:u w:val="single"/>
        </w:rPr>
        <w:lastRenderedPageBreak/>
        <w:t>JOINT STIPULATION OF CLASS ACTION SETTLEMENT AND RELEASE</w:t>
      </w:r>
    </w:p>
    <w:p w14:paraId="6EDB97DF" w14:textId="77777777" w:rsidR="00A05806" w:rsidRDefault="00AE1BC9" w:rsidP="00AE1BC9">
      <w:pPr>
        <w:pStyle w:val="BodyText"/>
      </w:pPr>
      <w:r>
        <w:t>This Joint Stipulation of Class Action Settlement and Release (“Settlement” or “Settlement Agreement”) is made and entered into by and between Plaintiff Daniel Branch (“Plaintiff” or “Class Representative”), as an individual and on behalf of all others similarly situated, and Defendant PM Realty Group, LP (“Defendant”) (collectively with Plaintiff, the “Parties”).</w:t>
      </w:r>
    </w:p>
    <w:p w14:paraId="795E2851" w14:textId="77777777" w:rsidR="00DF5097" w:rsidRPr="00DF5097" w:rsidRDefault="00DF5097" w:rsidP="00DF5097">
      <w:pPr>
        <w:pStyle w:val="BodyText"/>
        <w:ind w:firstLine="0"/>
        <w:jc w:val="center"/>
        <w:rPr>
          <w:b/>
          <w:u w:val="single"/>
        </w:rPr>
      </w:pPr>
      <w:r w:rsidRPr="00DF5097">
        <w:rPr>
          <w:b/>
          <w:u w:val="single"/>
        </w:rPr>
        <w:t>DEFINITIONS</w:t>
      </w:r>
    </w:p>
    <w:p w14:paraId="2C3D9141" w14:textId="77777777" w:rsidR="00DF5097" w:rsidRDefault="00DF5097" w:rsidP="00DF5097">
      <w:pPr>
        <w:pStyle w:val="BodyText"/>
      </w:pPr>
      <w:r>
        <w:t>The following definitions are applicable to this Settlement Agreement.  Definitions contained elsewhere in this Settlement Agreement will also be effective:</w:t>
      </w:r>
    </w:p>
    <w:p w14:paraId="50FA3EC2" w14:textId="77777777" w:rsidR="00DF5097" w:rsidRDefault="00DF5097" w:rsidP="00DF5097">
      <w:pPr>
        <w:pStyle w:val="BodyText"/>
        <w:numPr>
          <w:ilvl w:val="0"/>
          <w:numId w:val="27"/>
        </w:numPr>
        <w:ind w:left="0" w:firstLine="720"/>
      </w:pPr>
      <w:r w:rsidRPr="00DF5097">
        <w:t>“Action” means the action entitled</w:t>
      </w:r>
      <w:r>
        <w:t xml:space="preserve"> </w:t>
      </w:r>
      <w:r w:rsidRPr="00A6335C">
        <w:rPr>
          <w:i/>
        </w:rPr>
        <w:t>Daniel Branch v. PM Realty Group, LP</w:t>
      </w:r>
      <w:r>
        <w:t xml:space="preserve">, Case No. </w:t>
      </w:r>
      <w:r w:rsidRPr="00DF5097">
        <w:t>BC575759</w:t>
      </w:r>
      <w:r>
        <w:t xml:space="preserve"> (Los Angeles Superior Court</w:t>
      </w:r>
      <w:r w:rsidR="000A614A">
        <w:t>)</w:t>
      </w:r>
      <w:r>
        <w:t>.</w:t>
      </w:r>
    </w:p>
    <w:p w14:paraId="2B4671A5" w14:textId="77777777" w:rsidR="00753A10" w:rsidRDefault="00DF5097" w:rsidP="00FB37F0">
      <w:pPr>
        <w:pStyle w:val="BodyText"/>
        <w:numPr>
          <w:ilvl w:val="0"/>
          <w:numId w:val="27"/>
        </w:numPr>
        <w:ind w:left="0" w:firstLine="720"/>
      </w:pPr>
      <w:r>
        <w:t>“Attorneys’ Fees and Costs” means attorneys’ fees agreed upon by the Parties and appr</w:t>
      </w:r>
      <w:r w:rsidR="00753A10">
        <w:t>oved by the Court for Plaintiff</w:t>
      </w:r>
      <w:r>
        <w:t>’</w:t>
      </w:r>
      <w:r w:rsidR="00753A10">
        <w:t>s</w:t>
      </w:r>
      <w:r>
        <w:t xml:space="preserve"> Counsel’s litigation and resolution of the Action, and reasonable costs incurred and to be incurre</w:t>
      </w:r>
      <w:r w:rsidR="00753A10">
        <w:t>d by Plaintiff</w:t>
      </w:r>
      <w:r>
        <w:t>’</w:t>
      </w:r>
      <w:r w:rsidR="00753A10">
        <w:t>s</w:t>
      </w:r>
      <w:r>
        <w:t xml:space="preserve"> Counsel in the Action, including, but not limited to, costs associated with documenting the Settlement, providing any notices required as part of the Settlement or Court order, securing the Court’s approval of the Settlement, administering the Settlement, and expen</w:t>
      </w:r>
      <w:r w:rsidR="00753A10">
        <w:t>ses for any experts</w:t>
      </w:r>
      <w:r w:rsidR="00736D0D">
        <w:t>.  Attorneys’ Fees and Costs does not include the amount provided for under paragraph 41 below titled Reimbursement for Financial Expert.</w:t>
      </w:r>
      <w:r w:rsidR="000A614A">
        <w:t xml:space="preserve"> </w:t>
      </w:r>
      <w:r w:rsidR="00753A10">
        <w:t xml:space="preserve"> Plaintiff</w:t>
      </w:r>
      <w:r>
        <w:t>’</w:t>
      </w:r>
      <w:r w:rsidR="00753A10">
        <w:t>s</w:t>
      </w:r>
      <w:r>
        <w:t xml:space="preserve"> Counsel will request attorneys’ fees not in excess of One-Third of the Class Settlement Amount, or </w:t>
      </w:r>
      <w:r w:rsidR="00FB37F0" w:rsidRPr="00FB37F0">
        <w:t>Three Hundred Thirty-Three Thousand Three Hundred Thirty-Three Dollars</w:t>
      </w:r>
      <w:r>
        <w:t xml:space="preserve"> and Thirty-Three Cents ($333,333.33).  The Attorneys’ Fees and Costs will also mean and include the additional reimbursement of </w:t>
      </w:r>
      <w:r w:rsidR="00753A10">
        <w:t>reasonable</w:t>
      </w:r>
      <w:r>
        <w:t xml:space="preserve"> costs and exp</w:t>
      </w:r>
      <w:r w:rsidR="00753A10">
        <w:t>enses associated with Plaintiff</w:t>
      </w:r>
      <w:r>
        <w:t>’</w:t>
      </w:r>
      <w:r w:rsidR="00753A10">
        <w:t>s</w:t>
      </w:r>
      <w:r>
        <w:t xml:space="preserve"> Counsel’s litigation and settlement of the Action, subject to the Court’s approval.  Defendant has</w:t>
      </w:r>
      <w:r w:rsidR="00753A10">
        <w:t xml:space="preserve"> agreed not to oppose Plaintiff</w:t>
      </w:r>
      <w:r>
        <w:t>’</w:t>
      </w:r>
      <w:r w:rsidR="00753A10">
        <w:t>s</w:t>
      </w:r>
      <w:r>
        <w:t xml:space="preserve"> Counsel’s request for fees and reimbursement of costs and expenses as set forth above.  Any portion of the Attorneys’ Fees and</w:t>
      </w:r>
      <w:r w:rsidR="00753A10">
        <w:t xml:space="preserve"> Costs not awarded to Plaintiff</w:t>
      </w:r>
      <w:r>
        <w:t>’</w:t>
      </w:r>
      <w:r w:rsidR="00753A10">
        <w:t>s</w:t>
      </w:r>
      <w:r>
        <w:t xml:space="preserve"> Counsel will become part of the Net Settlement Amount.</w:t>
      </w:r>
    </w:p>
    <w:p w14:paraId="48828043" w14:textId="77777777" w:rsidR="00753A10" w:rsidRDefault="00DF5097" w:rsidP="00753A10">
      <w:pPr>
        <w:pStyle w:val="BodyText"/>
        <w:numPr>
          <w:ilvl w:val="0"/>
          <w:numId w:val="27"/>
        </w:numPr>
        <w:ind w:left="0" w:firstLine="720"/>
      </w:pPr>
      <w:r>
        <w:t xml:space="preserve">“Class Counsel” means </w:t>
      </w:r>
      <w:r w:rsidR="00753A10">
        <w:t>Kevin Mahoney of Mahoney Law Group, APC</w:t>
      </w:r>
      <w:r>
        <w:t>.</w:t>
      </w:r>
    </w:p>
    <w:p w14:paraId="517F6274" w14:textId="77777777" w:rsidR="00753A10" w:rsidRDefault="00DF5097" w:rsidP="00753A10">
      <w:pPr>
        <w:pStyle w:val="BodyText"/>
        <w:numPr>
          <w:ilvl w:val="0"/>
          <w:numId w:val="27"/>
        </w:numPr>
        <w:ind w:left="0" w:firstLine="720"/>
      </w:pPr>
      <w:r>
        <w:t>“Class List” means a complete list of all Class Members</w:t>
      </w:r>
      <w:r w:rsidR="00A44ED4">
        <w:t xml:space="preserve"> (defined below at Paragraph 5)</w:t>
      </w:r>
      <w:r>
        <w:t xml:space="preserve"> that Defendant will diligently and </w:t>
      </w:r>
      <w:r w:rsidR="00753A10">
        <w:t>in good faith compile from its</w:t>
      </w:r>
      <w:r>
        <w:t xml:space="preserve"> records and provide to the </w:t>
      </w:r>
      <w:r>
        <w:lastRenderedPageBreak/>
        <w:t xml:space="preserve">Settlement Administrator within fourteen (14) calendar days after Preliminary Approval of this Settlement.  The Class List will be formatted in a readable Microsoft Office Excel spreadsheet and will include each Class Member’s full name; most recent mailing address and telephone number; Social Security number; dates of employment; whether they are current employees as of the date of Preliminary Approval; </w:t>
      </w:r>
      <w:r w:rsidR="00E96799">
        <w:t xml:space="preserve">whether </w:t>
      </w:r>
      <w:r w:rsidR="00A44ED4">
        <w:t xml:space="preserve">they </w:t>
      </w:r>
      <w:r w:rsidR="00E96799">
        <w:t xml:space="preserve">are or were exempt or non-exempt employees, whether they worked on the JPMorgan Chase Bank, National Association account and were terminated within thirty (30) days of April 1, 2014, </w:t>
      </w:r>
      <w:r>
        <w:t>and any other relevant information needed to calculate settlement payments.</w:t>
      </w:r>
    </w:p>
    <w:p w14:paraId="1EF0ED5C" w14:textId="77777777" w:rsidR="00DD0EEF" w:rsidRDefault="00DF5097" w:rsidP="00020717">
      <w:pPr>
        <w:pStyle w:val="BodyText"/>
        <w:numPr>
          <w:ilvl w:val="0"/>
          <w:numId w:val="27"/>
        </w:numPr>
        <w:ind w:left="0" w:firstLine="720"/>
      </w:pPr>
      <w:r>
        <w:t xml:space="preserve">“Class Member(s)” or “Settlement Class” means </w:t>
      </w:r>
      <w:r w:rsidR="00DD0EEF">
        <w:t xml:space="preserve">the individuals in one or both of the </w:t>
      </w:r>
      <w:r w:rsidR="00AE3846">
        <w:t xml:space="preserve">Non-Exempt </w:t>
      </w:r>
      <w:r w:rsidR="0015259C">
        <w:t>Wage and Hour Claims Subclass and California WARN Act Subclass defined as follows</w:t>
      </w:r>
      <w:r w:rsidR="00DD0EEF">
        <w:t>:</w:t>
      </w:r>
    </w:p>
    <w:p w14:paraId="1BCEA782" w14:textId="77777777" w:rsidR="00020717" w:rsidRDefault="00DD0EEF" w:rsidP="00DD0EEF">
      <w:pPr>
        <w:pStyle w:val="BodyText"/>
        <w:numPr>
          <w:ilvl w:val="1"/>
          <w:numId w:val="27"/>
        </w:numPr>
        <w:ind w:hanging="720"/>
      </w:pPr>
      <w:r>
        <w:t>“</w:t>
      </w:r>
      <w:r w:rsidR="00A44ED4">
        <w:t xml:space="preserve">Non-Exempt </w:t>
      </w:r>
      <w:r>
        <w:t>Wage and Hour Claim</w:t>
      </w:r>
      <w:r w:rsidR="0015259C">
        <w:t>s</w:t>
      </w:r>
      <w:r>
        <w:t xml:space="preserve"> Subclass” means </w:t>
      </w:r>
      <w:r w:rsidR="00DF5097">
        <w:t xml:space="preserve">all non-exempt, hourly </w:t>
      </w:r>
      <w:r w:rsidR="00020717">
        <w:t>employees</w:t>
      </w:r>
      <w:r w:rsidR="00DF5097">
        <w:t xml:space="preserve"> who were employed by Defendant in California at any time from </w:t>
      </w:r>
      <w:r w:rsidR="00020717">
        <w:t>March 17, 2011</w:t>
      </w:r>
      <w:r w:rsidR="00DF5097">
        <w:t xml:space="preserve"> through the date of Preliminary Approval.</w:t>
      </w:r>
      <w:r w:rsidR="00020717">
        <w:t xml:space="preserve">  </w:t>
      </w:r>
    </w:p>
    <w:p w14:paraId="61FCEBD5" w14:textId="77777777" w:rsidR="00DD0EEF" w:rsidRDefault="00DD0EEF" w:rsidP="00DD0EEF">
      <w:pPr>
        <w:pStyle w:val="BodyText"/>
        <w:numPr>
          <w:ilvl w:val="1"/>
          <w:numId w:val="27"/>
        </w:numPr>
        <w:ind w:hanging="720"/>
      </w:pPr>
      <w:r>
        <w:t xml:space="preserve">“California WARN Act Subclass” means </w:t>
      </w:r>
      <w:r w:rsidR="00E0196C">
        <w:t xml:space="preserve">all employees of Defendant </w:t>
      </w:r>
      <w:r w:rsidR="00E108B3">
        <w:t xml:space="preserve">who worked on the JPMorgan Chase Bank, National Association account and </w:t>
      </w:r>
      <w:r w:rsidR="00E0196C">
        <w:t xml:space="preserve">whose employment was terminated within thirty (30) days of April 1, 2014.  </w:t>
      </w:r>
    </w:p>
    <w:p w14:paraId="3EF040C4" w14:textId="77777777" w:rsidR="00020717" w:rsidRDefault="00DF5097" w:rsidP="00020717">
      <w:pPr>
        <w:pStyle w:val="BodyText"/>
        <w:numPr>
          <w:ilvl w:val="0"/>
          <w:numId w:val="27"/>
        </w:numPr>
        <w:ind w:left="0" w:firstLine="720"/>
      </w:pPr>
      <w:r>
        <w:t xml:space="preserve">“Class Period” means the period from </w:t>
      </w:r>
      <w:r w:rsidR="00020717">
        <w:t>March 17, 2011</w:t>
      </w:r>
      <w:r>
        <w:t xml:space="preserve"> to the date on which the Court grants Preliminary Approval.</w:t>
      </w:r>
    </w:p>
    <w:p w14:paraId="21F178BF" w14:textId="77777777" w:rsidR="00020717" w:rsidRDefault="00020717" w:rsidP="00020717">
      <w:pPr>
        <w:pStyle w:val="BodyText"/>
        <w:numPr>
          <w:ilvl w:val="0"/>
          <w:numId w:val="27"/>
        </w:numPr>
        <w:ind w:left="0" w:firstLine="720"/>
      </w:pPr>
      <w:r>
        <w:t>“Class Representative</w:t>
      </w:r>
      <w:r w:rsidR="00DF5097">
        <w:t xml:space="preserve">” means </w:t>
      </w:r>
      <w:r>
        <w:t>Daniel Branch.</w:t>
      </w:r>
    </w:p>
    <w:p w14:paraId="47B1ED2F" w14:textId="77777777" w:rsidR="00020717" w:rsidRDefault="00DF5097" w:rsidP="00020717">
      <w:pPr>
        <w:pStyle w:val="BodyText"/>
        <w:numPr>
          <w:ilvl w:val="0"/>
          <w:numId w:val="27"/>
        </w:numPr>
        <w:ind w:left="0" w:firstLine="720"/>
      </w:pPr>
      <w:r>
        <w:t>“Class Rep</w:t>
      </w:r>
      <w:r w:rsidR="00020717">
        <w:t>resentative Enhancement Payment</w:t>
      </w:r>
      <w:r>
        <w:t xml:space="preserve">” means the amounts to </w:t>
      </w:r>
      <w:r w:rsidR="00020717">
        <w:t>be paid to Plaintiff in recognition of his</w:t>
      </w:r>
      <w:r>
        <w:t xml:space="preserve"> effort and work in prosecuting the Action on behalf</w:t>
      </w:r>
      <w:r w:rsidR="00020717">
        <w:t xml:space="preserve"> of Class Members, and for his</w:t>
      </w:r>
      <w:r>
        <w:t xml:space="preserve"> general release of claims.  Subject to the Court granting final approval of this Settlement Agreement and subject to the exhaustion of</w:t>
      </w:r>
      <w:r w:rsidR="00020717">
        <w:t xml:space="preserve"> any and all appeals, Plaintiff</w:t>
      </w:r>
      <w:r>
        <w:t xml:space="preserve"> will request Court approval of </w:t>
      </w:r>
      <w:r w:rsidR="00020717">
        <w:t xml:space="preserve">a </w:t>
      </w:r>
      <w:r>
        <w:t>Class Rep</w:t>
      </w:r>
      <w:r w:rsidR="00020717">
        <w:t>resentative Enhancement Payment</w:t>
      </w:r>
      <w:r>
        <w:t xml:space="preserve"> of </w:t>
      </w:r>
      <w:r w:rsidR="00020717">
        <w:t>Ten</w:t>
      </w:r>
      <w:r>
        <w:t xml:space="preserve"> Tho</w:t>
      </w:r>
      <w:r w:rsidR="00020717">
        <w:t>usand Dollars and Zero Cents ($10,000.00)</w:t>
      </w:r>
      <w:r>
        <w:t>.  Any portion of the Class Rep</w:t>
      </w:r>
      <w:r w:rsidR="00020717">
        <w:t>resentative Enhancement Payment not awarded to</w:t>
      </w:r>
      <w:r>
        <w:t xml:space="preserve"> Pl</w:t>
      </w:r>
      <w:r w:rsidR="00020717">
        <w:t>aintiff</w:t>
      </w:r>
      <w:r>
        <w:t xml:space="preserve"> will become part of the Net Settlement Amount.</w:t>
      </w:r>
    </w:p>
    <w:p w14:paraId="0FE50DF3" w14:textId="77777777" w:rsidR="00020717" w:rsidRDefault="00DF5097" w:rsidP="00020717">
      <w:pPr>
        <w:pStyle w:val="BodyText"/>
        <w:numPr>
          <w:ilvl w:val="0"/>
          <w:numId w:val="27"/>
        </w:numPr>
        <w:ind w:left="0" w:firstLine="720"/>
      </w:pPr>
      <w:r>
        <w:t xml:space="preserve">“Class Settlement Amount” means the maximum settlement amount of </w:t>
      </w:r>
      <w:r w:rsidR="00020717">
        <w:t>One Million Dollars and Zero Cents ($1,00</w:t>
      </w:r>
      <w:r>
        <w:t xml:space="preserve">0,000.00) </w:t>
      </w:r>
      <w:r w:rsidR="00481182">
        <w:t xml:space="preserve">plus any interest paid thereon as discussed below </w:t>
      </w:r>
      <w:r>
        <w:t xml:space="preserve">to be paid by Defendant in full satisfaction of all claims arising from the Action, which includes all Individual </w:t>
      </w:r>
      <w:r>
        <w:lastRenderedPageBreak/>
        <w:t>Settlement Payments to Participating Class Members, the Class Rep</w:t>
      </w:r>
      <w:r w:rsidR="00020717">
        <w:t>resentative Enhancement Payment to Plaintiff</w:t>
      </w:r>
      <w:r>
        <w:t>, Settlement Administration Costs to the Settlement Administrator, the Labor and Workforce Development Agency Payment, and the Attorneys’ Fees and Costs.  Defendant will be separately responsible for any employer payroll taxes required by law, including the employer FICA, FUTA, and SDI contributions.</w:t>
      </w:r>
      <w:r w:rsidR="001823F6">
        <w:t xml:space="preserve">  The Class Settlement Amount shall be paid by Defendant in three separate installments as described below.</w:t>
      </w:r>
    </w:p>
    <w:p w14:paraId="6154F001" w14:textId="77777777" w:rsidR="00020717" w:rsidRDefault="00DF5097" w:rsidP="00020717">
      <w:pPr>
        <w:pStyle w:val="BodyText"/>
        <w:numPr>
          <w:ilvl w:val="0"/>
          <w:numId w:val="27"/>
        </w:numPr>
        <w:ind w:left="0" w:firstLine="720"/>
      </w:pPr>
      <w:r>
        <w:t xml:space="preserve">“Court” means the Superior Court of the State of California for the County of </w:t>
      </w:r>
      <w:r w:rsidR="00020717">
        <w:t>Los Angeles</w:t>
      </w:r>
      <w:r>
        <w:t>.</w:t>
      </w:r>
    </w:p>
    <w:p w14:paraId="12883035" w14:textId="77777777" w:rsidR="00020717" w:rsidRDefault="00020717" w:rsidP="00020717">
      <w:pPr>
        <w:pStyle w:val="BodyText"/>
        <w:numPr>
          <w:ilvl w:val="0"/>
          <w:numId w:val="27"/>
        </w:numPr>
        <w:ind w:left="0" w:firstLine="720"/>
      </w:pPr>
      <w:r>
        <w:t>“Defendant” means Defendant PM Realty Group, LP.</w:t>
      </w:r>
    </w:p>
    <w:p w14:paraId="0DAE0C91" w14:textId="77777777" w:rsidR="00020717" w:rsidRDefault="00020717" w:rsidP="00020717">
      <w:pPr>
        <w:pStyle w:val="BodyText"/>
        <w:numPr>
          <w:ilvl w:val="0"/>
          <w:numId w:val="27"/>
        </w:numPr>
        <w:ind w:left="0" w:firstLine="720"/>
      </w:pPr>
      <w:r>
        <w:t xml:space="preserve">“Effective Date” means the later of:  (a) if any timely objections are filed and not subsequently withdrawn, the </w:t>
      </w:r>
      <w:r w:rsidR="00E96799">
        <w:t>sixtieth (</w:t>
      </w:r>
      <w:r>
        <w:t>60th</w:t>
      </w:r>
      <w:r w:rsidR="00E96799">
        <w:t>)</w:t>
      </w:r>
      <w:r>
        <w:t xml:space="preserve"> day after the Court enters an order granting final approval of the Joint Stipulation of Class Action Settlement and Release; (b) if any timely appeals are filed, the resolution (or withdrawal) of any such appeal in a way that does not alter the terms of the Settlement; or (c) if no timely objections are filed, or if all objections are withdrawn, the date upon which the Court enters an order granting final approval of the Joint Stipulation of Class Action Settlement and Release.</w:t>
      </w:r>
    </w:p>
    <w:p w14:paraId="6924C9B3" w14:textId="77777777" w:rsidR="00020717" w:rsidRDefault="00020717" w:rsidP="00020717">
      <w:pPr>
        <w:pStyle w:val="BodyText"/>
        <w:numPr>
          <w:ilvl w:val="0"/>
          <w:numId w:val="27"/>
        </w:numPr>
        <w:ind w:left="0" w:firstLine="720"/>
      </w:pPr>
      <w:r>
        <w:t>“Final Approval” means the Court entering an order granting final approval of the Settlement Agreement.</w:t>
      </w:r>
    </w:p>
    <w:p w14:paraId="435ACC9E" w14:textId="77777777" w:rsidR="00020717" w:rsidRDefault="00020717" w:rsidP="00020717">
      <w:pPr>
        <w:pStyle w:val="BodyText"/>
        <w:numPr>
          <w:ilvl w:val="0"/>
          <w:numId w:val="27"/>
        </w:numPr>
        <w:ind w:left="0" w:firstLine="720"/>
      </w:pPr>
      <w:r>
        <w:t>“Final Approval Order” means the order granting Final Approval of Class Action Settlement and Judgment entered by the Court.</w:t>
      </w:r>
    </w:p>
    <w:p w14:paraId="0D689528" w14:textId="77777777" w:rsidR="00020717" w:rsidRDefault="00020717" w:rsidP="00020717">
      <w:pPr>
        <w:pStyle w:val="BodyText"/>
        <w:numPr>
          <w:ilvl w:val="0"/>
          <w:numId w:val="27"/>
        </w:numPr>
        <w:ind w:left="0" w:firstLine="720"/>
      </w:pPr>
      <w:r>
        <w:t>“Individual Settlement Payment” means each Class Member’s share of the Net Settlement Amount, to be distributed to the Class Members who do not submit timely and valid Requests for Exclusion.</w:t>
      </w:r>
    </w:p>
    <w:p w14:paraId="002EC526" w14:textId="77777777" w:rsidR="009B023F" w:rsidRDefault="00020717" w:rsidP="009B023F">
      <w:pPr>
        <w:pStyle w:val="BodyText"/>
        <w:numPr>
          <w:ilvl w:val="0"/>
          <w:numId w:val="27"/>
        </w:numPr>
        <w:ind w:left="0" w:firstLine="720"/>
      </w:pPr>
      <w:r>
        <w:t xml:space="preserve">“Labor and Workforce Development Agency Payment” means the amount that the Parties have agreed to pay to the Labor and Workforce Development Agency (“LWDA”) in connection with the </w:t>
      </w:r>
      <w:r w:rsidR="001C4A92">
        <w:t xml:space="preserve">claim under the </w:t>
      </w:r>
      <w:r>
        <w:t xml:space="preserve">Labor Code Private Attorneys General Act of 2004 (Cal. Lab. Code §§ 2698, </w:t>
      </w:r>
      <w:r w:rsidRPr="009B023F">
        <w:rPr>
          <w:i/>
        </w:rPr>
        <w:t>et seq.</w:t>
      </w:r>
      <w:r w:rsidR="009B023F">
        <w:t>)</w:t>
      </w:r>
      <w:r>
        <w:t xml:space="preserve"> </w:t>
      </w:r>
      <w:r w:rsidR="009B023F">
        <w:t>(</w:t>
      </w:r>
      <w:r>
        <w:t xml:space="preserve">“PAGA”). </w:t>
      </w:r>
      <w:r w:rsidR="009B023F">
        <w:t xml:space="preserve"> The Parties have agreed that Ten Thousand Dollars and Zero Cents ($10</w:t>
      </w:r>
      <w:r>
        <w:t>,000.00) of the Class Settlement Amount will be allocated to the resolution of any</w:t>
      </w:r>
      <w:r w:rsidR="001C4A92">
        <w:t xml:space="preserve"> and all</w:t>
      </w:r>
      <w:r>
        <w:t xml:space="preserve"> Class Members’ </w:t>
      </w:r>
      <w:r>
        <w:lastRenderedPageBreak/>
        <w:t>claims arising under PAGA.  Pursuant to PA</w:t>
      </w:r>
      <w:r w:rsidR="000B7665">
        <w:t>GA, seventy</w:t>
      </w:r>
      <w:r w:rsidR="001C4A92">
        <w:t>-</w:t>
      </w:r>
      <w:r w:rsidR="000B7665">
        <w:t>five p</w:t>
      </w:r>
      <w:r>
        <w:t xml:space="preserve">ercent (75%), or </w:t>
      </w:r>
      <w:r w:rsidR="009B023F">
        <w:t>Seven</w:t>
      </w:r>
      <w:r>
        <w:t xml:space="preserve"> Thousand </w:t>
      </w:r>
      <w:r w:rsidR="009B023F">
        <w:t>Five</w:t>
      </w:r>
      <w:r>
        <w:t xml:space="preserve"> Hundred Dollars and Zero Cents ($</w:t>
      </w:r>
      <w:r w:rsidR="009B023F">
        <w:t>7,50</w:t>
      </w:r>
      <w:r>
        <w:t>0.00), of the PAGA Settlement Amount will be paid to the California Labor and Wor</w:t>
      </w:r>
      <w:r w:rsidR="000B7665">
        <w:t>kforce Development Agency, and twenty</w:t>
      </w:r>
      <w:r w:rsidR="001C4A92">
        <w:t>-</w:t>
      </w:r>
      <w:r w:rsidR="000B7665">
        <w:t>five p</w:t>
      </w:r>
      <w:r>
        <w:t xml:space="preserve">ercent (25%), or </w:t>
      </w:r>
      <w:r w:rsidR="009B023F">
        <w:t>Two</w:t>
      </w:r>
      <w:r>
        <w:t xml:space="preserve"> Thousand </w:t>
      </w:r>
      <w:r w:rsidR="009B023F">
        <w:t>Five Hundred</w:t>
      </w:r>
      <w:r>
        <w:t xml:space="preserve"> Dollars and Zero C</w:t>
      </w:r>
      <w:r w:rsidR="009B023F">
        <w:t>ents ($2,50</w:t>
      </w:r>
      <w:r>
        <w:t>0.00), of the PAGA Settlement Amount will be included in the Net Settlement Amount.</w:t>
      </w:r>
      <w:r w:rsidR="00012CE2">
        <w:t xml:space="preserve">  </w:t>
      </w:r>
      <w:r w:rsidR="00881BC6">
        <w:t xml:space="preserve">Pursuant to the July 1, 2016 amendments to the PAGA, this settlement will be forwarded to the LWDA </w:t>
      </w:r>
      <w:r w:rsidR="000D2562">
        <w:t xml:space="preserve">by Class Counsel </w:t>
      </w:r>
      <w:r w:rsidR="00881BC6">
        <w:t xml:space="preserve">and any reallocation of settlement proceeds to increase the PAGA payment will not constitute grounds by either party to void this </w:t>
      </w:r>
      <w:r w:rsidR="004173DA">
        <w:t xml:space="preserve">Settlement </w:t>
      </w:r>
      <w:r w:rsidR="00881BC6">
        <w:t xml:space="preserve">Agreement, so long as the Class Settlement Amount remains the same.  </w:t>
      </w:r>
    </w:p>
    <w:p w14:paraId="1D4DFD53" w14:textId="77777777" w:rsidR="009B023F" w:rsidRDefault="00020717" w:rsidP="009B023F">
      <w:pPr>
        <w:pStyle w:val="BodyText"/>
        <w:numPr>
          <w:ilvl w:val="0"/>
          <w:numId w:val="27"/>
        </w:numPr>
        <w:ind w:left="0" w:firstLine="720"/>
      </w:pPr>
      <w:r>
        <w:t>“Net Settlement Amount” means the portion of the Class Settlement Amount remaining after deduction of the approved Class Repr</w:t>
      </w:r>
      <w:r w:rsidR="001823F6">
        <w:t>esentative Enhancement Payment</w:t>
      </w:r>
      <w:r>
        <w:t>, Settlement Administration Costs, Labor and Workforce Development Agency Payment, and the Attorneys’ Fees and Costs</w:t>
      </w:r>
      <w:r w:rsidR="003D4E99">
        <w:t xml:space="preserve"> after each installment payment is made</w:t>
      </w:r>
      <w:r>
        <w:t>.  The Net Settlement Amount will be distributed to Participating Class Members</w:t>
      </w:r>
      <w:r w:rsidR="003D4E99">
        <w:t xml:space="preserve"> after each installment payment is made</w:t>
      </w:r>
      <w:r>
        <w:t xml:space="preserve">.  </w:t>
      </w:r>
    </w:p>
    <w:p w14:paraId="53FC2DAC" w14:textId="77777777" w:rsidR="00E12218" w:rsidRDefault="00020717" w:rsidP="007C427B">
      <w:pPr>
        <w:pStyle w:val="BodyText"/>
        <w:numPr>
          <w:ilvl w:val="0"/>
          <w:numId w:val="27"/>
        </w:numPr>
        <w:ind w:left="0" w:firstLine="720"/>
      </w:pPr>
      <w:r>
        <w:t>“Notice of Class Action Settlement” means the document, substantially in the form attached as Exhibit A, that will be mailed to Class Members’ last known addresses and which will provide Class Members with information regarding the Action and information regarding the settlement of the Action.</w:t>
      </w:r>
    </w:p>
    <w:p w14:paraId="0C710384" w14:textId="77777777" w:rsidR="00E12218" w:rsidRDefault="00020717" w:rsidP="00E12218">
      <w:pPr>
        <w:pStyle w:val="BodyText"/>
        <w:numPr>
          <w:ilvl w:val="0"/>
          <w:numId w:val="27"/>
        </w:numPr>
        <w:ind w:left="0" w:firstLine="720"/>
      </w:pPr>
      <w:r>
        <w:t>“Notice Packet” means the Notice of Class Action Settlement substantially in the form attached as Exhibit A, and Mailing Envelope.</w:t>
      </w:r>
    </w:p>
    <w:p w14:paraId="66A0A53C" w14:textId="77777777" w:rsidR="00E12218" w:rsidRDefault="00E12218" w:rsidP="00E12218">
      <w:pPr>
        <w:pStyle w:val="BodyText"/>
        <w:numPr>
          <w:ilvl w:val="0"/>
          <w:numId w:val="27"/>
        </w:numPr>
        <w:ind w:left="0" w:firstLine="720"/>
      </w:pPr>
      <w:r>
        <w:t>“Parties” means Plaintiff and Defendant collectively.</w:t>
      </w:r>
    </w:p>
    <w:p w14:paraId="3BEFD72C" w14:textId="77777777" w:rsidR="00E12218" w:rsidRDefault="00E12218" w:rsidP="00E12218">
      <w:pPr>
        <w:pStyle w:val="BodyText"/>
        <w:numPr>
          <w:ilvl w:val="0"/>
          <w:numId w:val="27"/>
        </w:numPr>
        <w:ind w:left="0" w:firstLine="720"/>
      </w:pPr>
      <w:r>
        <w:t>“Participating Class Members” means all Class Members who do not submit valid and timely Requests for Exclusion.</w:t>
      </w:r>
    </w:p>
    <w:p w14:paraId="7B1E8DCB" w14:textId="77777777" w:rsidR="00E12218" w:rsidRDefault="00E12218" w:rsidP="00E12218">
      <w:pPr>
        <w:pStyle w:val="BodyText"/>
        <w:numPr>
          <w:ilvl w:val="0"/>
          <w:numId w:val="27"/>
        </w:numPr>
        <w:ind w:left="0" w:firstLine="720"/>
      </w:pPr>
      <w:r>
        <w:t>“Plaintiff” means Daniel Branch.</w:t>
      </w:r>
    </w:p>
    <w:p w14:paraId="5E32AAA4" w14:textId="77777777" w:rsidR="00E12218" w:rsidRDefault="004173DA" w:rsidP="00E12218">
      <w:pPr>
        <w:pStyle w:val="BodyText"/>
        <w:numPr>
          <w:ilvl w:val="0"/>
          <w:numId w:val="27"/>
        </w:numPr>
        <w:ind w:left="0" w:firstLine="720"/>
      </w:pPr>
      <w:r>
        <w:t>“Plaintiff</w:t>
      </w:r>
      <w:r w:rsidR="00E12218">
        <w:t>’</w:t>
      </w:r>
      <w:r>
        <w:t>s</w:t>
      </w:r>
      <w:r w:rsidR="00E12218">
        <w:t xml:space="preserve"> Counsel” means </w:t>
      </w:r>
      <w:r w:rsidR="00E12218" w:rsidRPr="00E12218">
        <w:t>Kevin Mahoney of Mahoney Law Group, APC.</w:t>
      </w:r>
    </w:p>
    <w:p w14:paraId="58C94632" w14:textId="77777777" w:rsidR="00D0116A" w:rsidRDefault="00E12218" w:rsidP="00D0116A">
      <w:pPr>
        <w:pStyle w:val="BodyText"/>
        <w:numPr>
          <w:ilvl w:val="0"/>
          <w:numId w:val="27"/>
        </w:numPr>
        <w:ind w:left="0" w:firstLine="720"/>
      </w:pPr>
      <w:r>
        <w:t>“Preliminary Approval” means the Court order granting preliminary approval of the Settlement Agreement.</w:t>
      </w:r>
    </w:p>
    <w:p w14:paraId="3C96C63A" w14:textId="77777777" w:rsidR="00D0116A" w:rsidRDefault="00E12218" w:rsidP="005378DB">
      <w:pPr>
        <w:pStyle w:val="BodyText"/>
        <w:numPr>
          <w:ilvl w:val="0"/>
          <w:numId w:val="27"/>
        </w:numPr>
        <w:ind w:left="0" w:firstLine="720"/>
      </w:pPr>
      <w:r>
        <w:t xml:space="preserve">“Released Claims” means all claims, rights, demands, liabilities, and causes of action, that were or could have been pleaded based, arising from, or related to, the factual allegations set forth </w:t>
      </w:r>
      <w:r>
        <w:lastRenderedPageBreak/>
        <w:t xml:space="preserve">in the </w:t>
      </w:r>
      <w:r w:rsidR="001C4A92">
        <w:t>operative complaint in the Action</w:t>
      </w:r>
      <w:r>
        <w:t>, including:  (i) all claims for violation of the California WARN Act (Cal. Labor Code §</w:t>
      </w:r>
      <w:r w:rsidR="00D0116A">
        <w:t>§</w:t>
      </w:r>
      <w:r>
        <w:t xml:space="preserve"> 1400, </w:t>
      </w:r>
      <w:r w:rsidRPr="00D0116A">
        <w:rPr>
          <w:i/>
        </w:rPr>
        <w:t>et seq.</w:t>
      </w:r>
      <w:r>
        <w:t>); (ii) all claims for failure to provide meal periods</w:t>
      </w:r>
      <w:r w:rsidR="000053BB">
        <w:t xml:space="preserve"> including violations of California Labor Code sections 226.7 and 512</w:t>
      </w:r>
      <w:r>
        <w:t>; (iii) all claims for fai</w:t>
      </w:r>
      <w:r w:rsidR="00D0116A">
        <w:t>lure to provide rest periods</w:t>
      </w:r>
      <w:r w:rsidR="000053BB" w:rsidRPr="000053BB">
        <w:t xml:space="preserve"> including violations of California Labor Code sections 226.7 and 512</w:t>
      </w:r>
      <w:r w:rsidR="00D0116A">
        <w:t>; (i</w:t>
      </w:r>
      <w:r>
        <w:t xml:space="preserve">v) all claims for unpaid wages, </w:t>
      </w:r>
      <w:r w:rsidR="00177C58">
        <w:t>such as</w:t>
      </w:r>
      <w:r>
        <w:t xml:space="preserve"> minimum wages</w:t>
      </w:r>
      <w:r w:rsidR="00E108B3">
        <w:t xml:space="preserve">, </w:t>
      </w:r>
      <w:r w:rsidR="00D0116A">
        <w:t>overtime</w:t>
      </w:r>
      <w:r w:rsidR="00E108B3">
        <w:t>, and double time</w:t>
      </w:r>
      <w:r w:rsidR="00D0116A">
        <w:t xml:space="preserve"> wages</w:t>
      </w:r>
      <w:r w:rsidR="000053BB">
        <w:t xml:space="preserve"> </w:t>
      </w:r>
      <w:r w:rsidR="000053BB" w:rsidRPr="000053BB">
        <w:t xml:space="preserve">including </w:t>
      </w:r>
      <w:r w:rsidR="00B32383">
        <w:t xml:space="preserve">but not limited to </w:t>
      </w:r>
      <w:r w:rsidR="000053BB" w:rsidRPr="000053BB">
        <w:t xml:space="preserve">violations of California Labor Code sections </w:t>
      </w:r>
      <w:r w:rsidR="005378DB">
        <w:t>510 and 1194</w:t>
      </w:r>
      <w:r>
        <w:t xml:space="preserve">; </w:t>
      </w:r>
      <w:r w:rsidR="00D0116A">
        <w:t>(</w:t>
      </w:r>
      <w:r w:rsidR="00D0116A" w:rsidRPr="00D0116A">
        <w:t>v) all claims for wage statement violations</w:t>
      </w:r>
      <w:r w:rsidR="00D0116A">
        <w:t xml:space="preserve"> and failure to keep accurate payroll records</w:t>
      </w:r>
      <w:r w:rsidR="005378DB" w:rsidRPr="005378DB">
        <w:t xml:space="preserve"> including violations of California Labor Code sections </w:t>
      </w:r>
      <w:r w:rsidR="005378DB">
        <w:t>2</w:t>
      </w:r>
      <w:r w:rsidR="00A42336">
        <w:t xml:space="preserve">26, </w:t>
      </w:r>
      <w:r w:rsidR="005378DB">
        <w:t>1174</w:t>
      </w:r>
      <w:r w:rsidR="00A42336">
        <w:t>, and 1174.5</w:t>
      </w:r>
      <w:r w:rsidR="00D0116A" w:rsidRPr="00D0116A">
        <w:t xml:space="preserve">; </w:t>
      </w:r>
      <w:r w:rsidR="00D0116A">
        <w:t>(vi</w:t>
      </w:r>
      <w:r>
        <w:t>) all claims for the failure to time</w:t>
      </w:r>
      <w:r w:rsidR="00D0116A">
        <w:t>ly pay wages upon termination</w:t>
      </w:r>
      <w:r w:rsidR="005378DB" w:rsidRPr="005378DB">
        <w:t xml:space="preserve"> including violations of California Labor Code sections </w:t>
      </w:r>
      <w:r w:rsidR="005378DB">
        <w:t>201-203</w:t>
      </w:r>
      <w:r w:rsidR="00D0116A">
        <w:t xml:space="preserve">; and </w:t>
      </w:r>
      <w:r>
        <w:t>(v</w:t>
      </w:r>
      <w:r w:rsidR="00D0116A">
        <w:t>ii</w:t>
      </w:r>
      <w:r>
        <w:t xml:space="preserve">) all claims asserted through California Business &amp; Professions Code §§ 17200, </w:t>
      </w:r>
      <w:r w:rsidRPr="00D0116A">
        <w:rPr>
          <w:i/>
        </w:rPr>
        <w:t>et seq.</w:t>
      </w:r>
      <w:r>
        <w:t xml:space="preserve"> and</w:t>
      </w:r>
      <w:r w:rsidR="00031DDF">
        <w:t>/or</w:t>
      </w:r>
      <w:r>
        <w:t xml:space="preserve"> </w:t>
      </w:r>
      <w:r w:rsidR="00D0116A">
        <w:t>PAGA</w:t>
      </w:r>
      <w:r>
        <w:t xml:space="preserve"> based on the preceding claims.  Released Claims also means any claims, rights, demands, liabilities, damages, wages, benefits, expenses, penalties, debts, obligations, attorneys’ fees, costs, any other form of relief or remedy in law, equity, or whatever kind or nature, whether known or unknown, suspected or unsuspected, and causes of action, that could potentially arise from the receipt of any monies as a result of this settlement by any member of the Settlement Class.  </w:t>
      </w:r>
    </w:p>
    <w:p w14:paraId="7F3F85A5" w14:textId="77777777" w:rsidR="00D0116A" w:rsidRDefault="00E12218" w:rsidP="00D0116A">
      <w:pPr>
        <w:pStyle w:val="BodyText"/>
        <w:numPr>
          <w:ilvl w:val="0"/>
          <w:numId w:val="27"/>
        </w:numPr>
        <w:ind w:left="0" w:firstLine="720"/>
      </w:pPr>
      <w:r>
        <w:t xml:space="preserve">“Released Claims Period” means the period from </w:t>
      </w:r>
      <w:r w:rsidR="00D0116A">
        <w:t>March 17, 2011</w:t>
      </w:r>
      <w:r>
        <w:t xml:space="preserve"> through the date of Preliminary Approval.</w:t>
      </w:r>
    </w:p>
    <w:p w14:paraId="42F6FE55" w14:textId="77777777" w:rsidR="00D0116A" w:rsidRDefault="00E12218" w:rsidP="00D0116A">
      <w:pPr>
        <w:pStyle w:val="BodyText"/>
        <w:numPr>
          <w:ilvl w:val="0"/>
          <w:numId w:val="27"/>
        </w:numPr>
        <w:ind w:left="0" w:firstLine="720"/>
      </w:pPr>
      <w:r>
        <w:t>“Released Parties” means Defendant and any of its former and present parents, subsidiaries, affiliates, divisions, corporations in common control, predecessors, successors, and assigns, as well as all past and present officers, directors, employees, partners, shareholders and agents, attorneys, insurers, and any other successors, assigns, or legal representatives, if any.</w:t>
      </w:r>
    </w:p>
    <w:p w14:paraId="1887D23B" w14:textId="77777777" w:rsidR="00D0116A" w:rsidRDefault="00E12218" w:rsidP="00D0116A">
      <w:pPr>
        <w:pStyle w:val="BodyText"/>
        <w:numPr>
          <w:ilvl w:val="0"/>
          <w:numId w:val="27"/>
        </w:numPr>
        <w:ind w:left="0" w:firstLine="720"/>
      </w:pPr>
      <w:r>
        <w:t xml:space="preserve">“Request for Exclusion” means a timely letter submitted by a Class Member indicating a request to be excluded from the settlement.  The Request for Exclusion must:  (a) be signed by the Class Member; (b) contain the name, address, telephone number and the last four digits of the Social Security Number of the Class Member requesting exclusion; (c) clearly state that the Class Member does not wish to be included in the settlement; (d) be returned by fax or mail to the Settlement Administrator at the specified address and/or facsimile number; and (e) be faxed or postmarked on or before the Response Deadline.  The date of the fax or postmark on the return mailing envelope will be </w:t>
      </w:r>
      <w:r>
        <w:lastRenderedPageBreak/>
        <w:t xml:space="preserve">the exclusive means to determine whether a Request for Exclusion has been timely submitted.  A Class Member who does not request exclusion from the settlement will be deemed a Class Member and will be bound by all terms of the Settlement Agreement if the settlement is granted final approval by the Court. </w:t>
      </w:r>
    </w:p>
    <w:p w14:paraId="2D98E29F" w14:textId="77777777" w:rsidR="00D0116A" w:rsidRDefault="00E12218" w:rsidP="00D0116A">
      <w:pPr>
        <w:pStyle w:val="BodyText"/>
        <w:numPr>
          <w:ilvl w:val="0"/>
          <w:numId w:val="27"/>
        </w:numPr>
        <w:ind w:left="0" w:firstLine="720"/>
      </w:pPr>
      <w:r>
        <w:t xml:space="preserve">“Response Deadline” means the deadline by which Class Members must postmark or fax to the Settlement Administrator valid Requests for Exclusion, or </w:t>
      </w:r>
      <w:r w:rsidR="007C427B">
        <w:t>file o</w:t>
      </w:r>
      <w:r>
        <w:t>bjection</w:t>
      </w:r>
      <w:r w:rsidR="007C427B">
        <w:t>s</w:t>
      </w:r>
      <w:r>
        <w:t xml:space="preserve"> to the Settlement.  The Response Deadline will be sixty (60) calendar days from the initial mailing of the Notice Packet by the Settlement Administrator.  The Response Deadline may also be extended by express agreement between Class Counsel and Defendant.  Under no circumstances, however, will the Settlement Administrator have the authority to unilaterally extend the deadline for Class Members to submit a Request for Exclusion, or objection to the settlement.</w:t>
      </w:r>
    </w:p>
    <w:p w14:paraId="5D3AC8A6" w14:textId="77777777" w:rsidR="00D0116A" w:rsidRDefault="00D0116A" w:rsidP="00D0116A">
      <w:pPr>
        <w:pStyle w:val="BodyText"/>
        <w:numPr>
          <w:ilvl w:val="0"/>
          <w:numId w:val="27"/>
        </w:numPr>
        <w:ind w:left="0" w:firstLine="720"/>
      </w:pPr>
      <w:r>
        <w:t xml:space="preserve">“Settlement Administrator” means </w:t>
      </w:r>
      <w:commentRangeStart w:id="4"/>
      <w:r w:rsidR="00881BC6">
        <w:rPr>
          <w:highlight w:val="yellow"/>
        </w:rPr>
        <w:t>Simpluris</w:t>
      </w:r>
      <w:commentRangeEnd w:id="4"/>
      <w:r w:rsidR="00777B45">
        <w:rPr>
          <w:rStyle w:val="CommentReference"/>
        </w:rPr>
        <w:commentReference w:id="4"/>
      </w:r>
      <w:r>
        <w:t>, or any other third-party class action settlement administrator agreed to by the Parties and approved by the Court for the purposes of administering this settlement.  The Parties each represent that they do not have any financial interest in the Settlement Administrator or otherwise have a relationship with the Settlement Administrator that could create a conflict of interest.</w:t>
      </w:r>
    </w:p>
    <w:p w14:paraId="33306ECF" w14:textId="77777777" w:rsidR="00D0116A" w:rsidRDefault="00D0116A" w:rsidP="00D0116A">
      <w:pPr>
        <w:pStyle w:val="BodyText"/>
        <w:numPr>
          <w:ilvl w:val="0"/>
          <w:numId w:val="27"/>
        </w:numPr>
        <w:ind w:left="0" w:firstLine="720"/>
      </w:pPr>
      <w:r>
        <w:t xml:space="preserve">“Settlement Administration Costs” means the costs payable from the Class Settlement Amount to the Settlement Administrator for administering this Settlement, including, but not limited to, printing, distributing, and tracking documents for this Settlement, calculating estimated amounts per Class Member, tax reporting, distributing the Class Settlement Amount, and providing necessary reports and declarations, and other duties and responsibilities set forth herein to process this Settlement, and as requested by the Parties.  The Settlement Administration Costs will be paid from the Class Settlement Amount, including, if necessary, any such costs in excess of the amount represented by the Settlement Administrator as being the maximum costs necessary to administer the settlement.  The Settlement Administration Costs are currently estimated to be </w:t>
      </w:r>
      <w:r w:rsidRPr="00D0116A">
        <w:rPr>
          <w:highlight w:val="yellow"/>
        </w:rPr>
        <w:t>____</w:t>
      </w:r>
      <w:r>
        <w:t xml:space="preserve"> Thousand Dollars and Zero Cents ($</w:t>
      </w:r>
      <w:r w:rsidRPr="00D0116A">
        <w:rPr>
          <w:highlight w:val="yellow"/>
        </w:rPr>
        <w:t>__</w:t>
      </w:r>
      <w:r>
        <w:t xml:space="preserve">,000.00).  To the extent actual Settlement Administration Costs are greater than </w:t>
      </w:r>
      <w:r w:rsidRPr="00D0116A">
        <w:rPr>
          <w:highlight w:val="yellow"/>
        </w:rPr>
        <w:t>____</w:t>
      </w:r>
      <w:r>
        <w:t xml:space="preserve"> Thousand Dollars and Zero Cents ($</w:t>
      </w:r>
      <w:r w:rsidRPr="00D0116A">
        <w:rPr>
          <w:highlight w:val="yellow"/>
        </w:rPr>
        <w:t>__</w:t>
      </w:r>
      <w:r>
        <w:t>,000.00), such excess amount will be deducted from the Class Settlement Amount.</w:t>
      </w:r>
    </w:p>
    <w:p w14:paraId="6417C141" w14:textId="77777777" w:rsidR="00D0116A" w:rsidRDefault="00D0116A" w:rsidP="00D0116A">
      <w:pPr>
        <w:pStyle w:val="BodyText"/>
        <w:numPr>
          <w:ilvl w:val="0"/>
          <w:numId w:val="27"/>
        </w:numPr>
        <w:ind w:left="0" w:firstLine="720"/>
      </w:pPr>
      <w:r>
        <w:lastRenderedPageBreak/>
        <w:t>“Settlement Class Period” means the period from March 17, 2011 through the date of Preliminary Approval.</w:t>
      </w:r>
    </w:p>
    <w:p w14:paraId="7E5DD471" w14:textId="77777777" w:rsidR="00D0116A" w:rsidRDefault="00D0116A" w:rsidP="00C455B1">
      <w:pPr>
        <w:pStyle w:val="BodyText"/>
        <w:numPr>
          <w:ilvl w:val="0"/>
          <w:numId w:val="27"/>
        </w:numPr>
        <w:ind w:left="0" w:firstLine="720"/>
      </w:pPr>
      <w:r>
        <w:t xml:space="preserve">“Settlement Payment Check” means the </w:t>
      </w:r>
      <w:r w:rsidR="004F6891">
        <w:t>check paid in the amount</w:t>
      </w:r>
      <w:r>
        <w:t xml:space="preserve"> </w:t>
      </w:r>
      <w:r w:rsidR="007466E3">
        <w:t xml:space="preserve">of the Individual Settlement Payment </w:t>
      </w:r>
      <w:r>
        <w:t>to Participating Class Members pursuant to this Settlement Agreement (who do not submit a valid Request for Exclusion from the Settlement).  The back of the Settlement Payment Check shall state, immediately below the space where the check is to be endorsed by the payee: “By endorsing this check, I acknowledge that I read, understood, and agree to the terms set forth in the Notice of Class Action Settlement.”</w:t>
      </w:r>
    </w:p>
    <w:p w14:paraId="70AC0096" w14:textId="77777777" w:rsidR="00E6390D" w:rsidRDefault="00E6390D" w:rsidP="00E6390D">
      <w:pPr>
        <w:pStyle w:val="BodyText"/>
        <w:ind w:firstLine="0"/>
        <w:jc w:val="center"/>
      </w:pPr>
      <w:r w:rsidRPr="00E6390D">
        <w:rPr>
          <w:b/>
          <w:u w:val="single"/>
        </w:rPr>
        <w:t>PROCEDURAL HISTORY</w:t>
      </w:r>
    </w:p>
    <w:p w14:paraId="119F7F58" w14:textId="77777777" w:rsidR="00E6390D" w:rsidRDefault="00E6390D" w:rsidP="00E6390D">
      <w:pPr>
        <w:pStyle w:val="BodyText"/>
        <w:numPr>
          <w:ilvl w:val="0"/>
          <w:numId w:val="27"/>
        </w:numPr>
        <w:ind w:left="0" w:firstLine="720"/>
      </w:pPr>
      <w:r>
        <w:t>On March 17, 2015, Plaintiff filed this Action in the Superior Court of the State of California, County of Los Angeles.  In this Action, Plaintiff sought recovery on behalf of himself and all employees of Defendant in California for violation</w:t>
      </w:r>
      <w:r w:rsidR="001C4A92">
        <w:t>s</w:t>
      </w:r>
      <w:r>
        <w:t xml:space="preserve"> of the California WARN Act</w:t>
      </w:r>
      <w:r w:rsidR="001C4A92">
        <w:t xml:space="preserve"> and sought recover</w:t>
      </w:r>
      <w:r w:rsidR="00704DE6">
        <w:t>y</w:t>
      </w:r>
      <w:r w:rsidR="001C4A92">
        <w:t xml:space="preserve"> on behalf of himself and all other non-</w:t>
      </w:r>
      <w:r w:rsidR="00704DE6">
        <w:t xml:space="preserve">exempt </w:t>
      </w:r>
      <w:r w:rsidR="001C4A92">
        <w:t xml:space="preserve">employees </w:t>
      </w:r>
      <w:r w:rsidR="00704DE6">
        <w:t xml:space="preserve">of Defendant </w:t>
      </w:r>
      <w:r w:rsidR="001C4A92">
        <w:t xml:space="preserve">for </w:t>
      </w:r>
      <w:r>
        <w:t xml:space="preserve">failure to provide meal periods, failure to provide rest periods, failure to pay all wages including minimum wages and overtime wages, failure to keep accurate payroll records, waiting time penalties, unfair business practices, and violation of </w:t>
      </w:r>
      <w:r w:rsidRPr="00E6390D">
        <w:t>the California Labor Code Private Attorney’s General Act (Cal. Labor Code §</w:t>
      </w:r>
      <w:r>
        <w:t xml:space="preserve">§ 2698 </w:t>
      </w:r>
      <w:r w:rsidRPr="00E6390D">
        <w:rPr>
          <w:i/>
        </w:rPr>
        <w:t>et seq.</w:t>
      </w:r>
      <w:r w:rsidRPr="00E6390D">
        <w:t>)</w:t>
      </w:r>
      <w:r>
        <w:t xml:space="preserve">.  Defendant removed the Action to the United States District Court, Central District of California on May 1, 2015.  </w:t>
      </w:r>
    </w:p>
    <w:p w14:paraId="2EE50865" w14:textId="77777777" w:rsidR="00E6390D" w:rsidRDefault="00E6390D" w:rsidP="00E6390D">
      <w:pPr>
        <w:pStyle w:val="BodyText"/>
        <w:numPr>
          <w:ilvl w:val="0"/>
          <w:numId w:val="27"/>
        </w:numPr>
        <w:ind w:left="0" w:firstLine="720"/>
      </w:pPr>
      <w:r>
        <w:t xml:space="preserve">The Parties engaged in discovery prior to the filing of Plaintiff’s motion for class certification.  Defendant provided </w:t>
      </w:r>
      <w:r w:rsidR="00881BC6">
        <w:t>responses to written discovery</w:t>
      </w:r>
      <w:r w:rsidR="00012CE2">
        <w:t xml:space="preserve"> and</w:t>
      </w:r>
      <w:r w:rsidR="00881BC6">
        <w:t xml:space="preserve"> produced</w:t>
      </w:r>
      <w:r w:rsidR="00F234BC">
        <w:t xml:space="preserve"> over 700 pages of documents.  </w:t>
      </w:r>
      <w:r w:rsidR="006B13DC">
        <w:t xml:space="preserve">Plaintiff took the deposition of Defendant’s person most knowledgeable </w:t>
      </w:r>
      <w:r w:rsidR="00881BC6">
        <w:t xml:space="preserve">regarding all major aspects of the case </w:t>
      </w:r>
      <w:r w:rsidR="004F6891">
        <w:t>and</w:t>
      </w:r>
      <w:r w:rsidR="006B13DC">
        <w:t xml:space="preserve"> Defendant took Plaintiff’s deposition.  </w:t>
      </w:r>
    </w:p>
    <w:p w14:paraId="237FD1BA" w14:textId="77777777" w:rsidR="00F234BC" w:rsidRDefault="00F234BC" w:rsidP="00E6390D">
      <w:pPr>
        <w:pStyle w:val="BodyText"/>
        <w:numPr>
          <w:ilvl w:val="0"/>
          <w:numId w:val="27"/>
        </w:numPr>
        <w:ind w:left="0" w:firstLine="720"/>
      </w:pPr>
      <w:r>
        <w:t xml:space="preserve">Plaintiff filed a motion to remand on July 28, 2015 </w:t>
      </w:r>
      <w:r w:rsidR="00252322">
        <w:t xml:space="preserve">asserting that the amount in controversy under the Class Action Fairness Act (“CAFA”) was not met </w:t>
      </w:r>
      <w:r>
        <w:t xml:space="preserve">and a motion for class certification on July 31, 2015.  While those motions were pending, the Parties engaged in mediation with Mariam Zadeh, Esq. on September 3, 2015.  Prior to the mediation, Defendant produced over 1,600 </w:t>
      </w:r>
      <w:r w:rsidR="00881BC6">
        <w:t xml:space="preserve">additional </w:t>
      </w:r>
      <w:r>
        <w:t>pages of pay stubs and time records of a sample of putative class members.  The Parties were unable to reach a settlement at mediation.</w:t>
      </w:r>
    </w:p>
    <w:p w14:paraId="799D8789" w14:textId="77777777" w:rsidR="00252322" w:rsidRDefault="00F234BC" w:rsidP="00252322">
      <w:pPr>
        <w:pStyle w:val="BodyText"/>
        <w:numPr>
          <w:ilvl w:val="0"/>
          <w:numId w:val="27"/>
        </w:numPr>
        <w:ind w:left="0" w:firstLine="720"/>
      </w:pPr>
      <w:r>
        <w:lastRenderedPageBreak/>
        <w:t xml:space="preserve">On September 8, 2015, Judge Manuel L. Real granted Plaintiff’s motion to remand and remanded the Action to Los Angeles Superior Court.  On September 18, 2015, Defendant filed its petition for permission to appeal the order granting Plaintiff’s motion to remand with the United States Court of Appeals for the Ninth Circuit.  </w:t>
      </w:r>
    </w:p>
    <w:p w14:paraId="2B65911A" w14:textId="77777777" w:rsidR="00012CE2" w:rsidRDefault="00F234BC" w:rsidP="00012CE2">
      <w:pPr>
        <w:pStyle w:val="BodyText"/>
        <w:numPr>
          <w:ilvl w:val="0"/>
          <w:numId w:val="27"/>
        </w:numPr>
        <w:ind w:left="0" w:firstLine="720"/>
      </w:pPr>
      <w:r>
        <w:t xml:space="preserve">On February 8, 2016, the Ninth Circuit granted Defendant’s petition for permission to appeal.  </w:t>
      </w:r>
      <w:r w:rsidR="00252322">
        <w:t>O</w:t>
      </w:r>
      <w:r w:rsidR="00252322" w:rsidRPr="00252322">
        <w:t xml:space="preserve">n April 4, 2016, the Ninth Circuit issued a memorandum </w:t>
      </w:r>
      <w:r w:rsidR="00252322">
        <w:t xml:space="preserve">reversing Judge Real’s order and remanding </w:t>
      </w:r>
      <w:r w:rsidR="00252322" w:rsidRPr="00252322">
        <w:t>for further proceedings</w:t>
      </w:r>
      <w:r w:rsidR="00252322">
        <w:t xml:space="preserve"> to determine whether the amount in controversy under CAFA was satisfied.  O</w:t>
      </w:r>
      <w:r w:rsidR="00252322" w:rsidRPr="00252322">
        <w:t>n April 27, 2016, the Ninth Circuit issued a mandate stating that the judgment entered on April 4, 2016 took effect on that date</w:t>
      </w:r>
      <w:r w:rsidR="00252322">
        <w:t xml:space="preserve">.  </w:t>
      </w:r>
    </w:p>
    <w:p w14:paraId="727C4F82" w14:textId="77777777" w:rsidR="00DF76DF" w:rsidRDefault="000B2253" w:rsidP="00DF76DF">
      <w:pPr>
        <w:pStyle w:val="BodyText"/>
        <w:numPr>
          <w:ilvl w:val="0"/>
          <w:numId w:val="27"/>
        </w:numPr>
        <w:ind w:left="0" w:firstLine="720"/>
      </w:pPr>
      <w:r>
        <w:t xml:space="preserve">As </w:t>
      </w:r>
      <w:r w:rsidR="00881BC6">
        <w:t xml:space="preserve">Plaintiff continued to challenge Defendant’s assertion of federal court jurisdiction under CAFA, Defendant consented to remand the Action.  </w:t>
      </w:r>
      <w:r w:rsidR="00252322">
        <w:t xml:space="preserve">On June 20, 2016, the Parties stipulated to remand the Action to Los Angeles Superior Court </w:t>
      </w:r>
      <w:r w:rsidR="00881BC6">
        <w:t>after they</w:t>
      </w:r>
      <w:r w:rsidR="00252322">
        <w:t xml:space="preserve"> had reached a settlement in principle.  </w:t>
      </w:r>
    </w:p>
    <w:p w14:paraId="26032FDB" w14:textId="77777777" w:rsidR="004F2097" w:rsidRPr="00012CE2" w:rsidRDefault="004F2097" w:rsidP="00DF76DF">
      <w:pPr>
        <w:pStyle w:val="BodyText"/>
        <w:ind w:firstLine="0"/>
        <w:jc w:val="center"/>
      </w:pPr>
      <w:r w:rsidRPr="00012CE2">
        <w:rPr>
          <w:b/>
          <w:u w:val="single"/>
        </w:rPr>
        <w:t>TERMS OF AGREEMENT</w:t>
      </w:r>
    </w:p>
    <w:p w14:paraId="634FA153" w14:textId="77777777" w:rsidR="004F2097" w:rsidRDefault="004F2097" w:rsidP="004F2097">
      <w:pPr>
        <w:pStyle w:val="BodyText"/>
      </w:pPr>
      <w:r>
        <w:t>Plaintiff, on behalf of himself and the Settlement Class, and Defendant, agree as follows:</w:t>
      </w:r>
    </w:p>
    <w:p w14:paraId="00ECD2E9" w14:textId="77777777" w:rsidR="004E282E" w:rsidRDefault="004F2097" w:rsidP="002D268F">
      <w:pPr>
        <w:pStyle w:val="BodyText"/>
        <w:numPr>
          <w:ilvl w:val="0"/>
          <w:numId w:val="27"/>
        </w:numPr>
        <w:ind w:left="0" w:firstLine="720"/>
      </w:pPr>
      <w:r w:rsidRPr="00FB37F0">
        <w:rPr>
          <w:u w:val="single"/>
        </w:rPr>
        <w:t>Funding of the Class Settlement Amount</w:t>
      </w:r>
      <w:r>
        <w:t xml:space="preserve">.  </w:t>
      </w:r>
      <w:r w:rsidR="004E282E">
        <w:t xml:space="preserve">Defendant will pay the Class Settlement Amount in three installments.  Each installment will be paid into a Qualified Settlement Account to be established by the Settlement Administrator.  The first installment payment shall be in the amount of Two Hundred Thousand Dollars and Zero Cents ($200,000.00) and shall be paid on or before November 1, 2016 or within two </w:t>
      </w:r>
      <w:r w:rsidR="00C46262">
        <w:t xml:space="preserve">(2) </w:t>
      </w:r>
      <w:r w:rsidR="004E282E">
        <w:t xml:space="preserve">business days of the Effective Date, whichever is later.  The second installment payment shall be in the amount of Two Hundred Fifty Thousand Dollars and Zero Cents ($250,000.00) and shall be paid on or before August 1, 2017.  The third installment payment shall be in the amount of Five Hundred Fifty Thousand Dollars and Zero Cents ($550,000.00) and shall be paid on or before April 1, 2018.  </w:t>
      </w:r>
      <w:r w:rsidR="002C1C33">
        <w:t xml:space="preserve">Interest shall accrue at the rate of three and one-half percent (3.5%) on the second and third installment payments from the date of entry of Final Approval and shall be paid along with the second and third installment payments.  </w:t>
      </w:r>
      <w:r w:rsidR="004E282E">
        <w:t>Defendant shall have the right to pay the second and third installment payments</w:t>
      </w:r>
      <w:r w:rsidR="0046190C">
        <w:t xml:space="preserve"> before they are due</w:t>
      </w:r>
      <w:r w:rsidR="004E282E">
        <w:t xml:space="preserve">.  </w:t>
      </w:r>
      <w:r w:rsidR="002C1C33">
        <w:t xml:space="preserve">Defendant will not be required to pay any interest that would have accrued from the date of payment if it had not made the second or third installment payment early.  </w:t>
      </w:r>
      <w:r w:rsidR="002D268F">
        <w:t xml:space="preserve">Defendant </w:t>
      </w:r>
      <w:r w:rsidR="002D268F" w:rsidRPr="002D268F">
        <w:t>shall have no obligation to segregate any moni</w:t>
      </w:r>
      <w:r w:rsidR="002D268F">
        <w:t xml:space="preserve">es that may </w:t>
      </w:r>
      <w:r w:rsidR="002D268F">
        <w:lastRenderedPageBreak/>
        <w:t>be paid toward the Class</w:t>
      </w:r>
      <w:r w:rsidR="002D268F" w:rsidRPr="002D268F">
        <w:t xml:space="preserve"> Settlement Amount, and shall retain exclusive authority over, and the responsibility for, those monies until they are paid to the </w:t>
      </w:r>
      <w:r w:rsidR="002D268F">
        <w:t>Settlement</w:t>
      </w:r>
      <w:r w:rsidR="002D268F" w:rsidRPr="002D268F">
        <w:t xml:space="preserve"> Administrator, which shall have exclusive authority over, and the responsibility for, those monies, upon receipt</w:t>
      </w:r>
      <w:r w:rsidR="002D268F">
        <w:t>.</w:t>
      </w:r>
    </w:p>
    <w:p w14:paraId="1863DB63" w14:textId="77777777" w:rsidR="00111A9B" w:rsidRDefault="00111A9B" w:rsidP="002D268F">
      <w:pPr>
        <w:pStyle w:val="BodyText"/>
        <w:numPr>
          <w:ilvl w:val="0"/>
          <w:numId w:val="27"/>
        </w:numPr>
        <w:ind w:left="0" w:firstLine="720"/>
      </w:pPr>
      <w:r w:rsidRPr="00111A9B">
        <w:rPr>
          <w:u w:val="single"/>
        </w:rPr>
        <w:t>Reimbursement for Financial Expert</w:t>
      </w:r>
      <w:r>
        <w:t>.  Defendant agrees to reimburse Plaintiff for the reasonable cost up to Five Thousand Dollars ($5,000.00) for a financial expert to validate and submit a declaration in support of the need for Defendant to pay the Class Settlement Amount in installments.</w:t>
      </w:r>
      <w:r w:rsidR="00B32383">
        <w:t xml:space="preserve"> </w:t>
      </w:r>
    </w:p>
    <w:p w14:paraId="49E414EB" w14:textId="77777777" w:rsidR="004E282E" w:rsidRDefault="002C1C33" w:rsidP="00FB37F0">
      <w:pPr>
        <w:pStyle w:val="BodyText"/>
        <w:numPr>
          <w:ilvl w:val="0"/>
          <w:numId w:val="27"/>
        </w:numPr>
        <w:ind w:left="0" w:firstLine="720"/>
      </w:pPr>
      <w:r w:rsidRPr="002C1C33">
        <w:rPr>
          <w:u w:val="single"/>
        </w:rPr>
        <w:t>Event of Default in Payment by Defendant</w:t>
      </w:r>
      <w:r>
        <w:t xml:space="preserve">.  If Defendant fails to timely pay any of the installment payments set forth above, Defendant </w:t>
      </w:r>
      <w:r w:rsidR="00881BC6">
        <w:t xml:space="preserve">will be given notice of the default through their counsel of record and </w:t>
      </w:r>
      <w:r>
        <w:t>shall have fifteen (15) days to cure such default and make the installment payment.  If Defendant does not timely cure the default, then any remaining payments owed by Defendant will be accelerated and Defendant</w:t>
      </w:r>
      <w:r w:rsidR="00881BC6">
        <w:t>, through their counsel of record,</w:t>
      </w:r>
      <w:r>
        <w:t xml:space="preserve"> shall execute a confession of judgment in the amount of the remainder.  Class Counsel may recover any attorneys’ fees expended to secure payment of the remainder</w:t>
      </w:r>
      <w:r w:rsidR="00B85C62">
        <w:t xml:space="preserve"> in the event of a default by Defendant that is not timely cured</w:t>
      </w:r>
      <w:r>
        <w:t xml:space="preserve">.  </w:t>
      </w:r>
      <w:r w:rsidR="00881BC6">
        <w:t>A form of this Confession of Judg</w:t>
      </w:r>
      <w:r w:rsidR="00DF76DF">
        <w:t xml:space="preserve">ment is attached as Exhibit B.  </w:t>
      </w:r>
    </w:p>
    <w:p w14:paraId="4E036A4D" w14:textId="77777777" w:rsidR="00FB37F0" w:rsidRDefault="004E282E" w:rsidP="00FB37F0">
      <w:pPr>
        <w:pStyle w:val="BodyText"/>
        <w:numPr>
          <w:ilvl w:val="0"/>
          <w:numId w:val="27"/>
        </w:numPr>
        <w:ind w:left="0" w:firstLine="720"/>
      </w:pPr>
      <w:r w:rsidRPr="004E282E">
        <w:rPr>
          <w:u w:val="single"/>
        </w:rPr>
        <w:t xml:space="preserve">Payment of the </w:t>
      </w:r>
      <w:r w:rsidR="003D4E99">
        <w:rPr>
          <w:u w:val="single"/>
        </w:rPr>
        <w:t xml:space="preserve">Installments of the </w:t>
      </w:r>
      <w:r w:rsidRPr="004E282E">
        <w:rPr>
          <w:u w:val="single"/>
        </w:rPr>
        <w:t>Class Settlement Amount</w:t>
      </w:r>
      <w:r>
        <w:t xml:space="preserve">.  </w:t>
      </w:r>
      <w:r w:rsidR="004F2097" w:rsidRPr="004E282E">
        <w:t xml:space="preserve">Within fourteen (14) calendar days of </w:t>
      </w:r>
      <w:r w:rsidR="00E953DB">
        <w:t>each installment payment</w:t>
      </w:r>
      <w:r>
        <w:t xml:space="preserve"> into the Qualified Settlement Account</w:t>
      </w:r>
      <w:r w:rsidR="004F2097" w:rsidRPr="004E282E">
        <w:t>, the Settlement Administrator will issue payments to: (a) Participating Class Members; (b) the Labor and Workforce De</w:t>
      </w:r>
      <w:r w:rsidR="00FB37F0" w:rsidRPr="004E282E">
        <w:t>velopment Agency; (c) Plaintiff</w:t>
      </w:r>
      <w:r w:rsidR="00E953DB">
        <w:t>;</w:t>
      </w:r>
      <w:r w:rsidR="004F2097" w:rsidRPr="004E282E">
        <w:t xml:space="preserve"> (d) Pl</w:t>
      </w:r>
      <w:r w:rsidR="00FB37F0" w:rsidRPr="004E282E">
        <w:t>aintiff</w:t>
      </w:r>
      <w:r w:rsidR="004F2097" w:rsidRPr="004E282E">
        <w:t>’</w:t>
      </w:r>
      <w:r w:rsidR="00FB37F0" w:rsidRPr="004E282E">
        <w:t>s</w:t>
      </w:r>
      <w:r w:rsidR="00E953DB">
        <w:t xml:space="preserve"> Counsel; and (e) t</w:t>
      </w:r>
      <w:r w:rsidR="004F2097" w:rsidRPr="004E282E">
        <w:t xml:space="preserve">he Settlement Administrator for </w:t>
      </w:r>
      <w:r w:rsidR="00E953DB">
        <w:t xml:space="preserve">its </w:t>
      </w:r>
      <w:r w:rsidR="004F2097" w:rsidRPr="004E282E">
        <w:t>Court-approved services performed in connection with the settlement</w:t>
      </w:r>
      <w:r w:rsidR="00E953DB">
        <w:t xml:space="preserve"> as described below</w:t>
      </w:r>
      <w:r w:rsidR="004F2097" w:rsidRPr="004E282E">
        <w:t>.</w:t>
      </w:r>
      <w:r w:rsidR="00E953DB">
        <w:t xml:space="preserve"> </w:t>
      </w:r>
      <w:r w:rsidR="001C7D71">
        <w:t xml:space="preserve">Defendant will not object to any Court ordered payment </w:t>
      </w:r>
      <w:r w:rsidR="000D2562">
        <w:t xml:space="preserve">schedule </w:t>
      </w:r>
      <w:r w:rsidR="001C7D71">
        <w:t>that will pay some payees from the first payment and others from the second and third payments in order to reduce the administrative expense of the settlement.</w:t>
      </w:r>
      <w:r w:rsidR="00E953DB">
        <w:t xml:space="preserve"> </w:t>
      </w:r>
    </w:p>
    <w:p w14:paraId="7411F5EB" w14:textId="77777777" w:rsidR="00FB37F0" w:rsidRDefault="004F2097" w:rsidP="00FB37F0">
      <w:pPr>
        <w:pStyle w:val="BodyText"/>
        <w:numPr>
          <w:ilvl w:val="0"/>
          <w:numId w:val="27"/>
        </w:numPr>
        <w:ind w:left="0" w:firstLine="720"/>
      </w:pPr>
      <w:r w:rsidRPr="00FB37F0">
        <w:rPr>
          <w:u w:val="single"/>
        </w:rPr>
        <w:t>Attorneys’ Fees and Costs</w:t>
      </w:r>
      <w:r>
        <w:t xml:space="preserve">.  Defendant agrees not to oppose or impede any application or motion by </w:t>
      </w:r>
      <w:r w:rsidR="00FB37F0">
        <w:t>Plaintiff</w:t>
      </w:r>
      <w:r>
        <w:t>’</w:t>
      </w:r>
      <w:r w:rsidR="00FB37F0">
        <w:t>s</w:t>
      </w:r>
      <w:r>
        <w:t xml:space="preserve"> Counsel for attorneys’ fees of not more than </w:t>
      </w:r>
      <w:r w:rsidR="00FB37F0">
        <w:t>Three</w:t>
      </w:r>
      <w:r>
        <w:t xml:space="preserve"> Hundred </w:t>
      </w:r>
      <w:r w:rsidR="00FB37F0">
        <w:t>Thirty-Three Thousand Three Hundred Thirty-Three Dollars and Thirty-Three Cents ($333,333.33</w:t>
      </w:r>
      <w:r>
        <w:t xml:space="preserve">), plus the reimbursement of </w:t>
      </w:r>
      <w:r w:rsidR="00FB37F0">
        <w:t xml:space="preserve">reasonable </w:t>
      </w:r>
      <w:r>
        <w:t>costs and exp</w:t>
      </w:r>
      <w:r w:rsidR="00FB37F0">
        <w:t>enses associated with Plaintiff</w:t>
      </w:r>
      <w:r>
        <w:t>’</w:t>
      </w:r>
      <w:r w:rsidR="00FB37F0">
        <w:t>s</w:t>
      </w:r>
      <w:r>
        <w:t xml:space="preserve"> Counsel’s litigatio</w:t>
      </w:r>
      <w:r w:rsidR="00FB37F0">
        <w:t>n and settlement of the Action</w:t>
      </w:r>
      <w:r>
        <w:t xml:space="preserve">, both of which will be paid from the Class Settlement Amount.  </w:t>
      </w:r>
      <w:r w:rsidR="00E953DB">
        <w:t xml:space="preserve">The amount approved by the Court for Plaintiff’s Counsel’s attorneys’ fees and costs shall be distributed by the </w:t>
      </w:r>
      <w:r w:rsidR="00E953DB">
        <w:lastRenderedPageBreak/>
        <w:t xml:space="preserve">Settlement Administrator as follows:  (a) twenty percent (20%) shall be distributed within fourteen (14) calendar days of the first installment payment into the Qualified Settlement Account; (b) twenty-five percent </w:t>
      </w:r>
      <w:r w:rsidR="00B135B5">
        <w:t xml:space="preserve">(25%) </w:t>
      </w:r>
      <w:r w:rsidR="00E953DB">
        <w:t xml:space="preserve">shall be distributed within fourteen </w:t>
      </w:r>
      <w:r w:rsidR="00B135B5">
        <w:t xml:space="preserve">(14) </w:t>
      </w:r>
      <w:r w:rsidR="00E953DB">
        <w:t xml:space="preserve">calendar days of the second installment payment into the Qualified Settlement Account; and (3) fifty-five percent </w:t>
      </w:r>
      <w:r w:rsidR="00B135B5">
        <w:t xml:space="preserve">(55%) </w:t>
      </w:r>
      <w:r w:rsidR="00E953DB">
        <w:t xml:space="preserve">shall be distributed within fourteen </w:t>
      </w:r>
      <w:r w:rsidR="00B135B5">
        <w:t xml:space="preserve">(14) </w:t>
      </w:r>
      <w:r w:rsidR="00E953DB">
        <w:t xml:space="preserve">calendar days of the third installment </w:t>
      </w:r>
      <w:r w:rsidR="00B135B5">
        <w:t xml:space="preserve">payment </w:t>
      </w:r>
      <w:r w:rsidR="00E953DB">
        <w:t>into the Qualified Settlement Account.</w:t>
      </w:r>
    </w:p>
    <w:p w14:paraId="7014326D" w14:textId="77777777" w:rsidR="00FB37F0" w:rsidRDefault="004F2097" w:rsidP="00E953DB">
      <w:pPr>
        <w:pStyle w:val="BodyText"/>
        <w:numPr>
          <w:ilvl w:val="0"/>
          <w:numId w:val="27"/>
        </w:numPr>
        <w:ind w:left="0" w:firstLine="720"/>
      </w:pPr>
      <w:r w:rsidRPr="00FB37F0">
        <w:rPr>
          <w:u w:val="single"/>
        </w:rPr>
        <w:t>Class Rep</w:t>
      </w:r>
      <w:r w:rsidR="00E953DB">
        <w:rPr>
          <w:u w:val="single"/>
        </w:rPr>
        <w:t>resentative Enhancement Payment</w:t>
      </w:r>
      <w:r>
        <w:t xml:space="preserve">.  In exchange for </w:t>
      </w:r>
      <w:r w:rsidR="00FB37F0">
        <w:t>a general release, and in recognition of his</w:t>
      </w:r>
      <w:r>
        <w:t xml:space="preserve"> effort and work in prosecuting the Action on behalf of Class Members, Defendant agrees not to oppose or impede any application or motion for </w:t>
      </w:r>
      <w:r w:rsidR="00FB37F0">
        <w:t xml:space="preserve">a </w:t>
      </w:r>
      <w:r>
        <w:t>Class Rep</w:t>
      </w:r>
      <w:r w:rsidR="00FB37F0">
        <w:t>resentative Enhancement Payment of Ten</w:t>
      </w:r>
      <w:r>
        <w:t xml:space="preserve"> Tho</w:t>
      </w:r>
      <w:r w:rsidR="00FB37F0">
        <w:t>usand Dollars and Zero Cents ($10,000.00) to Plaintiff for his</w:t>
      </w:r>
      <w:r>
        <w:t xml:space="preserve"> services on behalf of the Settlement Class.  The Class Rep</w:t>
      </w:r>
      <w:r w:rsidR="00FB37F0">
        <w:t>resentative Enhancement Payment</w:t>
      </w:r>
      <w:r>
        <w:t xml:space="preserve"> will be paid from the Class Settlement Amount and w</w:t>
      </w:r>
      <w:r w:rsidR="00FB37F0">
        <w:t>ill be in addition to Plaintiff</w:t>
      </w:r>
      <w:r>
        <w:t>’</w:t>
      </w:r>
      <w:r w:rsidR="00B135B5">
        <w:t>s Individual Settlement P</w:t>
      </w:r>
      <w:r w:rsidR="00FB37F0">
        <w:t>ayment</w:t>
      </w:r>
      <w:r>
        <w:t xml:space="preserve"> paid pursuan</w:t>
      </w:r>
      <w:r w:rsidR="00FB37F0">
        <w:t>t to the Settlement.  Plaintiff</w:t>
      </w:r>
      <w:r>
        <w:t xml:space="preserve"> will be solely and legally responsible to pay any and all </w:t>
      </w:r>
      <w:r w:rsidR="00FB37F0">
        <w:t>applicable taxes on the payment</w:t>
      </w:r>
      <w:r>
        <w:t xml:space="preserve"> made pursuant to this paragraph and will indemnify and hold Defendant harmless from any claim or liability for taxes, penalties, or interest ari</w:t>
      </w:r>
      <w:r w:rsidR="00FB37F0">
        <w:t>sing as a result of the payment</w:t>
      </w:r>
      <w:r>
        <w:t>.</w:t>
      </w:r>
      <w:r w:rsidR="00E953DB">
        <w:t xml:space="preserve">  </w:t>
      </w:r>
      <w:r w:rsidR="00E953DB" w:rsidRPr="00E953DB">
        <w:t xml:space="preserve">The amount approved by the Court for Plaintiff’s </w:t>
      </w:r>
      <w:r w:rsidR="00E953DB">
        <w:t>Class Representative Enhancement Payment</w:t>
      </w:r>
      <w:r w:rsidR="00E953DB" w:rsidRPr="00E953DB">
        <w:t xml:space="preserve"> shall be distributed by the Settlement Administrator </w:t>
      </w:r>
      <w:commentRangeStart w:id="5"/>
      <w:r w:rsidR="00E953DB" w:rsidRPr="00E953DB">
        <w:t xml:space="preserve">as follows:  (a) twenty percent (20%) shall be distributed within fourteen (14) calendar days of the first installment payment into the Qualified Settlement Account; (b) twenty-five percent </w:t>
      </w:r>
      <w:r w:rsidR="00B135B5">
        <w:t xml:space="preserve">(25%) </w:t>
      </w:r>
      <w:r w:rsidR="00E953DB" w:rsidRPr="00E953DB">
        <w:t xml:space="preserve">shall be distributed within fourteen </w:t>
      </w:r>
      <w:r w:rsidR="00B135B5">
        <w:t xml:space="preserve">(14) </w:t>
      </w:r>
      <w:r w:rsidR="00E953DB" w:rsidRPr="00E953DB">
        <w:t xml:space="preserve">calendar days of the second installment payment into the Qualified Settlement Account; and (3) fifty-five percent </w:t>
      </w:r>
      <w:r w:rsidR="00B135B5">
        <w:t xml:space="preserve">(55%) </w:t>
      </w:r>
      <w:r w:rsidR="00E953DB" w:rsidRPr="00E953DB">
        <w:t xml:space="preserve">shall be distributed within fourteen </w:t>
      </w:r>
      <w:r w:rsidR="00B135B5">
        <w:t xml:space="preserve">(14) </w:t>
      </w:r>
      <w:r w:rsidR="00E953DB" w:rsidRPr="00E953DB">
        <w:t>calendar days of the third installment</w:t>
      </w:r>
      <w:r w:rsidR="00B135B5">
        <w:t xml:space="preserve"> payment</w:t>
      </w:r>
      <w:r w:rsidR="00E953DB" w:rsidRPr="00E953DB">
        <w:t xml:space="preserve"> into the Qualified Settlement Account.</w:t>
      </w:r>
      <w:commentRangeEnd w:id="5"/>
      <w:r w:rsidR="00CF60F4">
        <w:rPr>
          <w:rStyle w:val="CommentReference"/>
        </w:rPr>
        <w:commentReference w:id="5"/>
      </w:r>
    </w:p>
    <w:p w14:paraId="51DF7BC1" w14:textId="77777777" w:rsidR="00FB37F0" w:rsidRDefault="004F2097" w:rsidP="00D84B9F">
      <w:pPr>
        <w:pStyle w:val="BodyText"/>
        <w:numPr>
          <w:ilvl w:val="0"/>
          <w:numId w:val="27"/>
        </w:numPr>
        <w:ind w:left="0" w:firstLine="720"/>
      </w:pPr>
      <w:r w:rsidRPr="00FB37F0">
        <w:rPr>
          <w:u w:val="single"/>
        </w:rPr>
        <w:t>Settlement Administration Costs</w:t>
      </w:r>
      <w:r>
        <w:t xml:space="preserve">.  The Settlement Administrator will be paid for the reasonable costs of administration of the Settlement and distribution of payments from the Class Settlement Amount, which are currently estimated to be </w:t>
      </w:r>
      <w:r w:rsidR="00FB37F0" w:rsidRPr="00FB37F0">
        <w:rPr>
          <w:highlight w:val="yellow"/>
        </w:rPr>
        <w:t>____</w:t>
      </w:r>
      <w:r>
        <w:t xml:space="preserve"> Thousand Dollars and Zero Cents ($</w:t>
      </w:r>
      <w:r w:rsidR="00FB37F0" w:rsidRPr="00FB37F0">
        <w:rPr>
          <w:highlight w:val="yellow"/>
        </w:rPr>
        <w:t>__</w:t>
      </w:r>
      <w:r>
        <w:t xml:space="preserve">,000.00).  These costs, which will be paid from the Class Settlement Amount, will include, </w:t>
      </w:r>
      <w:r w:rsidRPr="00FB37F0">
        <w:rPr>
          <w:i/>
        </w:rPr>
        <w:t>inter alia</w:t>
      </w:r>
      <w:r>
        <w:t xml:space="preserve">, the required tax reporting on the Individual Settlement Payments, the issuing of 1099 and W-2 IRS Forms, distributing the Notice Packet, calculating and distributing the Class Settlement Amount, </w:t>
      </w:r>
      <w:r>
        <w:lastRenderedPageBreak/>
        <w:t xml:space="preserve">and providing necessary reports and declarations. </w:t>
      </w:r>
      <w:r w:rsidR="00E953DB">
        <w:t xml:space="preserve"> </w:t>
      </w:r>
      <w:r w:rsidR="00D84B9F" w:rsidRPr="00D84B9F">
        <w:t xml:space="preserve">The amount approved by the Court for </w:t>
      </w:r>
      <w:r w:rsidR="00D84B9F">
        <w:t>the Settlement Administrator’s</w:t>
      </w:r>
      <w:r w:rsidR="00D84B9F" w:rsidRPr="00D84B9F">
        <w:t xml:space="preserve"> costs shall be distributed by the Settlement Administrator as follows:  (a) twenty percent (20%) shall be distributed within fourteen (14) calendar days of the first installment payment into the Qualified Settlement Account; (b) twenty-five percent </w:t>
      </w:r>
      <w:r w:rsidR="00B135B5">
        <w:t xml:space="preserve">(25%) </w:t>
      </w:r>
      <w:r w:rsidR="00D84B9F" w:rsidRPr="00D84B9F">
        <w:t xml:space="preserve">shall be distributed within fourteen </w:t>
      </w:r>
      <w:r w:rsidR="00B135B5">
        <w:t xml:space="preserve">(14) </w:t>
      </w:r>
      <w:r w:rsidR="00D84B9F" w:rsidRPr="00D84B9F">
        <w:t xml:space="preserve">calendar days of the second installment payment into the Qualified Settlement Account; and (3) fifty-five percent </w:t>
      </w:r>
      <w:r w:rsidR="00B135B5">
        <w:t xml:space="preserve">(55%) </w:t>
      </w:r>
      <w:r w:rsidR="00D84B9F" w:rsidRPr="00D84B9F">
        <w:t xml:space="preserve">shall be distributed within fourteen </w:t>
      </w:r>
      <w:r w:rsidR="00B135B5">
        <w:t xml:space="preserve">(14) </w:t>
      </w:r>
      <w:r w:rsidR="00D84B9F" w:rsidRPr="00D84B9F">
        <w:t xml:space="preserve">calendar days of the third installment </w:t>
      </w:r>
      <w:r w:rsidR="00B135B5">
        <w:t xml:space="preserve">payment </w:t>
      </w:r>
      <w:r w:rsidR="00D84B9F" w:rsidRPr="00D84B9F">
        <w:t>into the Qualified Settlement Account.</w:t>
      </w:r>
    </w:p>
    <w:p w14:paraId="059B7435" w14:textId="77777777" w:rsidR="00FB37F0" w:rsidRDefault="004F2097" w:rsidP="00FB37F0">
      <w:pPr>
        <w:pStyle w:val="BodyText"/>
        <w:numPr>
          <w:ilvl w:val="0"/>
          <w:numId w:val="27"/>
        </w:numPr>
        <w:ind w:left="0" w:firstLine="720"/>
      </w:pPr>
      <w:r w:rsidRPr="00FB37F0">
        <w:rPr>
          <w:u w:val="single"/>
        </w:rPr>
        <w:t>Acknowledgement of Potential Settlement Administration Costs Increases</w:t>
      </w:r>
      <w:r>
        <w:t xml:space="preserve">. The Parties hereby acknowledge that the Settlement Administration Costs may increase above the current estimate of </w:t>
      </w:r>
      <w:r w:rsidR="00FB37F0" w:rsidRPr="00FB37F0">
        <w:rPr>
          <w:highlight w:val="yellow"/>
        </w:rPr>
        <w:t>____</w:t>
      </w:r>
      <w:r>
        <w:t xml:space="preserve"> Thou</w:t>
      </w:r>
      <w:r w:rsidR="00FB37F0">
        <w:t>sand Dollars and Zero Cents ($</w:t>
      </w:r>
      <w:r w:rsidR="00FB37F0" w:rsidRPr="00FB37F0">
        <w:rPr>
          <w:highlight w:val="yellow"/>
        </w:rPr>
        <w:t>__</w:t>
      </w:r>
      <w:r>
        <w:t xml:space="preserve">,000.00) and that any such additional Settlement Administration Costs that are approved by counsel for the Parties shall be taken out of the Class Settlement Amount.  </w:t>
      </w:r>
    </w:p>
    <w:p w14:paraId="37C5C79B" w14:textId="77777777" w:rsidR="00FB37F0" w:rsidRDefault="004F2097" w:rsidP="00D84B9F">
      <w:pPr>
        <w:pStyle w:val="BodyText"/>
        <w:numPr>
          <w:ilvl w:val="0"/>
          <w:numId w:val="27"/>
        </w:numPr>
        <w:ind w:left="0" w:firstLine="720"/>
      </w:pPr>
      <w:r w:rsidRPr="00FB37F0">
        <w:rPr>
          <w:u w:val="single"/>
        </w:rPr>
        <w:t>Labor and Workforce Development Agency Payment</w:t>
      </w:r>
      <w:r>
        <w:t>.  Subject to Court approval, the Parti</w:t>
      </w:r>
      <w:r w:rsidR="00FB37F0">
        <w:t>es agree that the amount of Ten</w:t>
      </w:r>
      <w:r>
        <w:t xml:space="preserve"> Tho</w:t>
      </w:r>
      <w:r w:rsidR="00FB37F0">
        <w:t>usand Dollars and Zero Cents ($10</w:t>
      </w:r>
      <w:r>
        <w:t>,000.00) from the Class Settlement Amount will be designate</w:t>
      </w:r>
      <w:r w:rsidR="00FB37F0">
        <w:t>d for satisfaction of Plaintiff</w:t>
      </w:r>
      <w:r>
        <w:t>’</w:t>
      </w:r>
      <w:r w:rsidR="00FB37F0">
        <w:t>s</w:t>
      </w:r>
      <w:r>
        <w:t xml:space="preserve"> and Class Members’ P</w:t>
      </w:r>
      <w:r w:rsidR="000B7665">
        <w:t>AGA claims.  Pursuant to PAGA, seventy five p</w:t>
      </w:r>
      <w:r>
        <w:t xml:space="preserve">ercent (75%), or </w:t>
      </w:r>
      <w:r w:rsidR="00FB37F0">
        <w:t>Seven Thousand Five Hundred Dollars and Zero Cents ($7,50</w:t>
      </w:r>
      <w:r>
        <w:t>0.00), of the PAGA Settlement Amount</w:t>
      </w:r>
      <w:r w:rsidR="000B7665">
        <w:t xml:space="preserve"> will be paid to the LWDA, and twenty five p</w:t>
      </w:r>
      <w:r>
        <w:t xml:space="preserve">ercent (25%), or </w:t>
      </w:r>
      <w:r w:rsidR="00FB37F0">
        <w:t>Two Thousand Five Hundred</w:t>
      </w:r>
      <w:r>
        <w:t xml:space="preserve"> D</w:t>
      </w:r>
      <w:r w:rsidR="00FB37F0">
        <w:t>ollars and Zero Cents ($2,50</w:t>
      </w:r>
      <w:r>
        <w:t>0.00), will become part of the Net Settlement Amount.</w:t>
      </w:r>
      <w:r w:rsidR="00D84B9F">
        <w:t xml:space="preserve">  </w:t>
      </w:r>
      <w:r w:rsidR="00D84B9F" w:rsidRPr="00D84B9F">
        <w:t xml:space="preserve">The amount approved by the Court </w:t>
      </w:r>
      <w:r w:rsidR="00D84B9F">
        <w:t>that is to be paid to the LWDA</w:t>
      </w:r>
      <w:r w:rsidR="00D84B9F" w:rsidRPr="00D84B9F">
        <w:t xml:space="preserve"> shall be distributed by the Settlement Administrator as follows:  (a) twenty percent (20%) shall be distributed within fourteen (14) calendar days of the first installment payment into the Qualified Settlement Account; (b) twenty-five percent </w:t>
      </w:r>
      <w:r w:rsidR="00B135B5">
        <w:t xml:space="preserve">(25%) </w:t>
      </w:r>
      <w:r w:rsidR="00D84B9F" w:rsidRPr="00D84B9F">
        <w:t xml:space="preserve">shall be distributed within fourteen </w:t>
      </w:r>
      <w:r w:rsidR="00B135B5">
        <w:t xml:space="preserve">(14) </w:t>
      </w:r>
      <w:r w:rsidR="00D84B9F" w:rsidRPr="00D84B9F">
        <w:t xml:space="preserve">calendar days of the second installment payment into the Qualified Settlement Account; and (3) fifty-five percent </w:t>
      </w:r>
      <w:r w:rsidR="00B135B5">
        <w:t xml:space="preserve">(55%) </w:t>
      </w:r>
      <w:r w:rsidR="00D84B9F" w:rsidRPr="00D84B9F">
        <w:t xml:space="preserve">shall be distributed within fourteen </w:t>
      </w:r>
      <w:r w:rsidR="00B135B5">
        <w:t xml:space="preserve">(14) </w:t>
      </w:r>
      <w:r w:rsidR="00D84B9F" w:rsidRPr="00D84B9F">
        <w:t xml:space="preserve">calendar days of the third installment </w:t>
      </w:r>
      <w:r w:rsidR="00B135B5">
        <w:t xml:space="preserve">payment </w:t>
      </w:r>
      <w:r w:rsidR="00D84B9F" w:rsidRPr="00D84B9F">
        <w:t>into the Qualified Settlement Account.</w:t>
      </w:r>
    </w:p>
    <w:p w14:paraId="3987618C" w14:textId="77777777" w:rsidR="00FB37F0" w:rsidRDefault="004F2097" w:rsidP="00D84B9F">
      <w:pPr>
        <w:pStyle w:val="BodyText"/>
        <w:numPr>
          <w:ilvl w:val="0"/>
          <w:numId w:val="27"/>
        </w:numPr>
        <w:ind w:left="0" w:firstLine="720"/>
      </w:pPr>
      <w:r w:rsidRPr="00022C04">
        <w:rPr>
          <w:u w:val="single"/>
        </w:rPr>
        <w:t>Net Settlement Amount</w:t>
      </w:r>
      <w:r>
        <w:t xml:space="preserve">.  The Net Settlement Amount will be used to satisfy Individual Settlement Payments to Participating Class Members from the Settlement Class in accordance with the terms of this Settlement.  </w:t>
      </w:r>
      <w:r w:rsidR="00D84B9F">
        <w:t xml:space="preserve">The Net Settlement Amount will equal the amount in the Qualified </w:t>
      </w:r>
      <w:r w:rsidR="00D84B9F">
        <w:lastRenderedPageBreak/>
        <w:t xml:space="preserve">Settlement Account after each installment payment is made minus the installment payments to </w:t>
      </w:r>
      <w:r w:rsidR="00D84B9F" w:rsidRPr="00D84B9F">
        <w:t>the Labor and Wor</w:t>
      </w:r>
      <w:r w:rsidR="00D84B9F">
        <w:t>kforce Development Agency, Plaintiff, Plaintiff’s Counsel, and</w:t>
      </w:r>
      <w:r w:rsidR="00D84B9F" w:rsidRPr="00D84B9F">
        <w:t xml:space="preserve"> the Settlement Administrator</w:t>
      </w:r>
      <w:r w:rsidR="00D84B9F">
        <w:t xml:space="preserve"> described above.  </w:t>
      </w:r>
    </w:p>
    <w:p w14:paraId="19B60257" w14:textId="77777777" w:rsidR="00FB37F0" w:rsidRDefault="00FB37F0" w:rsidP="00EC3B69">
      <w:pPr>
        <w:pStyle w:val="BodyText"/>
        <w:numPr>
          <w:ilvl w:val="0"/>
          <w:numId w:val="27"/>
        </w:numPr>
        <w:ind w:left="0" w:firstLine="720"/>
      </w:pPr>
      <w:r w:rsidRPr="00022C04">
        <w:rPr>
          <w:u w:val="single"/>
        </w:rPr>
        <w:t>Individual Settlement Payment Calculations</w:t>
      </w:r>
      <w:r>
        <w:t>.  Individual Settlement Payments will be calculated and apportioned from the Net Settlement</w:t>
      </w:r>
      <w:r w:rsidR="0015259C">
        <w:t xml:space="preserve"> Amount based </w:t>
      </w:r>
      <w:r w:rsidR="000C70A2">
        <w:t>on the number of Individual Workweek Points attributable to each Class Member</w:t>
      </w:r>
      <w:r>
        <w:t>.  Specific calculations of Individual Settlement Payments will be made as follows:</w:t>
      </w:r>
      <w:r w:rsidR="00EC3B69">
        <w:t xml:space="preserve">  </w:t>
      </w:r>
    </w:p>
    <w:p w14:paraId="76848C35" w14:textId="77777777" w:rsidR="000C70A2" w:rsidRDefault="000C70A2" w:rsidP="000C70A2">
      <w:pPr>
        <w:pStyle w:val="BodyText"/>
        <w:numPr>
          <w:ilvl w:val="1"/>
          <w:numId w:val="27"/>
        </w:numPr>
        <w:ind w:hanging="720"/>
      </w:pPr>
      <w:r>
        <w:t>The Settlement Administrator will calculate the total number of Individual Workweek Points and the total number of Individual Workweek Points among all Class Members (“Class Workweek Points”).</w:t>
      </w:r>
    </w:p>
    <w:p w14:paraId="5603CDD4" w14:textId="77777777" w:rsidR="000C70A2" w:rsidRDefault="000C70A2" w:rsidP="000C70A2">
      <w:pPr>
        <w:pStyle w:val="BodyText"/>
        <w:numPr>
          <w:ilvl w:val="1"/>
          <w:numId w:val="27"/>
        </w:numPr>
        <w:ind w:hanging="720"/>
      </w:pPr>
      <w:r>
        <w:t xml:space="preserve">Members of the </w:t>
      </w:r>
      <w:r w:rsidR="00B32383">
        <w:t xml:space="preserve">Non-Exempt </w:t>
      </w:r>
      <w:r>
        <w:t>Wage and Hour Claims Subclass will receive one Individual Workweek Point for each workweek worked during the Class Period.  This</w:t>
      </w:r>
      <w:r w:rsidR="00AA3BAB">
        <w:t xml:space="preserve"> shall be calculated by dividing the </w:t>
      </w:r>
      <w:r w:rsidR="00B32383">
        <w:t xml:space="preserve">total </w:t>
      </w:r>
      <w:r w:rsidR="00AA3BAB">
        <w:t xml:space="preserve">numbers of days each </w:t>
      </w:r>
      <w:r>
        <w:t xml:space="preserve">member of the </w:t>
      </w:r>
      <w:r w:rsidR="000D54E9">
        <w:t xml:space="preserve">Non-Exempt </w:t>
      </w:r>
      <w:r>
        <w:t>Wage and Hour Claims Subclass</w:t>
      </w:r>
      <w:r w:rsidR="00AA3BAB">
        <w:t xml:space="preserve"> was employed from March 17, 2011 through the date of Preliminary Approval </w:t>
      </w:r>
      <w:r w:rsidR="00B32383">
        <w:t xml:space="preserve">by seven </w:t>
      </w:r>
      <w:r w:rsidR="00AA3BAB">
        <w:t xml:space="preserve">and rounding up to the nearest whole number.  </w:t>
      </w:r>
    </w:p>
    <w:p w14:paraId="6AFC3287" w14:textId="77777777" w:rsidR="00FB37F0" w:rsidRDefault="00AA3BAB" w:rsidP="000C70A2">
      <w:pPr>
        <w:pStyle w:val="BodyText"/>
        <w:numPr>
          <w:ilvl w:val="1"/>
          <w:numId w:val="27"/>
        </w:numPr>
        <w:ind w:hanging="720"/>
      </w:pPr>
      <w:r>
        <w:t xml:space="preserve">Each </w:t>
      </w:r>
      <w:r w:rsidR="00EC3B69">
        <w:t xml:space="preserve">member of the </w:t>
      </w:r>
      <w:r w:rsidR="00B32383">
        <w:t xml:space="preserve">Non-Exempt </w:t>
      </w:r>
      <w:r w:rsidR="00EC3B69">
        <w:t>Wage and Hour Claims Subclass</w:t>
      </w:r>
      <w:r>
        <w:t xml:space="preserve"> </w:t>
      </w:r>
      <w:r w:rsidR="00B32383">
        <w:t xml:space="preserve">or California WARN Act Subclass </w:t>
      </w:r>
      <w:r>
        <w:t xml:space="preserve">who is a former employee no longer working for Defendant will be assigned </w:t>
      </w:r>
      <w:r w:rsidR="000C70A2">
        <w:t xml:space="preserve">an additional </w:t>
      </w:r>
      <w:r>
        <w:t xml:space="preserve">three (3) </w:t>
      </w:r>
      <w:r w:rsidR="000C70A2">
        <w:t>Individual Workweek Points</w:t>
      </w:r>
      <w:r>
        <w:t xml:space="preserve">.  </w:t>
      </w:r>
    </w:p>
    <w:p w14:paraId="682B5030" w14:textId="77777777" w:rsidR="000C70A2" w:rsidRDefault="000C70A2" w:rsidP="00DF76DF">
      <w:pPr>
        <w:pStyle w:val="BodyText"/>
        <w:numPr>
          <w:ilvl w:val="1"/>
          <w:numId w:val="27"/>
        </w:numPr>
        <w:ind w:hanging="720"/>
      </w:pPr>
      <w:r>
        <w:t xml:space="preserve">Each member of the </w:t>
      </w:r>
      <w:r w:rsidR="00EC3B69">
        <w:t xml:space="preserve">California WARN Act Subclass will be assigned </w:t>
      </w:r>
      <w:r>
        <w:t xml:space="preserve">an </w:t>
      </w:r>
      <w:commentRangeStart w:id="6"/>
      <w:r>
        <w:t xml:space="preserve">additional </w:t>
      </w:r>
      <w:r w:rsidR="00DF76DF">
        <w:t>ten</w:t>
      </w:r>
      <w:r w:rsidR="00EC3B69">
        <w:t xml:space="preserve"> (</w:t>
      </w:r>
      <w:r w:rsidR="00D37EEF">
        <w:t>10</w:t>
      </w:r>
      <w:r w:rsidR="00EC3B69">
        <w:t xml:space="preserve">) </w:t>
      </w:r>
      <w:r>
        <w:t>Individual Workweek Points</w:t>
      </w:r>
      <w:r w:rsidR="00EC3B69">
        <w:t xml:space="preserve">.  </w:t>
      </w:r>
      <w:commentRangeEnd w:id="6"/>
      <w:r w:rsidR="00CF60F4">
        <w:rPr>
          <w:rStyle w:val="CommentReference"/>
        </w:rPr>
        <w:commentReference w:id="6"/>
      </w:r>
    </w:p>
    <w:p w14:paraId="60B0380C" w14:textId="77777777" w:rsidR="00CD603F" w:rsidRDefault="00FB37F0" w:rsidP="00CD603F">
      <w:pPr>
        <w:pStyle w:val="BodyText"/>
        <w:numPr>
          <w:ilvl w:val="1"/>
          <w:numId w:val="27"/>
        </w:numPr>
        <w:ind w:hanging="720"/>
      </w:pPr>
      <w:r>
        <w:t>To determine each Class Member’s Individual Settlement Payment, the Settlement Administrator will use the following formula: Individual Settlement</w:t>
      </w:r>
      <w:r w:rsidR="000C70A2">
        <w:t xml:space="preserve"> Payment = (Individual Workweek Points ÷ Class Workweek Points</w:t>
      </w:r>
      <w:r>
        <w:t xml:space="preserve">) × Net Settlement Amount. </w:t>
      </w:r>
    </w:p>
    <w:p w14:paraId="636312CD" w14:textId="77777777" w:rsidR="00CD603F" w:rsidRDefault="00CD603F" w:rsidP="00CD603F">
      <w:pPr>
        <w:pStyle w:val="BodyText"/>
        <w:numPr>
          <w:ilvl w:val="1"/>
          <w:numId w:val="27"/>
        </w:numPr>
        <w:ind w:hanging="720"/>
      </w:pPr>
      <w:r w:rsidRPr="00CD603F">
        <w:t>Within fourteen (14) calendar days of each installment payment into the Qualified Settlement Account, the Settl</w:t>
      </w:r>
      <w:r>
        <w:t xml:space="preserve">ement Administrator will issue </w:t>
      </w:r>
      <w:r>
        <w:lastRenderedPageBreak/>
        <w:t>Individual Settlement P</w:t>
      </w:r>
      <w:r w:rsidRPr="00CD603F">
        <w:t>ayments t</w:t>
      </w:r>
      <w:r>
        <w:t>o</w:t>
      </w:r>
      <w:r w:rsidRPr="00CD603F">
        <w:t xml:space="preserve"> Participating Class Members</w:t>
      </w:r>
      <w:r>
        <w:t xml:space="preserve">.  </w:t>
      </w:r>
    </w:p>
    <w:p w14:paraId="6AD538A2" w14:textId="77777777" w:rsidR="004F2097" w:rsidRDefault="00FB37F0" w:rsidP="00FB37F0">
      <w:pPr>
        <w:pStyle w:val="BodyText"/>
        <w:numPr>
          <w:ilvl w:val="1"/>
          <w:numId w:val="27"/>
        </w:numPr>
        <w:ind w:hanging="720"/>
      </w:pPr>
      <w:r>
        <w:t>The Individual Settlement Payment will be reduced by any required deductions for each Participating Class Members as set forth herein, including employee-side tax withholdings or deductions.</w:t>
      </w:r>
    </w:p>
    <w:p w14:paraId="10EA89DA" w14:textId="77777777" w:rsidR="00445DAE" w:rsidRPr="00445DAE" w:rsidRDefault="00445DAE" w:rsidP="00445DAE">
      <w:pPr>
        <w:pStyle w:val="BodyText"/>
        <w:numPr>
          <w:ilvl w:val="0"/>
          <w:numId w:val="27"/>
        </w:numPr>
        <w:ind w:left="0" w:firstLine="720"/>
      </w:pPr>
      <w:r w:rsidRPr="00445DAE">
        <w:rPr>
          <w:u w:val="single"/>
        </w:rPr>
        <w:t>Confirmation of Address Prior to Mailing Individual Settlement Payments</w:t>
      </w:r>
      <w:r>
        <w:t xml:space="preserve">.  </w:t>
      </w:r>
      <w:r w:rsidRPr="00445DAE">
        <w:t xml:space="preserve">Prior to mailing the </w:t>
      </w:r>
      <w:r>
        <w:t>Individual Settlement Payments</w:t>
      </w:r>
      <w:r w:rsidRPr="00445DAE">
        <w:t xml:space="preserve">, the Settlement Administrator will perform a search based on the National Change of Address Database for information to update and correct for any known or identifiable address changes.  Any </w:t>
      </w:r>
      <w:r>
        <w:t>Individual Settlement Payments</w:t>
      </w:r>
      <w:r w:rsidRPr="00445DAE">
        <w:t xml:space="preserve"> returned to the Settlement Administrator as non-deliverable will be sent promptly via regular First-Class U.S. Mail to the forwarding address affixed thereto.  If no forwarding address is provided, the Settlement Administrator will promptly attempt to determine the correct address using a skip-trace, or other search using the name, address and/or Social Security number of the Class Member involved, and will then perform a single re-mailing.  </w:t>
      </w:r>
    </w:p>
    <w:p w14:paraId="10B7325C" w14:textId="77777777" w:rsidR="00644C76" w:rsidRPr="00644C76" w:rsidRDefault="00644C76" w:rsidP="00DF76DF">
      <w:pPr>
        <w:pStyle w:val="BodyText"/>
        <w:numPr>
          <w:ilvl w:val="0"/>
          <w:numId w:val="27"/>
        </w:numPr>
        <w:ind w:left="0" w:firstLine="720"/>
      </w:pPr>
      <w:r w:rsidRPr="00644C76">
        <w:rPr>
          <w:u w:val="single"/>
        </w:rPr>
        <w:t>Further Distribution of Non-negotiated Payments</w:t>
      </w:r>
      <w:r w:rsidRPr="00644C76">
        <w:t>.  This is a non-reversi</w:t>
      </w:r>
      <w:r>
        <w:t>onary settlement.</w:t>
      </w:r>
      <w:r w:rsidRPr="00644C76">
        <w:t xml:space="preserve">  All Individual Settlement Payments to Participating Class Members that remain uncashed wit</w:t>
      </w:r>
      <w:r w:rsidR="007466E3">
        <w:t xml:space="preserve">hin </w:t>
      </w:r>
      <w:r w:rsidR="000B7665">
        <w:t>one hundred twenty (</w:t>
      </w:r>
      <w:r w:rsidR="007466E3">
        <w:t>120</w:t>
      </w:r>
      <w:r w:rsidR="000B7665">
        <w:t>)</w:t>
      </w:r>
      <w:r w:rsidR="007466E3">
        <w:t xml:space="preserve"> days of the mailing of S</w:t>
      </w:r>
      <w:r w:rsidRPr="00644C76">
        <w:t xml:space="preserve">ettlement </w:t>
      </w:r>
      <w:r w:rsidR="007466E3">
        <w:t>Payment C</w:t>
      </w:r>
      <w:r w:rsidRPr="00644C76">
        <w:t>heck</w:t>
      </w:r>
      <w:r w:rsidR="00232F01">
        <w:t>s</w:t>
      </w:r>
      <w:r w:rsidRPr="00644C76">
        <w:t xml:space="preserve"> by the Settlement Administrator shall be </w:t>
      </w:r>
      <w:ins w:id="7" w:author="Author" w:date="2016-07-23T11:49:00Z">
        <w:r w:rsidR="00CF60F4" w:rsidRPr="000A5FD6">
          <w:t>turned over to the California State Controller’s Office pursuant to the procedures for un-cashed wage checks</w:t>
        </w:r>
      </w:ins>
      <w:del w:id="8" w:author="Author" w:date="2016-07-23T11:49:00Z">
        <w:r w:rsidRPr="00644C76" w:rsidDel="00CF60F4">
          <w:delText xml:space="preserve">reallocated and redistributed to the other Participating Class Members proportionately based on </w:delText>
        </w:r>
        <w:r w:rsidDel="00CF60F4">
          <w:delText>th</w:delText>
        </w:r>
        <w:r w:rsidR="00C455B1" w:rsidDel="00CF60F4">
          <w:delText>e number of Individual Workweek Points</w:delText>
        </w:r>
        <w:r w:rsidR="00D37EEF" w:rsidDel="00CF60F4">
          <w:delText xml:space="preserve"> with the following scheduled installment payment</w:delText>
        </w:r>
      </w:del>
      <w:r w:rsidRPr="00644C76">
        <w:t>.</w:t>
      </w:r>
      <w:r w:rsidR="00D37EEF">
        <w:t xml:space="preserve">  All </w:t>
      </w:r>
      <w:r w:rsidR="00D37EEF" w:rsidRPr="00644C76">
        <w:t>Individual Settlement Payments to Participating Class Members that remain uncashed wit</w:t>
      </w:r>
      <w:r w:rsidR="00D37EEF">
        <w:t>hin one hundred twenty (120) days of the mailing of S</w:t>
      </w:r>
      <w:r w:rsidR="00D37EEF" w:rsidRPr="00644C76">
        <w:t xml:space="preserve">ettlement </w:t>
      </w:r>
      <w:r w:rsidR="00D37EEF">
        <w:t>Payment C</w:t>
      </w:r>
      <w:r w:rsidR="00D37EEF" w:rsidRPr="00644C76">
        <w:t>heck</w:t>
      </w:r>
      <w:r w:rsidR="00D37EEF">
        <w:t>s</w:t>
      </w:r>
      <w:r w:rsidR="00D37EEF" w:rsidRPr="00644C76">
        <w:t xml:space="preserve"> by the Settlement Administrator </w:t>
      </w:r>
      <w:r w:rsidR="00D37EEF">
        <w:t xml:space="preserve">following the last </w:t>
      </w:r>
      <w:r w:rsidR="00D14EF0">
        <w:t xml:space="preserve">and final </w:t>
      </w:r>
      <w:r w:rsidR="00D37EEF">
        <w:t xml:space="preserve">installment </w:t>
      </w:r>
      <w:r w:rsidR="00D37EEF" w:rsidRPr="00644C76">
        <w:t xml:space="preserve">shall be </w:t>
      </w:r>
      <w:ins w:id="9" w:author="Author" w:date="2016-07-23T11:49:00Z">
        <w:r w:rsidR="00CF60F4" w:rsidRPr="000A5FD6">
          <w:t>turned over to the California State Controller’s Office pursuant to the procedures for un-cashed wage checks</w:t>
        </w:r>
      </w:ins>
      <w:del w:id="10" w:author="Author" w:date="2016-07-23T11:49:00Z">
        <w:r w:rsidR="00D37EEF" w:rsidRPr="00644C76" w:rsidDel="00CF60F4">
          <w:delText xml:space="preserve">reallocated and redistributed to the other Participating Class Members proportionately based on </w:delText>
        </w:r>
        <w:r w:rsidR="00D37EEF" w:rsidDel="00CF60F4">
          <w:delText>the number of Individual Workweek Points</w:delText>
        </w:r>
      </w:del>
      <w:r w:rsidR="00D37EEF" w:rsidRPr="00644C76">
        <w:t xml:space="preserve">.  </w:t>
      </w:r>
    </w:p>
    <w:p w14:paraId="5F13B5CF" w14:textId="77777777" w:rsidR="00022C04" w:rsidRDefault="00022C04" w:rsidP="00022C04">
      <w:pPr>
        <w:pStyle w:val="BodyText"/>
        <w:numPr>
          <w:ilvl w:val="0"/>
          <w:numId w:val="27"/>
        </w:numPr>
        <w:ind w:left="0" w:firstLine="720"/>
      </w:pPr>
      <w:r w:rsidRPr="00022C04">
        <w:rPr>
          <w:u w:val="single"/>
        </w:rPr>
        <w:t>No Credit Toward Benefit Plans</w:t>
      </w:r>
      <w:r w:rsidRPr="00022C04">
        <w:t xml:space="preserve">.  The Individual Settlement Payments made to Participating Class Members under this Settlement, as well as any other payments made pursuant to this Settlement, will not be utilized to calculate any additional benefits under any benefit plans to </w:t>
      </w:r>
      <w:r w:rsidRPr="00022C04">
        <w:lastRenderedPageBreak/>
        <w:t>which any Class Members may be eligible, including, but not limited to profit-sharing plans, bonus plans, 401(k) plans, stock purchase plans, vacation plans, sick leave plans, PTO plans, and any other benefit plan.  Rather, it is the Parties’ intention that this Settlement Agreement will not affect any rights, contributions, or amounts to which any Class Members may be entitled under any benefit plans.</w:t>
      </w:r>
    </w:p>
    <w:p w14:paraId="12329D7E" w14:textId="77777777" w:rsidR="00022C04" w:rsidRDefault="00022C04" w:rsidP="00022C04">
      <w:pPr>
        <w:pStyle w:val="BodyText"/>
        <w:numPr>
          <w:ilvl w:val="0"/>
          <w:numId w:val="27"/>
        </w:numPr>
        <w:ind w:left="0" w:firstLine="720"/>
      </w:pPr>
      <w:r w:rsidRPr="00022C04">
        <w:rPr>
          <w:u w:val="single"/>
        </w:rPr>
        <w:t>Settlement Administration Process</w:t>
      </w:r>
      <w:r>
        <w:t>.  The Parties agree to cooperat</w:t>
      </w:r>
      <w:r w:rsidR="00031DDF">
        <w:t>e in the administration of the S</w:t>
      </w:r>
      <w:r>
        <w:t xml:space="preserve">ettlement and to make all reasonable efforts to control and minimize the costs and expenses incurred in administration of the Settlement.  The Settlement Administrator will provide the following services:  </w:t>
      </w:r>
    </w:p>
    <w:p w14:paraId="3AD0B5B4" w14:textId="77777777" w:rsidR="00022C04" w:rsidRDefault="00022C04" w:rsidP="00022C04">
      <w:pPr>
        <w:pStyle w:val="BodyText"/>
        <w:numPr>
          <w:ilvl w:val="1"/>
          <w:numId w:val="27"/>
        </w:numPr>
        <w:ind w:hanging="720"/>
      </w:pPr>
      <w:r>
        <w:t>Establish and maintain a Qualified Settlement Account.</w:t>
      </w:r>
    </w:p>
    <w:p w14:paraId="73D78671" w14:textId="77777777" w:rsidR="00022C04" w:rsidRDefault="00022C04" w:rsidP="00022C04">
      <w:pPr>
        <w:pStyle w:val="BodyText"/>
        <w:numPr>
          <w:ilvl w:val="1"/>
          <w:numId w:val="27"/>
        </w:numPr>
        <w:ind w:hanging="720"/>
      </w:pPr>
      <w:r>
        <w:t>Calculate the Individual Settlement Payment each Class Member is eligible to receive.</w:t>
      </w:r>
    </w:p>
    <w:p w14:paraId="2E4D84E7" w14:textId="77777777" w:rsidR="00022C04" w:rsidRDefault="00022C04" w:rsidP="00DF76DF">
      <w:pPr>
        <w:pStyle w:val="BodyText"/>
        <w:numPr>
          <w:ilvl w:val="1"/>
          <w:numId w:val="27"/>
        </w:numPr>
        <w:ind w:hanging="720"/>
      </w:pPr>
      <w:r>
        <w:t>Print and mail the Notice Packet.</w:t>
      </w:r>
    </w:p>
    <w:p w14:paraId="6EF06277" w14:textId="77777777" w:rsidR="00022C04" w:rsidRDefault="00022C04" w:rsidP="00022C04">
      <w:pPr>
        <w:pStyle w:val="BodyText"/>
        <w:numPr>
          <w:ilvl w:val="1"/>
          <w:numId w:val="27"/>
        </w:numPr>
        <w:ind w:hanging="720"/>
      </w:pPr>
      <w:r>
        <w:t xml:space="preserve">Establish and maintain a toll free information telephone support line to assist Class Members who have questions regarding the Notice Packet. </w:t>
      </w:r>
    </w:p>
    <w:p w14:paraId="16FE5330" w14:textId="77777777" w:rsidR="00022C04" w:rsidRDefault="00022C04" w:rsidP="00022C04">
      <w:pPr>
        <w:pStyle w:val="BodyText"/>
        <w:numPr>
          <w:ilvl w:val="1"/>
          <w:numId w:val="27"/>
        </w:numPr>
        <w:ind w:hanging="720"/>
      </w:pPr>
      <w:r>
        <w:t xml:space="preserve">Conduct at least </w:t>
      </w:r>
      <w:r w:rsidR="000053BB">
        <w:t>one (1)</w:t>
      </w:r>
      <w:r w:rsidR="00232F01">
        <w:t xml:space="preserve"> additional address search</w:t>
      </w:r>
      <w:r>
        <w:t xml:space="preserve"> for mailed Notice Packets </w:t>
      </w:r>
      <w:r w:rsidR="00232F01">
        <w:t xml:space="preserve">and Individual Settlement Payments </w:t>
      </w:r>
      <w:r>
        <w:t xml:space="preserve">that are returned as undeliverable. </w:t>
      </w:r>
    </w:p>
    <w:p w14:paraId="35CA17E7" w14:textId="77777777" w:rsidR="00022C04" w:rsidRDefault="00022C04" w:rsidP="00022C04">
      <w:pPr>
        <w:pStyle w:val="BodyText"/>
        <w:numPr>
          <w:ilvl w:val="1"/>
          <w:numId w:val="27"/>
        </w:numPr>
        <w:ind w:hanging="720"/>
      </w:pPr>
      <w:r>
        <w:t xml:space="preserve">Process Requests for Exclusion, calculate Participating Class Members’ Individual Settlement Payment, field inquiries from Class Members, and administer any Requests for Exclusion.  This service will include settlement proceed calculation, printing and issuance of Settlement Payment Checks, and preparation of IRS W2 and 1099 Tax Forms.  Basic accounting for and payment of employee tax withholdings will also be included as part of this service. </w:t>
      </w:r>
    </w:p>
    <w:p w14:paraId="2503CCFD" w14:textId="77777777" w:rsidR="00022C04" w:rsidRDefault="00022C04" w:rsidP="00022C04">
      <w:pPr>
        <w:pStyle w:val="BodyText"/>
        <w:numPr>
          <w:ilvl w:val="1"/>
          <w:numId w:val="27"/>
        </w:numPr>
        <w:ind w:hanging="720"/>
      </w:pPr>
      <w:r>
        <w:t xml:space="preserve">Inform Defendant of its employer-side tax liability, if any. </w:t>
      </w:r>
    </w:p>
    <w:p w14:paraId="1DDBD81C" w14:textId="77777777" w:rsidR="00022C04" w:rsidRDefault="00022C04" w:rsidP="00022C04">
      <w:pPr>
        <w:pStyle w:val="BodyText"/>
        <w:numPr>
          <w:ilvl w:val="1"/>
          <w:numId w:val="27"/>
        </w:numPr>
        <w:ind w:hanging="720"/>
      </w:pPr>
      <w:r>
        <w:t xml:space="preserve">Provide declarations and/or other information to this Court as requested by the Parties and/or the Court. </w:t>
      </w:r>
    </w:p>
    <w:p w14:paraId="15FE679E" w14:textId="77777777" w:rsidR="00022C04" w:rsidRDefault="00022C04" w:rsidP="00022C04">
      <w:pPr>
        <w:pStyle w:val="BodyText"/>
        <w:numPr>
          <w:ilvl w:val="1"/>
          <w:numId w:val="27"/>
        </w:numPr>
        <w:ind w:hanging="720"/>
      </w:pPr>
      <w:r>
        <w:t>Provide weekly status reports to counsel for the Parties.</w:t>
      </w:r>
    </w:p>
    <w:p w14:paraId="5BD9C9C6" w14:textId="77777777" w:rsidR="00022C04" w:rsidRDefault="00022C04" w:rsidP="00022C04">
      <w:pPr>
        <w:pStyle w:val="BodyText"/>
        <w:numPr>
          <w:ilvl w:val="0"/>
          <w:numId w:val="27"/>
        </w:numPr>
        <w:ind w:left="0" w:firstLine="720"/>
      </w:pPr>
      <w:r w:rsidRPr="00022C04">
        <w:rPr>
          <w:u w:val="single"/>
        </w:rPr>
        <w:t>Delivery of the Class List</w:t>
      </w:r>
      <w:r>
        <w:t xml:space="preserve">.  Within fourteen (14) calendar days of Preliminary Approval, Defendant will provide the Class List to the Settlement Administrator.  </w:t>
      </w:r>
    </w:p>
    <w:p w14:paraId="4D1EA5AB" w14:textId="77777777" w:rsidR="00022C04" w:rsidRDefault="00022C04" w:rsidP="00022C04">
      <w:pPr>
        <w:pStyle w:val="BodyText"/>
        <w:numPr>
          <w:ilvl w:val="0"/>
          <w:numId w:val="27"/>
        </w:numPr>
        <w:ind w:left="0" w:firstLine="720"/>
      </w:pPr>
      <w:r w:rsidRPr="00022C04">
        <w:rPr>
          <w:u w:val="single"/>
        </w:rPr>
        <w:lastRenderedPageBreak/>
        <w:t>Notice by First-Class U.S. Mail</w:t>
      </w:r>
      <w:r>
        <w:t xml:space="preserve">.  Within </w:t>
      </w:r>
      <w:r w:rsidR="0025167D">
        <w:t xml:space="preserve">fourteen </w:t>
      </w:r>
      <w:r>
        <w:t>(1</w:t>
      </w:r>
      <w:r w:rsidR="0025167D">
        <w:t>4</w:t>
      </w:r>
      <w:r>
        <w:t>) calendar days after receiving the Class List from Defendant, the Settlement Administrator will mail a Notice Packet to all Class Members via regular First-Class U.S. Mail, using the most current, known mailing addresses identified in the Class List.</w:t>
      </w:r>
    </w:p>
    <w:p w14:paraId="2BC66AD0" w14:textId="77777777" w:rsidR="00022C04" w:rsidRDefault="00022C04" w:rsidP="00022C04">
      <w:pPr>
        <w:pStyle w:val="BodyText"/>
        <w:numPr>
          <w:ilvl w:val="0"/>
          <w:numId w:val="27"/>
        </w:numPr>
        <w:ind w:left="0" w:firstLine="720"/>
      </w:pPr>
      <w:r w:rsidRPr="00022C04">
        <w:rPr>
          <w:u w:val="single"/>
        </w:rPr>
        <w:t>Confirmation of Contact Information in the Class List</w:t>
      </w:r>
      <w:r>
        <w:t>.  Prior to mailing</w:t>
      </w:r>
      <w:r w:rsidR="00021FFC">
        <w:t xml:space="preserve"> the Notice Packet</w:t>
      </w:r>
      <w:r>
        <w:t>, the Settlement Administrator will perform a search based on the National Change of Address Database for information to update and correct for any known or identifiable address changes.  Any Notice Packets returned to the Settlement Administrator as non-deliverable on or before the Response Deadline will be sent promptly via regular First-Class U.S. Mail to the forwarding address affixed thereto and the Settlement Administrator will indicate the date of such re-mailing on the Notice Packet.  If no forwarding address is provided, the Settlement Administrator will promptly attempt to determine the correct address using a skip-trace, or other search using the name, address and/or Social Security number of the Class Member involved, and will then perform a single re-mailing.  Those Class Members who receive a re-mailed Notice Packet, whether by skip-trace or by request, will have between the later of (a) an additional fifteen (15) calendar days or (b) the Response Deadline to postmark a Request for Exclusion, or an objection to the Settlement.</w:t>
      </w:r>
    </w:p>
    <w:p w14:paraId="75FC714B" w14:textId="77777777" w:rsidR="00022C04" w:rsidRDefault="00022C04" w:rsidP="00022C04">
      <w:pPr>
        <w:pStyle w:val="BodyText"/>
        <w:numPr>
          <w:ilvl w:val="0"/>
          <w:numId w:val="27"/>
        </w:numPr>
        <w:ind w:left="0" w:firstLine="720"/>
      </w:pPr>
      <w:r w:rsidRPr="00022C04">
        <w:rPr>
          <w:u w:val="single"/>
        </w:rPr>
        <w:t>Notice Packets</w:t>
      </w:r>
      <w:r>
        <w:t xml:space="preserve">.  All Class Members will be mailed a Notice Packet.  Each Notice Packet will provide:  (a) information regarding the nature of the Action; (b) a summary of the Settlement’s principal terms; (c) the Settlement Class definition; </w:t>
      </w:r>
      <w:r w:rsidR="00C455B1">
        <w:t>(d</w:t>
      </w:r>
      <w:r>
        <w:t xml:space="preserve">) each Class Member’s estimated Individual Settlement Payment and </w:t>
      </w:r>
      <w:r w:rsidR="003C4104">
        <w:t>how that amount was calculated</w:t>
      </w:r>
      <w:r w:rsidR="00C455B1">
        <w:t>; (e</w:t>
      </w:r>
      <w:r>
        <w:t>) the dates which comprise</w:t>
      </w:r>
      <w:r w:rsidR="00C455B1">
        <w:t xml:space="preserve"> the Settlement Class Period; (f</w:t>
      </w:r>
      <w:r>
        <w:t>) instructions on how to submit valid Requests for Exclus</w:t>
      </w:r>
      <w:r w:rsidR="00C455B1">
        <w:t xml:space="preserve">ion, or </w:t>
      </w:r>
      <w:r w:rsidR="007C427B">
        <w:t>object to the Settlement</w:t>
      </w:r>
      <w:r w:rsidR="00C455B1">
        <w:t>; (g</w:t>
      </w:r>
      <w:r>
        <w:t xml:space="preserve">) the deadlines by which the Class Member must postmark or fax Requests for Exclusions, or </w:t>
      </w:r>
      <w:r w:rsidR="007C427B">
        <w:t>file o</w:t>
      </w:r>
      <w:r w:rsidR="00C455B1">
        <w:t>bjection</w:t>
      </w:r>
      <w:r w:rsidR="007C427B">
        <w:t>s</w:t>
      </w:r>
      <w:r w:rsidR="00C455B1">
        <w:t xml:space="preserve"> to the Settlement; (h</w:t>
      </w:r>
      <w:r>
        <w:t>) the claims to be relea</w:t>
      </w:r>
      <w:r w:rsidR="00C455B1">
        <w:t>sed, as set forth herein; and (i</w:t>
      </w:r>
      <w:r>
        <w:t>) the date for the final approval hearing.</w:t>
      </w:r>
    </w:p>
    <w:p w14:paraId="7093523D" w14:textId="77777777" w:rsidR="00022C04" w:rsidRDefault="00022C04" w:rsidP="00022C04">
      <w:pPr>
        <w:pStyle w:val="BodyText"/>
        <w:numPr>
          <w:ilvl w:val="0"/>
          <w:numId w:val="27"/>
        </w:numPr>
        <w:ind w:left="0" w:firstLine="720"/>
      </w:pPr>
      <w:r w:rsidRPr="00022C04">
        <w:rPr>
          <w:u w:val="single"/>
        </w:rPr>
        <w:t>Disputed Information on Notice Packets</w:t>
      </w:r>
      <w:r>
        <w:t xml:space="preserve">.  Class Members will have an opportunity to dispute the information provided in their Notice Packets.  To the extent Class Members dispute the </w:t>
      </w:r>
      <w:r w:rsidR="00C455B1">
        <w:t>basis f</w:t>
      </w:r>
      <w:r>
        <w:t xml:space="preserve">or the amount of their Individual Settlement Payment, Class Members may produce evidence to the Settlement Administrator showing that such information is inaccurate.  Absent evidence </w:t>
      </w:r>
      <w:r>
        <w:lastRenderedPageBreak/>
        <w:t xml:space="preserve">rebutting Defendant’s records, Defendant’s records will be presumed determinative.  However, if a Class Member produces evidence to the contrary, the Settlement Administrator will evaluate the evidence submitted by the Class Member and will make the </w:t>
      </w:r>
      <w:r w:rsidR="000D2562">
        <w:t xml:space="preserve">claims </w:t>
      </w:r>
      <w:r>
        <w:t xml:space="preserve">decision </w:t>
      </w:r>
      <w:r w:rsidR="003E0B11">
        <w:t>(subject to approval by Class Counsel and Defendant</w:t>
      </w:r>
      <w:r w:rsidR="000D2562">
        <w:t xml:space="preserve"> and the Court</w:t>
      </w:r>
      <w:r w:rsidR="003E0B11">
        <w:t xml:space="preserve">) </w:t>
      </w:r>
      <w:r>
        <w:t>as to the Individual Settlement Payment to which the Class Member may be entitled.  All such disputes are to be resolved not later than fourteen (14) calendar days after the Response Deadline.</w:t>
      </w:r>
    </w:p>
    <w:p w14:paraId="5EC6E213" w14:textId="77777777" w:rsidR="00022C04" w:rsidRDefault="00022C04" w:rsidP="00022C04">
      <w:pPr>
        <w:pStyle w:val="BodyText"/>
        <w:numPr>
          <w:ilvl w:val="0"/>
          <w:numId w:val="27"/>
        </w:numPr>
        <w:ind w:left="0" w:firstLine="720"/>
      </w:pPr>
      <w:r w:rsidRPr="00022C04">
        <w:rPr>
          <w:u w:val="single"/>
        </w:rPr>
        <w:t>Defective Submissions</w:t>
      </w:r>
      <w:r>
        <w:t>.  If a Class Member’s Request for Exclusion is defective as to the requirements listed herein, that Class Member will be given an opportunity to cure the defect(s).  The Settlement Administrator will mail the Class Member a cure letter within three (3) business days of receiving the defective submission to advise the Class Member that his or her submission is defective and that the defect must be cured to render the Request for Exclusion valid.  The Class Member will have until the later of (a) the Response Deadline or (b) fifteen (15) calendar days from the date of the cure letter, whichever date is later, to postmark or fax a revised Request for Exclusion.  If a Class Member responds to a Cure Letter by filing a defective claim, then the Settlement Administrator will have no further obligation to give notice of a need to cure.  If the revised Settlement Form is not postmarked or received by fax within that period, it will be deemed untimely.</w:t>
      </w:r>
    </w:p>
    <w:p w14:paraId="0EDBCCBF" w14:textId="77777777" w:rsidR="00022C04" w:rsidRDefault="00022C04" w:rsidP="00DD0EEF">
      <w:pPr>
        <w:pStyle w:val="BodyText"/>
        <w:numPr>
          <w:ilvl w:val="0"/>
          <w:numId w:val="27"/>
        </w:numPr>
        <w:ind w:left="0" w:firstLine="720"/>
      </w:pPr>
      <w:r w:rsidRPr="00022C04">
        <w:rPr>
          <w:u w:val="single"/>
        </w:rPr>
        <w:t>Request for Exclusion Procedures</w:t>
      </w:r>
      <w:r>
        <w:t>.  Any Class Member wishing to opt-out from the Settlement Agreement must sign and postmark or fax a written Request for Exclusion to the Settlement Administrator within the Response Deadline.  The date of the postmark on the return mailing envelope or fax receipt confirmation will be the exclusive means to determine whether a Request for Exclusion has been timely submitted.  All Requests for Exclusion will be submitted to the Settlement Administrator, who will certify jointly to Class Counsel and Defendant’s Counsel the Requests for Exclusion that were timely submitted.</w:t>
      </w:r>
    </w:p>
    <w:p w14:paraId="214A66B3" w14:textId="77777777" w:rsidR="00022C04" w:rsidRDefault="00022C04" w:rsidP="00022C04">
      <w:pPr>
        <w:pStyle w:val="BodyText"/>
        <w:numPr>
          <w:ilvl w:val="0"/>
          <w:numId w:val="27"/>
        </w:numPr>
        <w:ind w:left="0" w:firstLine="720"/>
      </w:pPr>
      <w:r w:rsidRPr="00022C04">
        <w:rPr>
          <w:u w:val="single"/>
        </w:rPr>
        <w:t>Defendant’s Right to Rescind</w:t>
      </w:r>
      <w:r>
        <w:t xml:space="preserve">.  If </w:t>
      </w:r>
      <w:r w:rsidR="000B7665">
        <w:t>ten percent (</w:t>
      </w:r>
      <w:r>
        <w:t>10%</w:t>
      </w:r>
      <w:r w:rsidR="000B7665">
        <w:t>)</w:t>
      </w:r>
      <w:r>
        <w:t xml:space="preserve"> or more of the Class Members elect not to participate in the Settlement, Defendant may, at its election, rescind the Settlement Agreement and all actions taken in furtherance of it will be thereby null and void.  Defendant must exercise this right of rescission, in writing, to Class Counsel within </w:t>
      </w:r>
      <w:r w:rsidR="00C46262">
        <w:t>fourteen (</w:t>
      </w:r>
      <w:r>
        <w:t>14</w:t>
      </w:r>
      <w:r w:rsidR="00C46262">
        <w:t>)</w:t>
      </w:r>
      <w:r>
        <w:t xml:space="preserve"> calendar days after the Settlement Administrator notifies the Parties of the total number of opt-outs.  If Defendant exercises its right to </w:t>
      </w:r>
      <w:r>
        <w:lastRenderedPageBreak/>
        <w:t>rescind, then Defendant will be responsible for all Settlement Administration Costs incurred to the date of rescission.</w:t>
      </w:r>
    </w:p>
    <w:p w14:paraId="3E52940E" w14:textId="77777777" w:rsidR="00720993" w:rsidRDefault="00022C04" w:rsidP="00720993">
      <w:pPr>
        <w:pStyle w:val="BodyText"/>
        <w:numPr>
          <w:ilvl w:val="0"/>
          <w:numId w:val="27"/>
        </w:numPr>
        <w:ind w:left="0" w:firstLine="720"/>
      </w:pPr>
      <w:r w:rsidRPr="00720993">
        <w:rPr>
          <w:u w:val="single"/>
        </w:rPr>
        <w:t>Settlement Terms Bind All Class Members Who Do Not Opt-Out</w:t>
      </w:r>
      <w:r>
        <w:t xml:space="preserve">.  Any Class Member who does not affirmatively opt-out of the Settlement Agreement by submitting a timely and valid Request for Exclusion will be bound by all of its terms, including those pertaining to the Released Claims, as well as any Judgment that may be entered by the Court if it grants final approval to the </w:t>
      </w:r>
      <w:commentRangeStart w:id="11"/>
      <w:r>
        <w:t>Settlement</w:t>
      </w:r>
      <w:commentRangeEnd w:id="11"/>
      <w:r w:rsidR="00823C90">
        <w:rPr>
          <w:rStyle w:val="CommentReference"/>
        </w:rPr>
        <w:commentReference w:id="11"/>
      </w:r>
      <w:r>
        <w:t>.</w:t>
      </w:r>
      <w:ins w:id="12" w:author="Author" w:date="2016-07-23T11:52:00Z">
        <w:r w:rsidR="00823C90">
          <w:rPr>
            <w:rStyle w:val="FootnoteReference"/>
          </w:rPr>
          <w:footnoteReference w:id="1"/>
        </w:r>
      </w:ins>
    </w:p>
    <w:p w14:paraId="0106AB51" w14:textId="77777777" w:rsidR="00720993" w:rsidRDefault="00022C04" w:rsidP="007C427B">
      <w:pPr>
        <w:pStyle w:val="BodyText"/>
        <w:numPr>
          <w:ilvl w:val="0"/>
          <w:numId w:val="27"/>
        </w:numPr>
        <w:ind w:left="0" w:firstLine="720"/>
      </w:pPr>
      <w:r w:rsidRPr="00720993">
        <w:rPr>
          <w:u w:val="single"/>
        </w:rPr>
        <w:t>Objection Procedures</w:t>
      </w:r>
      <w:r>
        <w:t xml:space="preserve">.  To object to the Settlement Agreement, a </w:t>
      </w:r>
      <w:r w:rsidR="007C427B">
        <w:t xml:space="preserve">Participating </w:t>
      </w:r>
      <w:r>
        <w:t xml:space="preserve">Class Member must </w:t>
      </w:r>
      <w:r w:rsidR="007C427B" w:rsidRPr="007C427B">
        <w:t xml:space="preserve">file with the Court </w:t>
      </w:r>
      <w:commentRangeStart w:id="15"/>
      <w:r w:rsidR="007C427B" w:rsidRPr="007C427B">
        <w:t>and</w:t>
      </w:r>
      <w:commentRangeEnd w:id="15"/>
      <w:r w:rsidR="00823C90">
        <w:rPr>
          <w:rStyle w:val="CommentReference"/>
        </w:rPr>
        <w:commentReference w:id="15"/>
      </w:r>
      <w:r w:rsidR="007C427B" w:rsidRPr="007C427B">
        <w:t xml:space="preserve"> serve on counsel for the Parties a written statement objecting to the Settlement</w:t>
      </w:r>
      <w:r w:rsidR="007C427B">
        <w:t xml:space="preserve">.  </w:t>
      </w:r>
      <w:r w:rsidR="007C427B" w:rsidRPr="007C427B">
        <w:t>Such written statement and all supporting briefs or other materials must be filed with the Court and served on counsel for the Parties no later than the</w:t>
      </w:r>
      <w:r w:rsidR="007C427B">
        <w:t xml:space="preserve"> Response Deadline.  </w:t>
      </w:r>
      <w:r w:rsidR="007C427B" w:rsidRPr="007C427B">
        <w:t xml:space="preserve">No </w:t>
      </w:r>
      <w:r w:rsidR="007C427B">
        <w:t xml:space="preserve">Participating </w:t>
      </w:r>
      <w:r w:rsidR="007C427B" w:rsidRPr="007C427B">
        <w:t xml:space="preserve">Class Member shall be entitled to be heard at the Final Approval Hearing (whether individually or through separate counsel) or to object to the Settlement, and no written objections or briefs submitted by any Settlement Class Member shall be received or considered by the Court at the Final Approval Hearing, unless the written statement of objections and supporting materials are timely filed and served as set forth herein.  </w:t>
      </w:r>
      <w:r w:rsidR="007C427B">
        <w:t>Participating</w:t>
      </w:r>
      <w:r w:rsidR="007C427B" w:rsidRPr="007C427B">
        <w:t xml:space="preserve"> Class Members who fail to file and serve timely written objections in the manner specified above shall be deemed to have waived any objections and shall be foreclosed from making any objection (whether by appeal or otherwise) to the </w:t>
      </w:r>
      <w:commentRangeStart w:id="16"/>
      <w:r w:rsidR="007C427B" w:rsidRPr="007C427B">
        <w:t>Settlement</w:t>
      </w:r>
      <w:commentRangeEnd w:id="16"/>
      <w:r w:rsidR="00823C90">
        <w:rPr>
          <w:rStyle w:val="CommentReference"/>
        </w:rPr>
        <w:commentReference w:id="16"/>
      </w:r>
      <w:r w:rsidR="007C427B" w:rsidRPr="007C427B">
        <w:t>.</w:t>
      </w:r>
      <w:r w:rsidR="007C427B">
        <w:t xml:space="preserve">  Any Class Member who submits a Request for Exclusion shall have no right to object to the Settlement.  </w:t>
      </w:r>
      <w:r>
        <w:t>At no time will any of the Parties or their counsel seek to solicit or otherwise encourage Class Members to submit written objections to the Settlement Agreement or appeal from the Order and Judgment.  Class Counsel will not represent any Class Members with respect to any such objections to this Settlement.</w:t>
      </w:r>
    </w:p>
    <w:p w14:paraId="77E6E7D0" w14:textId="77777777" w:rsidR="00720993" w:rsidRDefault="00022C04" w:rsidP="00644C76">
      <w:pPr>
        <w:pStyle w:val="BodyText"/>
        <w:numPr>
          <w:ilvl w:val="0"/>
          <w:numId w:val="27"/>
        </w:numPr>
        <w:ind w:left="0" w:firstLine="720"/>
      </w:pPr>
      <w:r w:rsidRPr="00720993">
        <w:rPr>
          <w:u w:val="single"/>
        </w:rPr>
        <w:t>Certification Reports</w:t>
      </w:r>
      <w:r>
        <w:t xml:space="preserve">. </w:t>
      </w:r>
      <w:r w:rsidR="00720993">
        <w:t xml:space="preserve"> </w:t>
      </w:r>
      <w:r>
        <w:t xml:space="preserve">The Settlement Administrator will provide Defendant’s counsel and Class Counsel a weekly report which certifies: (a) the number of </w:t>
      </w:r>
      <w:r w:rsidR="003C4104">
        <w:t>members of the</w:t>
      </w:r>
      <w:r>
        <w:t xml:space="preserve"> Settlement Class who have submitted valid Requests for Exclusion</w:t>
      </w:r>
      <w:r w:rsidR="007C427B">
        <w:t xml:space="preserve"> </w:t>
      </w:r>
      <w:r w:rsidR="00C46262">
        <w:t>and (</w:t>
      </w:r>
      <w:r w:rsidR="007C427B">
        <w:t>b</w:t>
      </w:r>
      <w:r>
        <w:t xml:space="preserve">) whether any Class Member has submitted a challenge to any information contained in their Notice Packet.  Additionally, the Settlement </w:t>
      </w:r>
      <w:r>
        <w:lastRenderedPageBreak/>
        <w:t>Administrator will provide to counsel for both Parties any updated reports regarding the administration of the Settlement Agreement as needed or requested.</w:t>
      </w:r>
    </w:p>
    <w:p w14:paraId="705808E7" w14:textId="77777777" w:rsidR="00720993" w:rsidRDefault="00022C04" w:rsidP="00720993">
      <w:pPr>
        <w:pStyle w:val="BodyText"/>
        <w:numPr>
          <w:ilvl w:val="0"/>
          <w:numId w:val="27"/>
        </w:numPr>
        <w:ind w:left="0" w:firstLine="720"/>
      </w:pPr>
      <w:r w:rsidRPr="00720993">
        <w:rPr>
          <w:u w:val="single"/>
        </w:rPr>
        <w:t>Certification of Completion</w:t>
      </w:r>
      <w:r>
        <w:t xml:space="preserve">. </w:t>
      </w:r>
      <w:r w:rsidR="00720993">
        <w:t xml:space="preserve"> </w:t>
      </w:r>
      <w:r>
        <w:t>Upon completion of administration of the Settlement, the Settlement Administrator will provide a written declaration under oath to certify such completion to the Court and counsel for all Parties.</w:t>
      </w:r>
    </w:p>
    <w:p w14:paraId="7C5A7256" w14:textId="77777777" w:rsidR="00720993" w:rsidRDefault="00022C04" w:rsidP="00720993">
      <w:pPr>
        <w:pStyle w:val="BodyText"/>
        <w:numPr>
          <w:ilvl w:val="0"/>
          <w:numId w:val="27"/>
        </w:numPr>
        <w:ind w:left="0" w:firstLine="720"/>
      </w:pPr>
      <w:r w:rsidRPr="00720993">
        <w:rPr>
          <w:u w:val="single"/>
        </w:rPr>
        <w:t>Tax Treatment of Individual Settlement Payments</w:t>
      </w:r>
      <w:r>
        <w:t xml:space="preserve">.  All Individual Settlement Payments will be allocated as follows: </w:t>
      </w:r>
      <w:r w:rsidR="00720993">
        <w:t>thirty</w:t>
      </w:r>
      <w:r>
        <w:t>-fiv</w:t>
      </w:r>
      <w:r w:rsidR="00720993">
        <w:t>e percent (3</w:t>
      </w:r>
      <w:r>
        <w:t>5%) of each Individual Settlement Payment will</w:t>
      </w:r>
      <w:r w:rsidR="00720993">
        <w:t xml:space="preserve"> be allocated as wages and sixty-five percent (6</w:t>
      </w:r>
      <w:r>
        <w:t xml:space="preserve">5%) will be allocated as </w:t>
      </w:r>
      <w:r w:rsidR="00720993">
        <w:t>penalties and interest</w:t>
      </w:r>
      <w:r>
        <w:t>.  The portion</w:t>
      </w:r>
      <w:r w:rsidR="00720993">
        <w:t>s</w:t>
      </w:r>
      <w:r>
        <w:t xml:space="preserve"> allocated to wages will be reported on an IRS Form W-2 and the portions allocated to </w:t>
      </w:r>
      <w:r w:rsidR="00720993">
        <w:t>penalties and interest</w:t>
      </w:r>
      <w:r>
        <w:t xml:space="preserve"> will be reported on an IRS Form-1099 by the Settlement Administrator.</w:t>
      </w:r>
    </w:p>
    <w:p w14:paraId="34E14727" w14:textId="77777777" w:rsidR="00720993" w:rsidRDefault="00022C04" w:rsidP="00720993">
      <w:pPr>
        <w:pStyle w:val="BodyText"/>
        <w:numPr>
          <w:ilvl w:val="0"/>
          <w:numId w:val="27"/>
        </w:numPr>
        <w:ind w:left="0" w:firstLine="720"/>
      </w:pPr>
      <w:r w:rsidRPr="00720993">
        <w:rPr>
          <w:u w:val="single"/>
        </w:rPr>
        <w:t>Administration of Taxes by the Settlement Administrator</w:t>
      </w:r>
      <w:r>
        <w:t>.  The Settlement Administrator will be respo</w:t>
      </w:r>
      <w:r w:rsidR="00720993">
        <w:t>nsible for issuing to Plaintiff</w:t>
      </w:r>
      <w:r>
        <w:t>, Participati</w:t>
      </w:r>
      <w:r w:rsidR="00720993">
        <w:t>ng Class Members, and Plaintiff</w:t>
      </w:r>
      <w:r>
        <w:t>’</w:t>
      </w:r>
      <w:r w:rsidR="00720993">
        <w:t>s</w:t>
      </w:r>
      <w:r>
        <w:t xml:space="preserve"> Counsel any W-2, 1099, or other tax forms as may be required by law for all amounts paid pursuant to this Settlement. </w:t>
      </w:r>
      <w:r w:rsidR="00720993">
        <w:t xml:space="preserve"> </w:t>
      </w:r>
      <w:r>
        <w:t>The Settlement Administrator will also be responsible for forwarding all payroll taxes and penalties to the appropriate government authorities.</w:t>
      </w:r>
    </w:p>
    <w:p w14:paraId="41736B06" w14:textId="77777777" w:rsidR="00022C04" w:rsidRDefault="00022C04" w:rsidP="00720993">
      <w:pPr>
        <w:pStyle w:val="BodyText"/>
        <w:numPr>
          <w:ilvl w:val="0"/>
          <w:numId w:val="27"/>
        </w:numPr>
        <w:ind w:left="0" w:firstLine="720"/>
      </w:pPr>
      <w:r w:rsidRPr="00720993">
        <w:rPr>
          <w:u w:val="single"/>
        </w:rPr>
        <w:t>Tax Liability</w:t>
      </w:r>
      <w:r>
        <w:t>.  Defendant makes no representation as to the tax treatment or legal effect of the payments call</w:t>
      </w:r>
      <w:r w:rsidR="00720993">
        <w:t>ed for hereunder, and Plaintiff</w:t>
      </w:r>
      <w:r>
        <w:t xml:space="preserve"> and Participating Class Members are not relying on any statement, representation, or calculation by Defendant or by the Settlement Administr</w:t>
      </w:r>
      <w:r w:rsidR="00720993">
        <w:t>ator in this regard.  Plaintiff</w:t>
      </w:r>
      <w:r>
        <w:t xml:space="preserve"> and Participating Class Members understand and agree that except for Defendant’s payment of the employer’s portion of any payroll taxes, they will be solely responsible for the payment of any taxes and penalties assessed on the payments described herein.</w:t>
      </w:r>
    </w:p>
    <w:p w14:paraId="03DDA671" w14:textId="77777777" w:rsidR="00720993" w:rsidRDefault="00720993" w:rsidP="00720993">
      <w:pPr>
        <w:pStyle w:val="BodyText"/>
        <w:numPr>
          <w:ilvl w:val="0"/>
          <w:numId w:val="27"/>
        </w:numPr>
        <w:ind w:left="0" w:firstLine="720"/>
      </w:pPr>
      <w:r w:rsidRPr="00720993">
        <w:rPr>
          <w:u w:val="single"/>
        </w:rPr>
        <w:t>Circular 230 Disclaimer</w:t>
      </w:r>
      <w:r w:rsidRPr="00720993">
        <w:t xml:space="preserve">.  EACH PARTY TO THIS AGREEMENT (FOR PURPOSES OF THIS SECTION, THE “ACKNOWLEDGING PARTY” AND EACH PARTY TO THIS AGREEMENT OTHER THAN THE ACKNOWLEDGING PARTY, AN “OTHER PARTY”) ACKNOWLEDGES AND AGREES THAT (1) NO PROVISION OF THIS AGREEMENT, AND NO WRITTEN COMMUNICATION OR DISCLOSURE BETWEEN OR AMONG THE PARTIES OR THEIR ATTORNEYS AND OTHER ADVISERS, IS OR WAS INTENDED TO BE, NOR WILL ANY SUCH COMMUNICATION OR DISCLOSURE CONSTITUTE OR BE CONSTRUED OR </w:t>
      </w:r>
      <w:r w:rsidRPr="00720993">
        <w:lastRenderedPageBreak/>
        <w:t>BE RELIED UPON AS, TAX ADVICE WITHIN THE MEANING OF UNITED STATES TREASURY DEPARTMENT CIRCULAR 230 (31 CFR PART 10, AS AMENDED); (2) THE ACKNOWLEDGING PARTY (A) HAS RELIED EXCLUSIVELY UPON HIS, HER OR ITS OWN, INDEPENDENT LEGAL AND TAX COUNSEL FOR ADVICE (INCLUDING TAX ADVICE) IN CONNECTION WITH THIS AGREEMENT, (B) HAS NOT ENTERED INTO THIS AGREEMENT BASED UPON THE RECOMMENDATION OF ANY OTHER PARTY OR ANY ATTORNEY OR ADVISOR TO ANY OTHER PARTY, AND (C) IS NOT ENTITLED TO RELY UPON ANY COMMUNICATION OR DISCLOSURE BY ANY ATTORNEY OR ADVISER TO ANY OTHER PARTY TO AVOID ANY TAX PENALTY THAT MAY BE IMPOSED ON THE ACKNOWLEDGING PARTY; AND (3) NO ATTORNEY OR ADVISER TO ANY OTHER PARTY HAS IMPOSED ANY LIMITATION THAT PROTECTS THE CONFIDENTIALITY OF ANY SUCH ATTORNEY’S OR ADVISER’S TAX STRATEGIES (REGARDLESS OF WHETHER SUCH LIMITATION IS LEGALLY BINDING) UPON DISCLOSURE BY THE ACKNOWLEDGING PARTY OF THE TAX TREATMENT OR TAX STRUCTURE OF ANY TRANSACTION, INCLUDING ANY TRANSACTION CONTEMPLATED BY THIS AGREEMENT.</w:t>
      </w:r>
    </w:p>
    <w:p w14:paraId="6946E7AF" w14:textId="77777777" w:rsidR="00720993" w:rsidRDefault="00720993" w:rsidP="00720993">
      <w:pPr>
        <w:pStyle w:val="BodyText"/>
        <w:numPr>
          <w:ilvl w:val="0"/>
          <w:numId w:val="27"/>
        </w:numPr>
        <w:ind w:left="0" w:firstLine="720"/>
      </w:pPr>
      <w:r w:rsidRPr="00720993">
        <w:rPr>
          <w:u w:val="single"/>
        </w:rPr>
        <w:t>No Prior Assignments</w:t>
      </w:r>
      <w:r>
        <w:t xml:space="preserve">.  The Parties and their counsel represent, covenant, and warrant that they have not directly or indirectly assigned, transferred, encumbered, or purported to assign, transfer, or encumber to any person or entity any portion of any liability, claim, demand, action, cause of action or right herein released and discharged. </w:t>
      </w:r>
    </w:p>
    <w:p w14:paraId="60330BF9" w14:textId="77777777" w:rsidR="00720993" w:rsidRDefault="00720993" w:rsidP="00720993">
      <w:pPr>
        <w:pStyle w:val="BodyText"/>
        <w:numPr>
          <w:ilvl w:val="0"/>
          <w:numId w:val="27"/>
        </w:numPr>
        <w:ind w:left="0" w:firstLine="720"/>
      </w:pPr>
      <w:r w:rsidRPr="00720993">
        <w:rPr>
          <w:u w:val="single"/>
        </w:rPr>
        <w:t>Release by Class Members</w:t>
      </w:r>
      <w:r>
        <w:t xml:space="preserve">.  It is the desire of Plaintiff, Class Members (except those who exclude themselves from the Settlement), and Defendant to fully, finally, and forever settle, compromise, and discharge the claims asserted in the Action.  Upon the Final Approval by the Court of this Settlement Agreement, and except as to such rights or claims as may be created by this Settlement Agreement, the </w:t>
      </w:r>
      <w:r w:rsidR="0015259C">
        <w:t>Participating</w:t>
      </w:r>
      <w:r>
        <w:t xml:space="preserve"> Class Members shall fully release and discharge the Released Parties from any and all Released Claims for the entire Released Claims Period.  This release shall be binding on all Class Members who have not timely submitted a valid and complete Request for Exclusion, including each of their respective attorneys, agents, spouses, executors, representatives, </w:t>
      </w:r>
      <w:r>
        <w:lastRenderedPageBreak/>
        <w:t xml:space="preserve">guardians ad litem, heirs, successors, and assigns, and shall inure to the benefit of the Released Parties, who shall have no further or other liability or obligation to any </w:t>
      </w:r>
      <w:r w:rsidR="0015259C">
        <w:t>Participating</w:t>
      </w:r>
      <w:r>
        <w:t xml:space="preserve"> Class Member with respect to the Released Claims, except as expressly provided herein.</w:t>
      </w:r>
    </w:p>
    <w:p w14:paraId="215F42C6" w14:textId="77777777" w:rsidR="00720993" w:rsidRDefault="00720993" w:rsidP="00720993">
      <w:pPr>
        <w:pStyle w:val="BodyText"/>
        <w:numPr>
          <w:ilvl w:val="0"/>
          <w:numId w:val="27"/>
        </w:numPr>
        <w:ind w:left="0" w:firstLine="720"/>
      </w:pPr>
      <w:r w:rsidRPr="00720993">
        <w:rPr>
          <w:u w:val="single"/>
        </w:rPr>
        <w:t>Release of Addition</w:t>
      </w:r>
      <w:r>
        <w:rPr>
          <w:u w:val="single"/>
        </w:rPr>
        <w:t>al Claims &amp; Rights by Plaintiff</w:t>
      </w:r>
      <w:r>
        <w:t>.  Upon the Effective Date, and as a condition of receiving any portion of his Class Representative Enhancement Payment, Plaintiff will agree to the additional following General Release:  In consideration of Defendant’s promises and agreements as set forth herein, Plaintiff hereby fully releases the Released Parties from any and all Released Claims and also generally releases and discharges the Released Parties from any and all claims, demands, obligations, causes of action, rights, or liabilities of any kind which have been or could have been asserted against the Released Parties arising out of or relating to Plaintiff’s employment by Defendant or termination thereof, including but not limited to claims for wages, restitution, penalties, retaliation, defamation, discrimination, harassment or wrongful termination of employment.  This release specifically includes any and all claims, demands, obligations and/or causes of action for damages, restitution, penalties, interest, and attorneys’ fees and costs (except provided by the Settlement Agreement) relating to or in any way connected with the matters referred to herein, whether or not known or suspected to exist, and whether or not specifically or particularly described herein.  Specifically, Plaintiff waives all rights and benefits afforded by California Civil Code Section 1542, which provides:</w:t>
      </w:r>
    </w:p>
    <w:p w14:paraId="5E916E4F" w14:textId="77777777" w:rsidR="00720993" w:rsidRDefault="00720993" w:rsidP="00D240DE">
      <w:pPr>
        <w:pStyle w:val="Quote"/>
        <w:jc w:val="both"/>
      </w:pPr>
      <w:r>
        <w:t>A GENERAL RELEASE DOES NOT EXTEND TO CLAIMS WHICH THE CREDITOR DOES NOT KNOW OR SUSPECT TO EXIST IN HIS OR HER FAVOR AT THE TIME OF EXECUTING THE RELEASE, WHICH IF KNOWN BY HIM OR HER MUST HAVE MATERIALLY AFFECTED HIS OR HER SETTLEMENT WITH THE DEBTOR.</w:t>
      </w:r>
    </w:p>
    <w:p w14:paraId="0C41B860" w14:textId="77777777" w:rsidR="009D5729" w:rsidRDefault="009D5729" w:rsidP="009D5729">
      <w:pPr>
        <w:pStyle w:val="BodyText"/>
        <w:numPr>
          <w:ilvl w:val="0"/>
          <w:numId w:val="27"/>
        </w:numPr>
        <w:ind w:left="0" w:firstLine="720"/>
      </w:pPr>
      <w:r w:rsidRPr="009D5729">
        <w:rPr>
          <w:u w:val="single"/>
        </w:rPr>
        <w:t>Nullification of Settlement Agreement</w:t>
      </w:r>
      <w:r>
        <w:t xml:space="preserve">.  In the event that:  (a) the Court does not finally approve the Settlement as provided herein; (b) the Court strikes or does not approve any material term of this Settlement Agreement; or (c) the Settlement does not become final as written and agreed to by the Parties for any other reason, then this Settlement Agreement, and any documents generated to bring it into effect including the Memorandum of Understanding, will be null and void, all amounts deposited into the Qualified Settlement Account will be returned to Defendant, and the Parties shall </w:t>
      </w:r>
      <w:r>
        <w:lastRenderedPageBreak/>
        <w:t>be returned to their original respective positions.  Any order or judgment entered by the Court in furtherance of this Settlement Agreement will likewise be treated as void from the beginning.</w:t>
      </w:r>
    </w:p>
    <w:p w14:paraId="504AEF06" w14:textId="77777777" w:rsidR="009D5729" w:rsidRDefault="009D5729" w:rsidP="009D5729">
      <w:pPr>
        <w:pStyle w:val="BodyText"/>
        <w:numPr>
          <w:ilvl w:val="0"/>
          <w:numId w:val="27"/>
        </w:numPr>
        <w:ind w:left="0" w:firstLine="720"/>
      </w:pPr>
      <w:r w:rsidRPr="009D5729">
        <w:rPr>
          <w:u w:val="single"/>
        </w:rPr>
        <w:t>Preliminary Approval Hearing</w:t>
      </w:r>
      <w:r>
        <w:t xml:space="preserve">.  Plaintiff will obtain a hearing before the Court to request Preliminary Approval of the Settlement Agreement, and the entry of a Preliminary Approval Order for:  (a) conditional certification of the Settlement Class for settlement purposes only, (b) Preliminary Approval of the proposed Settlement Agreement, and (c) setting a date for a Final Approval/Settlement Fairness Hearing.  The Preliminary Approval Order will provide for the Notice Packet to be sent to all Class Members as specified herein.  In conjunction with the Preliminary Approval hearing, Plaintiff will submit this Settlement Agreement, which sets forth the terms of this Settlement, and will include the proposed Notice Packet; </w:t>
      </w:r>
      <w:r w:rsidRPr="009D5729">
        <w:rPr>
          <w:i/>
        </w:rPr>
        <w:t>i.e.</w:t>
      </w:r>
      <w:r>
        <w:t>, the proposed Notice of Class Action Settlement attached as Exhibit A, and the Mailing Envelope.  Class Counsel will be responsible for drafting all documents necessary to obtain preliminary approval.  Any failure by the Court to fully and completely approve the Settlement Agreement as to all of the Action, or the entry of any Order by another Court with regard to any of the Action which has the effect of preventing the full and complete approval of the Settlement Agreement as written and agreed to by the Parties, will result in this Settlement Agreement and the Memorandum of Understanding entered into by the Parties, and all obligations under this Settlement Agreement and the Memorandum of Understanding being nullified and voided.</w:t>
      </w:r>
    </w:p>
    <w:p w14:paraId="65C0A334" w14:textId="77777777" w:rsidR="009D5729" w:rsidRDefault="009D5729" w:rsidP="009D5729">
      <w:pPr>
        <w:pStyle w:val="BodyText"/>
        <w:numPr>
          <w:ilvl w:val="0"/>
          <w:numId w:val="27"/>
        </w:numPr>
        <w:ind w:left="0" w:firstLine="720"/>
      </w:pPr>
      <w:r w:rsidRPr="009D5729">
        <w:rPr>
          <w:u w:val="single"/>
        </w:rPr>
        <w:t>Final Settlement Approval Hearing and Entry of Judgment</w:t>
      </w:r>
      <w:r>
        <w:t xml:space="preserve">.  Upon expiration of the deadlines to postmark Requests for Exclusion, or </w:t>
      </w:r>
      <w:r w:rsidR="007C427B">
        <w:t xml:space="preserve">file </w:t>
      </w:r>
      <w:r>
        <w:t xml:space="preserve">objections to the Settlement Agreement, and with the Court’s permission, a Final Approval/Settlement Fairness Hearing will be conducted to determine the Final Approval of the Settlement Agreement along with the amounts properly payable for:  (a) Individual Settlement Payments; (b) the Labor and Workforce Development Agency Payment; (c) the Attorneys’ Fees and Costs; (d) the Class Representative Enhancement Payment; and (e) all Claims Administration Costs.  The Final Approval/Settlement Fairness Hearing will not be held earlier than forty-five (45) calendar days after the Response Deadline.  Class Counsel will be responsible for drafting all documents necessary to obtain Final Approval.  Class Counsel will also be responsible for drafting the attorneys’ fees and costs application to be heard at the final approval hearing.  Any failure </w:t>
      </w:r>
      <w:r>
        <w:lastRenderedPageBreak/>
        <w:t>by the Court to fully and completely approve the Settlement Agreement as to all of the Action, or the entry of any Order by another Court with regard to any of the Action which has the effect of preventing the full and complete approval of the Settlement Agreement as written and agreed to by the Parties, will result in this Settlement Agreement and the Memorandum of Understanding entered into by the Parties, and all obligations under this Settlement Agreement and the Memorandum of Understanding being nullified and voided.</w:t>
      </w:r>
    </w:p>
    <w:p w14:paraId="2A41DC8E" w14:textId="77777777" w:rsidR="009D5729" w:rsidRDefault="009D5729" w:rsidP="009D5729">
      <w:pPr>
        <w:pStyle w:val="BodyText"/>
        <w:numPr>
          <w:ilvl w:val="0"/>
          <w:numId w:val="27"/>
        </w:numPr>
        <w:ind w:left="0" w:firstLine="720"/>
      </w:pPr>
      <w:r w:rsidRPr="009D5729">
        <w:rPr>
          <w:u w:val="single"/>
        </w:rPr>
        <w:t>Judgment and Continued Jurisdiction</w:t>
      </w:r>
      <w:r>
        <w:t>.  Upon Final Approval of the Settlement by the Court or after the Final Approval/Settlement Fairness Hearing, the Parties will present the Judgment to the Court for its approval.  After entry of the Judgment, the Court will have continuing jurisdiction solely for purposes of addressing:  (a) the interpretation and enforcement of the terms of the Settlement, (b) Settlement administration matters, and (c) such post-Judgment matters as may be appropriate under court rules or as set forth in this Settlement.</w:t>
      </w:r>
    </w:p>
    <w:p w14:paraId="3BB7052F" w14:textId="77777777" w:rsidR="009D5729" w:rsidRDefault="009D5729" w:rsidP="009D5729">
      <w:pPr>
        <w:pStyle w:val="BodyText"/>
        <w:numPr>
          <w:ilvl w:val="0"/>
          <w:numId w:val="27"/>
        </w:numPr>
        <w:ind w:left="0" w:firstLine="720"/>
      </w:pPr>
      <w:r w:rsidRPr="009D5729">
        <w:rPr>
          <w:u w:val="single"/>
        </w:rPr>
        <w:t>Exhibits Incorporated by Reference</w:t>
      </w:r>
      <w:r>
        <w:t>.  The terms of this Settlement include the terms set forth in any attached Exhibits, which are incorporated by this reference as though fully set forth herein.  Any Exhibits to this Settlement are an integral part of the Settlement.</w:t>
      </w:r>
    </w:p>
    <w:p w14:paraId="774EAE7E" w14:textId="77777777" w:rsidR="009D5729" w:rsidRDefault="009D5729" w:rsidP="009D5729">
      <w:pPr>
        <w:pStyle w:val="BodyText"/>
        <w:numPr>
          <w:ilvl w:val="0"/>
          <w:numId w:val="27"/>
        </w:numPr>
        <w:ind w:left="0" w:firstLine="720"/>
      </w:pPr>
      <w:r w:rsidRPr="009D5729">
        <w:rPr>
          <w:u w:val="single"/>
        </w:rPr>
        <w:t>Entire Agreement</w:t>
      </w:r>
      <w:r>
        <w:t>.  This Settlement Agreement and any attached Exhibits constitute the entirety of the Parties’ settlement terms.  No other prior or contemporaneous written or oral agreements may be deemed binding on the Parties.</w:t>
      </w:r>
    </w:p>
    <w:p w14:paraId="2089107C" w14:textId="77777777" w:rsidR="009D5729" w:rsidRDefault="009D5729" w:rsidP="009D5729">
      <w:pPr>
        <w:pStyle w:val="BodyText"/>
        <w:numPr>
          <w:ilvl w:val="0"/>
          <w:numId w:val="27"/>
        </w:numPr>
        <w:ind w:left="0" w:firstLine="720"/>
      </w:pPr>
      <w:r w:rsidRPr="009D5729">
        <w:rPr>
          <w:u w:val="single"/>
        </w:rPr>
        <w:t>Amendment or Modification</w:t>
      </w:r>
      <w:r>
        <w:t>.  This Settlement Agreement may be amended or modified only by a written instrument signed by counsel for all Parties or their successors-in-interest.</w:t>
      </w:r>
    </w:p>
    <w:p w14:paraId="454A3080" w14:textId="77777777" w:rsidR="000053BB" w:rsidRDefault="000053BB" w:rsidP="000053BB">
      <w:pPr>
        <w:pStyle w:val="BodyText"/>
        <w:numPr>
          <w:ilvl w:val="0"/>
          <w:numId w:val="27"/>
        </w:numPr>
        <w:ind w:left="0" w:firstLine="720"/>
      </w:pPr>
      <w:r w:rsidRPr="000053BB">
        <w:rPr>
          <w:u w:val="single"/>
        </w:rPr>
        <w:t>Calculating Deadlines</w:t>
      </w:r>
      <w:r>
        <w:t xml:space="preserve">.  </w:t>
      </w:r>
      <w:r w:rsidRPr="000053BB">
        <w:t>If the date by which any action is required to be performed under the Settlement falls on a Saturday, Sunday or legal holiday in the State of California, then the date by which such action shall be required to be performed shall be the next following day that is not a Saturday, Sunday or legal holiday in the State of California.</w:t>
      </w:r>
    </w:p>
    <w:p w14:paraId="4A3374F8" w14:textId="77777777" w:rsidR="009D5729" w:rsidRDefault="009D5729" w:rsidP="009D5729">
      <w:pPr>
        <w:pStyle w:val="BodyText"/>
        <w:numPr>
          <w:ilvl w:val="0"/>
          <w:numId w:val="27"/>
        </w:numPr>
        <w:ind w:left="0" w:firstLine="720"/>
      </w:pPr>
      <w:r w:rsidRPr="009D5729">
        <w:rPr>
          <w:u w:val="single"/>
        </w:rPr>
        <w:t>Authorization to Enter Into Settlement Agreement</w:t>
      </w:r>
      <w:r>
        <w:t xml:space="preserve">.  Counsel for all Parties warrant and represent they are expressly authorized by the Parties whom they represent to negotiate this Settlement Agreement and to take all appropriate action required or permitted to be taken by such Parties pursuant to this Settlement Agreement to effectuate its terms and to execute any other documents required to </w:t>
      </w:r>
      <w:r>
        <w:lastRenderedPageBreak/>
        <w:t>effectuate the terms of this Settlement Agreement.  The Parties and their counsel will cooperate with each other and use their best efforts to effect the implementation of the Settlement.  If the Parties are unable to reach agreement on the form or content of any document needed to implement the Settlement, or on any supplemental provisions that may become necessary to effectuate the terms of this Settlement, the Parties may seek the assistance of the Court to resolve such disagreement.</w:t>
      </w:r>
    </w:p>
    <w:p w14:paraId="331B1919" w14:textId="77777777" w:rsidR="009D5729" w:rsidRDefault="009D5729" w:rsidP="009D5729">
      <w:pPr>
        <w:pStyle w:val="BodyText"/>
        <w:numPr>
          <w:ilvl w:val="0"/>
          <w:numId w:val="27"/>
        </w:numPr>
        <w:ind w:left="0" w:firstLine="720"/>
      </w:pPr>
      <w:r w:rsidRPr="009D5729">
        <w:rPr>
          <w:u w:val="single"/>
        </w:rPr>
        <w:t>Binding on Successors and Assigns</w:t>
      </w:r>
      <w:r>
        <w:t>.  This Settlement Agreement will be binding upon, and inure to the benefit of, the successors or assigns of the Parties hereto, as previously defined.</w:t>
      </w:r>
    </w:p>
    <w:p w14:paraId="319EA71B" w14:textId="77777777" w:rsidR="009D5729" w:rsidRDefault="009D5729" w:rsidP="009D5729">
      <w:pPr>
        <w:pStyle w:val="BodyText"/>
        <w:numPr>
          <w:ilvl w:val="0"/>
          <w:numId w:val="27"/>
        </w:numPr>
        <w:ind w:left="0" w:firstLine="720"/>
      </w:pPr>
      <w:r w:rsidRPr="009D5729">
        <w:rPr>
          <w:u w:val="single"/>
        </w:rPr>
        <w:t>California Law Governs</w:t>
      </w:r>
      <w:r>
        <w:t>.  All terms of this Settlement Agreement and Exhibits hereto will be governed by and interpreted according to the laws of the State of California.</w:t>
      </w:r>
    </w:p>
    <w:p w14:paraId="2E7D742D" w14:textId="77777777" w:rsidR="006B13DC" w:rsidRDefault="009D5729" w:rsidP="006B13DC">
      <w:pPr>
        <w:pStyle w:val="BodyText"/>
        <w:numPr>
          <w:ilvl w:val="0"/>
          <w:numId w:val="27"/>
        </w:numPr>
        <w:ind w:left="0" w:firstLine="720"/>
      </w:pPr>
      <w:r w:rsidRPr="009D5729">
        <w:rPr>
          <w:u w:val="single"/>
        </w:rPr>
        <w:t>Execution and Counterparts</w:t>
      </w:r>
      <w:r>
        <w:t>.  This Settlement Agreement is subject only to the execution of all Parties.  However, the Settlement Agreement may be executed in one or more counterparts.  All executed counterparts and each of them, including facsimile and scanned copies of the signature page, will be deemed to be one and the same instrument provided that counsel for the Parties will exchange among themselves original signed counterparts.</w:t>
      </w:r>
    </w:p>
    <w:p w14:paraId="1DDEB31F" w14:textId="77777777" w:rsidR="006B13DC" w:rsidRDefault="006B13DC" w:rsidP="006B13DC">
      <w:pPr>
        <w:pStyle w:val="BodyText"/>
        <w:numPr>
          <w:ilvl w:val="0"/>
          <w:numId w:val="27"/>
        </w:numPr>
        <w:ind w:left="0" w:firstLine="720"/>
      </w:pPr>
      <w:r w:rsidRPr="006B13DC">
        <w:rPr>
          <w:u w:val="single"/>
        </w:rPr>
        <w:t>Investigation of the Claims</w:t>
      </w:r>
      <w:r w:rsidRPr="006B13DC">
        <w:t>.</w:t>
      </w:r>
      <w:r>
        <w:t xml:space="preserve">  Each Party conducted significant investigation of the facts and law both before and after the Action was filed.  Such discovery and investigations have included the exchange of voluminous information pursuant to discovery, depositions, meetings and conferences, and interviews of putative class members.  Counsel for the Parties have further investigated the applicable law as applied to the facts discovered regarding the Plaintiff’s claims, the defenses thereto and the damages claimed by Plaintiff.</w:t>
      </w:r>
    </w:p>
    <w:p w14:paraId="038A7EC3" w14:textId="77777777" w:rsidR="006B13DC" w:rsidRDefault="006B13DC" w:rsidP="006B13DC">
      <w:pPr>
        <w:pStyle w:val="BodyText"/>
        <w:numPr>
          <w:ilvl w:val="0"/>
          <w:numId w:val="27"/>
        </w:numPr>
        <w:ind w:left="0" w:firstLine="720"/>
      </w:pPr>
      <w:r w:rsidRPr="006B13DC">
        <w:rPr>
          <w:u w:val="single"/>
        </w:rPr>
        <w:t>Benefits of Settlement to Class Members</w:t>
      </w:r>
      <w:r w:rsidRPr="006B13DC">
        <w:t>.</w:t>
      </w:r>
      <w:r>
        <w:t xml:space="preserve">  Plaintiff has considered the expense and length of continued proceedings necessary to continue the Action against Defendant through trial and any possible appeals.  Plaintiff has also taken into account the uncertainty and risk of the outcome of further litigation, and the difficulties and delays inherent in such litigation, including those involved in class certification.  Plaintiff is also aware of the burdens of proof necessary to establish liability for the claims asserted in the Action and Defendant’s defenses thereto.  Plaintiff has also considered the settlement negotiations conducted by the Parties.  Based on the foregoing, Plaintiff has determined that the Settlement set forth in this Settlement Agreement is fair, adequate, and reasonable, and is in </w:t>
      </w:r>
      <w:r>
        <w:lastRenderedPageBreak/>
        <w:t>the best interest of the Settlement Class.</w:t>
      </w:r>
    </w:p>
    <w:p w14:paraId="732DB1CA" w14:textId="77777777" w:rsidR="00D75924" w:rsidRDefault="009D5729" w:rsidP="00D75924">
      <w:pPr>
        <w:pStyle w:val="BodyText"/>
        <w:numPr>
          <w:ilvl w:val="0"/>
          <w:numId w:val="27"/>
        </w:numPr>
        <w:ind w:left="0" w:firstLine="720"/>
      </w:pPr>
      <w:r w:rsidRPr="009D5729">
        <w:rPr>
          <w:u w:val="single"/>
        </w:rPr>
        <w:t>Acknowledgement that the Settlement is Fair and Reasonable</w:t>
      </w:r>
      <w:r>
        <w:t xml:space="preserve">.  The Parties believe this Settlement Agreement is a fair, adequate, and reasonable settlement of the Action and have arrived at this Settlement after arm’s-length negotiations and in the context of adversarial litigation, taking into account all relevant factors, present and potential.  The Parties further acknowledge that they are each represented by competent counsel and that they have had an opportunity to consult with their counsel regarding the fairness and reasonableness of this Settlement.  </w:t>
      </w:r>
    </w:p>
    <w:p w14:paraId="3B0A8001" w14:textId="77777777" w:rsidR="00E81A47" w:rsidRDefault="00E81A47" w:rsidP="00E81A47">
      <w:pPr>
        <w:pStyle w:val="BodyText"/>
        <w:numPr>
          <w:ilvl w:val="0"/>
          <w:numId w:val="27"/>
        </w:numPr>
        <w:ind w:left="0" w:firstLine="720"/>
      </w:pPr>
      <w:r w:rsidRPr="00E81A47">
        <w:rPr>
          <w:u w:val="single"/>
        </w:rPr>
        <w:t>Plaintiff’s Waiver of Right to be Excluded and Object</w:t>
      </w:r>
      <w:r>
        <w:t xml:space="preserve">.  By signing this Settlement Agreement, Plaintiff agrees to be bound by the terms herein and further agrees not to request to be excluded from the Settlement Class and agrees not to object to any of the terms of this Settlement Agreement.  Any such request for exclusion or objection shall therefore by void and of no force or effect.  </w:t>
      </w:r>
    </w:p>
    <w:p w14:paraId="1CDD7650" w14:textId="77777777" w:rsidR="00D75924" w:rsidRDefault="009D5729" w:rsidP="00D75924">
      <w:pPr>
        <w:pStyle w:val="BodyText"/>
        <w:numPr>
          <w:ilvl w:val="0"/>
          <w:numId w:val="27"/>
        </w:numPr>
        <w:ind w:left="0" w:firstLine="720"/>
      </w:pPr>
      <w:r w:rsidRPr="00D75924">
        <w:rPr>
          <w:u w:val="single"/>
        </w:rPr>
        <w:t>Invalidity of Any Provision</w:t>
      </w:r>
      <w:r>
        <w:t>.  Before declaring any provision of this Settlement Agreement invalid, the Court will first attempt to construe the provision as valid to the fullest extent possible consistent with applicable precedents so as to define all provisions of this Settlement Agreement valid and enforceable.</w:t>
      </w:r>
    </w:p>
    <w:p w14:paraId="7710ADA1" w14:textId="77777777" w:rsidR="00D75924" w:rsidRDefault="009D5729" w:rsidP="00D75924">
      <w:pPr>
        <w:pStyle w:val="BodyText"/>
        <w:numPr>
          <w:ilvl w:val="0"/>
          <w:numId w:val="27"/>
        </w:numPr>
        <w:ind w:left="0" w:firstLine="720"/>
      </w:pPr>
      <w:r w:rsidRPr="00D75924">
        <w:rPr>
          <w:u w:val="single"/>
        </w:rPr>
        <w:t>Waiver of Certain Appeals</w:t>
      </w:r>
      <w:r>
        <w:t xml:space="preserve">.  The Parties agree to waive appeals and to stipulate to class certification for purposes of this Settlement only; except, however, that either party may appeal any court order that materially alters the Settlement Agreement’s terms.  </w:t>
      </w:r>
    </w:p>
    <w:p w14:paraId="55E20022" w14:textId="77777777" w:rsidR="00D75924" w:rsidRDefault="009D5729" w:rsidP="00D75924">
      <w:pPr>
        <w:pStyle w:val="BodyText"/>
        <w:numPr>
          <w:ilvl w:val="0"/>
          <w:numId w:val="27"/>
        </w:numPr>
        <w:ind w:left="0" w:firstLine="720"/>
      </w:pPr>
      <w:r w:rsidRPr="00D75924">
        <w:rPr>
          <w:u w:val="single"/>
        </w:rPr>
        <w:t>Class Action Certification for Settlement Purposes Only</w:t>
      </w:r>
      <w:r>
        <w:t>.  The Parties agree to stipulate to class action certification only for purposes of the Settlement.  If, for any reason, the Settlement is not approved, the stipulation to certification will be void.  The Parties further agree that certification for purposes of the Settlement is not an admission that class action certification is proper under the standards applied to contested certification motions and that this Settlement Agreement will not be admissible in this or any other proceeding as evidence that either: (a) a class action should be certified or (b) D</w:t>
      </w:r>
      <w:r w:rsidR="00D75924">
        <w:t>efendant is liable to Plaintiff</w:t>
      </w:r>
      <w:r>
        <w:t xml:space="preserve"> or any Class Member, other than according to the Settlement’s terms.</w:t>
      </w:r>
    </w:p>
    <w:p w14:paraId="5A2C01ED" w14:textId="77777777" w:rsidR="00D75924" w:rsidRDefault="009D5729" w:rsidP="00D75924">
      <w:pPr>
        <w:pStyle w:val="BodyText"/>
        <w:numPr>
          <w:ilvl w:val="0"/>
          <w:numId w:val="27"/>
        </w:numPr>
        <w:ind w:left="0" w:firstLine="720"/>
      </w:pPr>
      <w:r w:rsidRPr="00D75924">
        <w:rPr>
          <w:u w:val="single"/>
        </w:rPr>
        <w:t>Non-Admission of Liability</w:t>
      </w:r>
      <w:r>
        <w:t xml:space="preserve">.  The Parties enter into this Settlement Agreement to </w:t>
      </w:r>
      <w:r>
        <w:lastRenderedPageBreak/>
        <w:t xml:space="preserve">resolve the dispute that has arisen between them and to avoid the burden, expense and risk of continued litigation. </w:t>
      </w:r>
      <w:r w:rsidR="00D75924">
        <w:t xml:space="preserve"> </w:t>
      </w:r>
      <w:r>
        <w:t>In entering into this Settlement Agreement, Defendant does not admit, and specifically denies, it has violated any federal, state, or local law; violated any regulations or guidelines promulgated pursuant to any statute or any other applicable laws, regulations or legal requirements; breached any contract; violated or breached any duty; engaged in any misrepresentation or deception; or engaged in any other unlawf</w:t>
      </w:r>
      <w:r w:rsidR="00D75924">
        <w:t>ul conduct with respect to its</w:t>
      </w:r>
      <w:r>
        <w:t xml:space="preserve"> employees. </w:t>
      </w:r>
      <w:r w:rsidR="00D75924">
        <w:t xml:space="preserve"> </w:t>
      </w:r>
      <w:r>
        <w:t>Neither this Settlement Agreement, nor any of its terms or provisions, nor any of the negotiations connected with it, shall be construed as an admission or concession by Defendant of any such violations or failures to comply with any applicable law.  Except as necessary in a proceeding to enforce the terms of this Settlement Agreement, this Settlement Agreement and its terms and provisions shall not be offered or received as evidence in any action or proceeding to establish any liability or admission on the part of Defendant or to establish the existence of any condition constituting a violation of, or a non-compliance with, federal, state, local or other applicable law.</w:t>
      </w:r>
    </w:p>
    <w:p w14:paraId="6552B850" w14:textId="77777777" w:rsidR="00D75924" w:rsidRDefault="009D5729" w:rsidP="00D75924">
      <w:pPr>
        <w:pStyle w:val="BodyText"/>
        <w:numPr>
          <w:ilvl w:val="0"/>
          <w:numId w:val="27"/>
        </w:numPr>
        <w:ind w:left="0" w:firstLine="720"/>
      </w:pPr>
      <w:r w:rsidRPr="00D75924">
        <w:rPr>
          <w:u w:val="single"/>
        </w:rPr>
        <w:t>Captions</w:t>
      </w:r>
      <w:r>
        <w:t xml:space="preserve">.  The captions and </w:t>
      </w:r>
      <w:r w:rsidR="00F51B00">
        <w:t>headings</w:t>
      </w:r>
      <w:r>
        <w:t xml:space="preserve"> in this Settlement Agreement are inserted for the reader’s convenience, and in no way define, limit, construe or describe the scope or intent of the provisions of this Settlement Agreement.</w:t>
      </w:r>
    </w:p>
    <w:p w14:paraId="3175BF63" w14:textId="77777777" w:rsidR="00D75924" w:rsidRDefault="009D5729" w:rsidP="00D75924">
      <w:pPr>
        <w:pStyle w:val="BodyText"/>
        <w:numPr>
          <w:ilvl w:val="0"/>
          <w:numId w:val="27"/>
        </w:numPr>
        <w:ind w:left="0" w:firstLine="720"/>
      </w:pPr>
      <w:r w:rsidRPr="00D75924">
        <w:rPr>
          <w:u w:val="single"/>
        </w:rPr>
        <w:t>Waiver</w:t>
      </w:r>
      <w:r>
        <w:t>.  No waiver of any condition or covenant contained in this Settlement Agreement or failure to exercise a right or remedy by any of the Parties hereto will be considered to imply or constitute a further waiver by such party of the same or any other condition, covenant, right or remedy.</w:t>
      </w:r>
    </w:p>
    <w:p w14:paraId="0D3C0924" w14:textId="77777777" w:rsidR="00D75924" w:rsidRDefault="009D5729" w:rsidP="00D75924">
      <w:pPr>
        <w:pStyle w:val="BodyText"/>
        <w:numPr>
          <w:ilvl w:val="0"/>
          <w:numId w:val="27"/>
        </w:numPr>
        <w:ind w:left="0" w:firstLine="720"/>
      </w:pPr>
      <w:r w:rsidRPr="00D75924">
        <w:rPr>
          <w:u w:val="single"/>
        </w:rPr>
        <w:t>Enforcement Action</w:t>
      </w:r>
      <w:r>
        <w:t>.  In the event that one or more of the Parties institutes any legal action or other proceeding against any other Party or Parties to enforce the provisions of this Settlement or to declare rights and/or obligations under this Settlement, the successful Party or Parties will be entitled to recover from the unsuccessful Party or Parties reasonable attorneys’ fees and costs, including expert witness fees incurred in connection with any enforcement actions.</w:t>
      </w:r>
    </w:p>
    <w:p w14:paraId="53376B31" w14:textId="77777777" w:rsidR="00D75924" w:rsidRDefault="00D75924" w:rsidP="00D75924">
      <w:pPr>
        <w:pStyle w:val="BodyText"/>
        <w:numPr>
          <w:ilvl w:val="0"/>
          <w:numId w:val="27"/>
        </w:numPr>
        <w:ind w:left="0" w:firstLine="720"/>
      </w:pPr>
      <w:r w:rsidRPr="00D75924">
        <w:rPr>
          <w:u w:val="single"/>
        </w:rPr>
        <w:t>Mutual Preparation</w:t>
      </w:r>
      <w:r>
        <w:t>.  The Parties have had a full opportunity to negotiate the terms and conditions of this Settlement Agreement.  Accordingly, this Settlement Agreement will not be const</w:t>
      </w:r>
      <w:r w:rsidR="00F51B00">
        <w:t>rued more strictly against one P</w:t>
      </w:r>
      <w:r>
        <w:t xml:space="preserve">arty than another merely by virtue of the fact that it may have </w:t>
      </w:r>
      <w:r>
        <w:lastRenderedPageBreak/>
        <w:t xml:space="preserve">been prepared by counsel for one of the Parties, it being recognized that, because of the arms-length negotiations between the Parties, all Parties have contributed to the preparation of this Settlement Agreement.  </w:t>
      </w:r>
    </w:p>
    <w:p w14:paraId="10180AB9" w14:textId="77777777" w:rsidR="00D75924" w:rsidRDefault="00D75924" w:rsidP="00D75924">
      <w:pPr>
        <w:pStyle w:val="BodyText"/>
        <w:numPr>
          <w:ilvl w:val="0"/>
          <w:numId w:val="27"/>
        </w:numPr>
        <w:ind w:left="0" w:firstLine="720"/>
      </w:pPr>
      <w:r w:rsidRPr="00D75924">
        <w:rPr>
          <w:u w:val="single"/>
        </w:rPr>
        <w:t>Representation By Counsel</w:t>
      </w:r>
      <w:r>
        <w:t>.  The Parties acknowledge that they have been represented by counsel throughout all negotiations that preceded the execution of this Settlement Agreement, and that this Settlement Agreement has been executed with the consent and advice of counsel, and reviewed in full.  Further, Plaintiff and Class Counsel warrant and represent that there are no liens on the Settlement Agreement.</w:t>
      </w:r>
    </w:p>
    <w:p w14:paraId="05601F78" w14:textId="77777777" w:rsidR="00D75924" w:rsidRDefault="00D75924" w:rsidP="00D75924">
      <w:pPr>
        <w:pStyle w:val="BodyText"/>
        <w:numPr>
          <w:ilvl w:val="0"/>
          <w:numId w:val="27"/>
        </w:numPr>
        <w:ind w:left="0" w:firstLine="720"/>
      </w:pPr>
      <w:r w:rsidRPr="00D75924">
        <w:rPr>
          <w:u w:val="single"/>
        </w:rPr>
        <w:t>All Terms Subject to Final Court Approval</w:t>
      </w:r>
      <w:r>
        <w:t>.  All amounts and procedures described in this Settlement Agreement herein will be subject to final Court approval.</w:t>
      </w:r>
    </w:p>
    <w:p w14:paraId="53A40447" w14:textId="77777777" w:rsidR="00D75924" w:rsidRDefault="00D75924" w:rsidP="00D75924">
      <w:pPr>
        <w:pStyle w:val="BodyText"/>
        <w:numPr>
          <w:ilvl w:val="0"/>
          <w:numId w:val="27"/>
        </w:numPr>
        <w:ind w:left="0" w:firstLine="720"/>
      </w:pPr>
      <w:r w:rsidRPr="00D75924">
        <w:rPr>
          <w:u w:val="single"/>
        </w:rPr>
        <w:t>Cooperation and Execution of Necessary Documents</w:t>
      </w:r>
      <w:r>
        <w:t xml:space="preserve">.  All Parties will cooperate in good faith and execute all documents to the extent reasonably necessary to effectuate the terms of this Settlement Agreement. </w:t>
      </w:r>
    </w:p>
    <w:p w14:paraId="5644EEC9" w14:textId="77777777" w:rsidR="00D75924" w:rsidRDefault="00D75924" w:rsidP="00D75924">
      <w:pPr>
        <w:pStyle w:val="BodyText"/>
        <w:numPr>
          <w:ilvl w:val="0"/>
          <w:numId w:val="27"/>
        </w:numPr>
        <w:ind w:left="0" w:firstLine="720"/>
      </w:pPr>
      <w:r w:rsidRPr="00D75924">
        <w:rPr>
          <w:u w:val="single"/>
        </w:rPr>
        <w:t>Confidentiality</w:t>
      </w:r>
      <w:r>
        <w:t xml:space="preserve">.  Plaintiff, Plaintiff’s Counsel, Class Counsel, Defendant and its counsel agree that they will not issue any press releases, initiate any contact with the press, respond to any press inquiry or have any communication with the press about the fact, amount or terms of the Settlement Agreement.  </w:t>
      </w:r>
      <w:ins w:id="17" w:author="Author" w:date="2016-07-23T12:04:00Z">
        <w:r w:rsidR="00094037">
          <w:rPr>
            <w:szCs w:val="24"/>
          </w:rPr>
          <w:t xml:space="preserve">Notwithstanding the above, Class Counsel may refer to this Settlement amount on its website or other media without directly or indirectly identifying Defendant or Defense Counsel, for purposes of their respective marketing efforts. </w:t>
        </w:r>
      </w:ins>
      <w:del w:id="18" w:author="Author" w:date="2016-07-23T12:04:00Z">
        <w:r w:rsidDel="00094037">
          <w:delText>In addition, Plaintiff, Plaintiff’s Counsel, Class Counsel, Defendant and its counsel agree that they will not engage in any advertising or distribute any marketing materials relating to the Settlement of this case, including but not limited to any postings on any websites maintained by Class Counsel.</w:delText>
        </w:r>
      </w:del>
      <w:r>
        <w:t xml:space="preserve">  Nothing in this Settlement Agreement shall limit Defendant’s ability to fulfill disclosure obligations reasonably required by law or in furtherance of business purposes, including the fulfillment of obligations stated in this Settlement Agreement</w:t>
      </w:r>
    </w:p>
    <w:p w14:paraId="2D896A70" w14:textId="77777777" w:rsidR="00D75924" w:rsidRDefault="00D75924" w:rsidP="00D75924">
      <w:pPr>
        <w:pStyle w:val="BodyText"/>
        <w:numPr>
          <w:ilvl w:val="0"/>
          <w:numId w:val="27"/>
        </w:numPr>
        <w:ind w:left="0" w:firstLine="720"/>
      </w:pPr>
      <w:r w:rsidRPr="00D75924">
        <w:rPr>
          <w:u w:val="single"/>
        </w:rPr>
        <w:t>Binding Agreement</w:t>
      </w:r>
      <w:r>
        <w:t>.  The Parties warrant that they understand and have full authority to enter into this Settlement, and further intend that this Settlement Agreement will be fully enforceable and binding on all parties, and agree that it will be admissible and subject to disclosure in any proceeding to enforce its terms.</w:t>
      </w:r>
    </w:p>
    <w:p w14:paraId="0BC5273A" w14:textId="77777777" w:rsidR="00A05806" w:rsidRDefault="00A05806" w:rsidP="00D75924">
      <w:pPr>
        <w:pStyle w:val="BodyText"/>
      </w:pPr>
    </w:p>
    <w:p w14:paraId="257E9C10" w14:textId="77777777" w:rsidR="00D75924" w:rsidRPr="00670A15" w:rsidRDefault="00D75924" w:rsidP="00D75924">
      <w:pPr>
        <w:pStyle w:val="NormalPleadingSig"/>
        <w:spacing w:after="0"/>
        <w:ind w:left="0"/>
        <w:jc w:val="center"/>
        <w:rPr>
          <w:b/>
          <w:spacing w:val="-8"/>
        </w:rPr>
      </w:pPr>
      <w:r w:rsidRPr="00670A15">
        <w:rPr>
          <w:b/>
          <w:spacing w:val="-8"/>
        </w:rPr>
        <w:t>SIGNATURES</w:t>
      </w:r>
    </w:p>
    <w:p w14:paraId="0535C9F0" w14:textId="77777777" w:rsidR="00D75924" w:rsidRPr="00670A15" w:rsidRDefault="00D75924" w:rsidP="00D75924">
      <w:pPr>
        <w:pStyle w:val="NormalPleadingSig"/>
        <w:spacing w:after="0" w:line="240" w:lineRule="auto"/>
        <w:ind w:left="0"/>
        <w:jc w:val="center"/>
        <w:rPr>
          <w:b/>
          <w:spacing w:val="-8"/>
        </w:rPr>
      </w:pPr>
    </w:p>
    <w:p w14:paraId="7B90B188" w14:textId="77777777" w:rsidR="00D75924" w:rsidRPr="00670A15" w:rsidRDefault="00D75924" w:rsidP="00D75924">
      <w:pPr>
        <w:pStyle w:val="NormalPleadingSig"/>
        <w:spacing w:after="0" w:line="240" w:lineRule="auto"/>
        <w:ind w:left="0"/>
        <w:jc w:val="center"/>
        <w:rPr>
          <w:b/>
          <w:spacing w:val="-8"/>
        </w:rPr>
      </w:pPr>
      <w:r w:rsidRPr="00670A15">
        <w:rPr>
          <w:b/>
          <w:spacing w:val="-8"/>
        </w:rPr>
        <w:t>READ CAREFULLY BEFORE SIGNING</w:t>
      </w:r>
    </w:p>
    <w:p w14:paraId="78F7BB32" w14:textId="77777777" w:rsidR="00D75924" w:rsidRPr="00670A15" w:rsidRDefault="00D75924" w:rsidP="00D75924">
      <w:pPr>
        <w:pStyle w:val="NormalPleadingSig"/>
        <w:spacing w:after="0" w:line="240" w:lineRule="auto"/>
        <w:rPr>
          <w:b/>
          <w:spacing w:val="-8"/>
        </w:rPr>
      </w:pPr>
    </w:p>
    <w:p w14:paraId="52D552B1" w14:textId="77777777" w:rsidR="00D75924" w:rsidRPr="00670A15" w:rsidRDefault="00D75924" w:rsidP="00D75924">
      <w:pPr>
        <w:pStyle w:val="NormalPleadingSig"/>
        <w:spacing w:after="0" w:line="240" w:lineRule="auto"/>
        <w:rPr>
          <w:b/>
          <w:spacing w:val="-8"/>
        </w:rPr>
      </w:pPr>
      <w:r w:rsidRPr="00670A15">
        <w:rPr>
          <w:b/>
          <w:spacing w:val="-8"/>
        </w:rPr>
        <w:t>PLAINTIFF</w:t>
      </w:r>
    </w:p>
    <w:p w14:paraId="5CD22EEF" w14:textId="77777777" w:rsidR="00D75924" w:rsidRPr="00670A15" w:rsidRDefault="00D75924" w:rsidP="00D75924">
      <w:pPr>
        <w:pStyle w:val="NormalPleadingSig"/>
        <w:spacing w:after="0" w:line="240" w:lineRule="auto"/>
        <w:rPr>
          <w:spacing w:val="-8"/>
        </w:rPr>
      </w:pPr>
    </w:p>
    <w:p w14:paraId="065F707A" w14:textId="77777777" w:rsidR="00D75924" w:rsidRPr="00670A15" w:rsidRDefault="00D75924" w:rsidP="00D75924">
      <w:pPr>
        <w:pStyle w:val="SignatureBlock"/>
        <w:tabs>
          <w:tab w:val="left" w:pos="4500"/>
          <w:tab w:val="right" w:pos="9187"/>
        </w:tabs>
        <w:spacing w:line="240" w:lineRule="auto"/>
        <w:ind w:left="0"/>
        <w:outlineLvl w:val="0"/>
        <w:rPr>
          <w:sz w:val="24"/>
          <w:u w:val="single"/>
        </w:rPr>
      </w:pPr>
      <w:r w:rsidRPr="00670A15">
        <w:rPr>
          <w:sz w:val="24"/>
        </w:rPr>
        <w:t>Dated:  _____________________</w:t>
      </w:r>
      <w:r w:rsidRPr="00670A15">
        <w:rPr>
          <w:sz w:val="24"/>
        </w:rPr>
        <w:tab/>
      </w:r>
      <w:r w:rsidRPr="00670A15">
        <w:rPr>
          <w:sz w:val="24"/>
          <w:u w:val="single"/>
        </w:rPr>
        <w:tab/>
      </w:r>
    </w:p>
    <w:p w14:paraId="166AB025" w14:textId="77777777" w:rsidR="00D75924" w:rsidRPr="00670A15" w:rsidRDefault="00D75924" w:rsidP="00D75924">
      <w:pPr>
        <w:pStyle w:val="NormalPleadingSig"/>
        <w:tabs>
          <w:tab w:val="left" w:pos="4507"/>
        </w:tabs>
        <w:spacing w:after="0" w:line="240" w:lineRule="auto"/>
        <w:ind w:left="0"/>
        <w:rPr>
          <w:spacing w:val="-8"/>
        </w:rPr>
      </w:pPr>
      <w:r w:rsidRPr="00670A15">
        <w:rPr>
          <w:spacing w:val="-8"/>
        </w:rPr>
        <w:tab/>
        <w:t xml:space="preserve">Plaintiff </w:t>
      </w:r>
      <w:r>
        <w:rPr>
          <w:spacing w:val="-8"/>
        </w:rPr>
        <w:t>Daniel Branch</w:t>
      </w:r>
    </w:p>
    <w:p w14:paraId="15F43B49" w14:textId="77777777" w:rsidR="00D75924" w:rsidRPr="00670A15" w:rsidRDefault="00D75924" w:rsidP="00D75924">
      <w:pPr>
        <w:pStyle w:val="NormalPleadingSig"/>
        <w:tabs>
          <w:tab w:val="left" w:pos="4507"/>
        </w:tabs>
        <w:spacing w:after="0" w:line="240" w:lineRule="auto"/>
        <w:ind w:left="0"/>
        <w:rPr>
          <w:spacing w:val="-8"/>
        </w:rPr>
      </w:pPr>
    </w:p>
    <w:p w14:paraId="559309B4" w14:textId="77777777" w:rsidR="00D75924" w:rsidRPr="00670A15" w:rsidRDefault="00D75924" w:rsidP="00D75924">
      <w:pPr>
        <w:pStyle w:val="NormalPleadingSig"/>
        <w:tabs>
          <w:tab w:val="left" w:pos="4507"/>
        </w:tabs>
        <w:spacing w:after="0" w:line="240" w:lineRule="auto"/>
        <w:ind w:left="0"/>
        <w:rPr>
          <w:spacing w:val="-8"/>
        </w:rPr>
      </w:pPr>
    </w:p>
    <w:p w14:paraId="04E82259" w14:textId="77777777" w:rsidR="00D75924" w:rsidRPr="00670A15" w:rsidRDefault="00D75924" w:rsidP="00D75924">
      <w:pPr>
        <w:pStyle w:val="NormalPleadingSig"/>
        <w:rPr>
          <w:b/>
          <w:spacing w:val="-8"/>
        </w:rPr>
      </w:pPr>
      <w:r>
        <w:rPr>
          <w:b/>
          <w:spacing w:val="-8"/>
        </w:rPr>
        <w:t>PM REALTY GROUP, LP</w:t>
      </w:r>
    </w:p>
    <w:p w14:paraId="587A6FA5" w14:textId="77777777" w:rsidR="00D75924" w:rsidRPr="00670A15" w:rsidRDefault="00D75924" w:rsidP="00D75924">
      <w:pPr>
        <w:pStyle w:val="SignatureBlock"/>
        <w:tabs>
          <w:tab w:val="left" w:pos="4500"/>
          <w:tab w:val="right" w:pos="9187"/>
        </w:tabs>
        <w:spacing w:line="240" w:lineRule="auto"/>
        <w:ind w:left="0"/>
        <w:outlineLvl w:val="0"/>
        <w:rPr>
          <w:sz w:val="24"/>
          <w:u w:val="single"/>
        </w:rPr>
      </w:pPr>
      <w:r w:rsidRPr="00670A15">
        <w:rPr>
          <w:sz w:val="24"/>
        </w:rPr>
        <w:t>Dated:  _____________________</w:t>
      </w:r>
      <w:r w:rsidRPr="00670A15">
        <w:rPr>
          <w:sz w:val="24"/>
        </w:rPr>
        <w:tab/>
      </w:r>
      <w:r w:rsidRPr="00670A15">
        <w:rPr>
          <w:i/>
          <w:sz w:val="24"/>
          <w:u w:val="single"/>
        </w:rPr>
        <w:tab/>
      </w:r>
    </w:p>
    <w:p w14:paraId="6C19F96F" w14:textId="77777777" w:rsidR="00D75924" w:rsidRPr="00670A15" w:rsidRDefault="00D75924" w:rsidP="00D75924">
      <w:pPr>
        <w:pStyle w:val="SignatureBlock"/>
        <w:tabs>
          <w:tab w:val="left" w:pos="4500"/>
          <w:tab w:val="right" w:pos="9187"/>
        </w:tabs>
        <w:spacing w:line="260" w:lineRule="exact"/>
        <w:ind w:left="0"/>
        <w:rPr>
          <w:sz w:val="24"/>
        </w:rPr>
      </w:pPr>
    </w:p>
    <w:p w14:paraId="3B831820" w14:textId="77777777" w:rsidR="00D75924" w:rsidRDefault="00D75924" w:rsidP="00D75924">
      <w:pPr>
        <w:pStyle w:val="SignatureBlock"/>
        <w:tabs>
          <w:tab w:val="left" w:pos="4500"/>
          <w:tab w:val="right" w:pos="9187"/>
        </w:tabs>
        <w:spacing w:line="260" w:lineRule="exact"/>
        <w:ind w:left="0"/>
        <w:rPr>
          <w:sz w:val="24"/>
        </w:rPr>
      </w:pPr>
    </w:p>
    <w:p w14:paraId="2F4166C2" w14:textId="77777777" w:rsidR="00D75924" w:rsidRPr="00670A15" w:rsidRDefault="00D75924" w:rsidP="00D75924">
      <w:pPr>
        <w:pStyle w:val="SignatureBlock"/>
        <w:tabs>
          <w:tab w:val="left" w:pos="4500"/>
          <w:tab w:val="right" w:pos="9187"/>
        </w:tabs>
        <w:spacing w:line="260" w:lineRule="exact"/>
        <w:ind w:left="0"/>
        <w:rPr>
          <w:sz w:val="24"/>
          <w:u w:val="single"/>
        </w:rPr>
      </w:pPr>
      <w:r w:rsidRPr="00670A15">
        <w:rPr>
          <w:sz w:val="24"/>
        </w:rPr>
        <w:tab/>
      </w:r>
      <w:r w:rsidRPr="00670A15">
        <w:rPr>
          <w:sz w:val="24"/>
          <w:u w:val="single"/>
        </w:rPr>
        <w:tab/>
      </w:r>
    </w:p>
    <w:p w14:paraId="7B0FDFDD" w14:textId="77777777" w:rsidR="00D75924" w:rsidRDefault="00D75924" w:rsidP="00D75924">
      <w:pPr>
        <w:pStyle w:val="SignatureBlock"/>
        <w:tabs>
          <w:tab w:val="left" w:pos="4500"/>
        </w:tabs>
        <w:spacing w:line="260" w:lineRule="exact"/>
        <w:ind w:left="4500"/>
        <w:outlineLvl w:val="0"/>
        <w:rPr>
          <w:sz w:val="24"/>
          <w:szCs w:val="16"/>
        </w:rPr>
      </w:pPr>
      <w:r w:rsidRPr="00670A15">
        <w:rPr>
          <w:sz w:val="24"/>
          <w:szCs w:val="16"/>
        </w:rPr>
        <w:t>Please Print Name of Authorized Signatory</w:t>
      </w:r>
    </w:p>
    <w:p w14:paraId="2B0C14C0" w14:textId="77777777" w:rsidR="00D75924" w:rsidRDefault="00D75924" w:rsidP="00D75924">
      <w:pPr>
        <w:pStyle w:val="SignatureBlock"/>
        <w:tabs>
          <w:tab w:val="left" w:pos="4500"/>
        </w:tabs>
        <w:spacing w:line="260" w:lineRule="exact"/>
        <w:ind w:left="4500"/>
        <w:outlineLvl w:val="0"/>
        <w:rPr>
          <w:sz w:val="24"/>
          <w:szCs w:val="16"/>
        </w:rPr>
      </w:pPr>
    </w:p>
    <w:p w14:paraId="0984E025" w14:textId="77777777" w:rsidR="00D75924" w:rsidRDefault="00D75924" w:rsidP="00D75924">
      <w:pPr>
        <w:pStyle w:val="SignatureBlock"/>
        <w:tabs>
          <w:tab w:val="left" w:pos="4500"/>
          <w:tab w:val="right" w:pos="9187"/>
        </w:tabs>
        <w:spacing w:line="260" w:lineRule="exact"/>
        <w:ind w:left="0"/>
        <w:rPr>
          <w:sz w:val="24"/>
        </w:rPr>
      </w:pPr>
    </w:p>
    <w:p w14:paraId="4997AF7A" w14:textId="77777777" w:rsidR="00D75924" w:rsidRDefault="00D75924" w:rsidP="00D75924">
      <w:pPr>
        <w:pStyle w:val="SignatureBlock"/>
        <w:tabs>
          <w:tab w:val="left" w:pos="4500"/>
          <w:tab w:val="right" w:pos="9187"/>
        </w:tabs>
        <w:spacing w:line="260" w:lineRule="exact"/>
        <w:ind w:left="0"/>
        <w:rPr>
          <w:sz w:val="24"/>
          <w:szCs w:val="16"/>
        </w:rPr>
      </w:pPr>
      <w:r w:rsidRPr="00670A15">
        <w:rPr>
          <w:sz w:val="24"/>
        </w:rPr>
        <w:tab/>
      </w:r>
    </w:p>
    <w:p w14:paraId="5B33B276" w14:textId="77777777" w:rsidR="00D75924" w:rsidRDefault="00D75924" w:rsidP="00D75924">
      <w:pPr>
        <w:pStyle w:val="PleadingBodyTextBold"/>
        <w:outlineLvl w:val="0"/>
        <w:rPr>
          <w:spacing w:val="-8"/>
          <w:sz w:val="24"/>
        </w:rPr>
      </w:pPr>
      <w:r w:rsidRPr="00670A15">
        <w:rPr>
          <w:spacing w:val="-8"/>
          <w:sz w:val="24"/>
        </w:rPr>
        <w:t>APPROVED AS TO FORM</w:t>
      </w:r>
    </w:p>
    <w:p w14:paraId="69523C38" w14:textId="77777777" w:rsidR="00D75924" w:rsidRPr="00670A15" w:rsidRDefault="00D75924" w:rsidP="00D75924">
      <w:pPr>
        <w:pStyle w:val="PleadingBodyTextBold"/>
        <w:outlineLvl w:val="0"/>
        <w:rPr>
          <w:spacing w:val="-8"/>
          <w:sz w:val="24"/>
        </w:rPr>
      </w:pPr>
    </w:p>
    <w:p w14:paraId="12DD2B01" w14:textId="77777777" w:rsidR="00D75924" w:rsidRPr="00670A15" w:rsidRDefault="00D75924" w:rsidP="00D75924">
      <w:pPr>
        <w:pStyle w:val="NormalPleadingSig"/>
        <w:spacing w:after="0" w:line="240" w:lineRule="auto"/>
        <w:outlineLvl w:val="0"/>
        <w:rPr>
          <w:b/>
          <w:spacing w:val="-8"/>
        </w:rPr>
      </w:pPr>
      <w:r>
        <w:rPr>
          <w:b/>
          <w:spacing w:val="-8"/>
        </w:rPr>
        <w:t>MAHONEY LAW GROUP, APC</w:t>
      </w:r>
    </w:p>
    <w:p w14:paraId="49C7861A" w14:textId="77777777" w:rsidR="00D75924" w:rsidRPr="00670A15" w:rsidRDefault="00D75924" w:rsidP="00D75924">
      <w:pPr>
        <w:pStyle w:val="NormalPleadingSig"/>
        <w:spacing w:after="0" w:line="240" w:lineRule="auto"/>
        <w:outlineLvl w:val="0"/>
        <w:rPr>
          <w:b/>
          <w:spacing w:val="-8"/>
        </w:rPr>
      </w:pPr>
    </w:p>
    <w:p w14:paraId="06706AE4" w14:textId="77777777" w:rsidR="00D75924" w:rsidRPr="00670A15" w:rsidRDefault="00D75924" w:rsidP="00D75924">
      <w:pPr>
        <w:pStyle w:val="SignatureBlock"/>
        <w:tabs>
          <w:tab w:val="left" w:pos="4500"/>
          <w:tab w:val="right" w:pos="9187"/>
        </w:tabs>
        <w:spacing w:line="240" w:lineRule="auto"/>
        <w:ind w:left="0"/>
        <w:rPr>
          <w:sz w:val="24"/>
          <w:u w:val="single"/>
        </w:rPr>
      </w:pPr>
      <w:r w:rsidRPr="00670A15">
        <w:rPr>
          <w:sz w:val="24"/>
        </w:rPr>
        <w:t>Dated:  _____________________</w:t>
      </w:r>
      <w:r w:rsidRPr="00670A15">
        <w:rPr>
          <w:sz w:val="24"/>
        </w:rPr>
        <w:tab/>
      </w:r>
      <w:r w:rsidRPr="00670A15">
        <w:rPr>
          <w:sz w:val="24"/>
          <w:u w:val="single"/>
        </w:rPr>
        <w:tab/>
      </w:r>
    </w:p>
    <w:p w14:paraId="21C15F55" w14:textId="77777777" w:rsidR="00D75924" w:rsidRDefault="00D75924" w:rsidP="00D75924">
      <w:pPr>
        <w:pStyle w:val="SignatureBlock"/>
        <w:tabs>
          <w:tab w:val="left" w:pos="4500"/>
        </w:tabs>
        <w:spacing w:line="240" w:lineRule="auto"/>
        <w:ind w:left="0"/>
        <w:outlineLvl w:val="0"/>
        <w:rPr>
          <w:ins w:id="19" w:author="Author" w:date="2016-07-23T12:05:00Z"/>
          <w:sz w:val="24"/>
        </w:rPr>
      </w:pPr>
      <w:r w:rsidRPr="00670A15">
        <w:rPr>
          <w:sz w:val="24"/>
        </w:rPr>
        <w:tab/>
      </w:r>
      <w:r>
        <w:rPr>
          <w:sz w:val="24"/>
        </w:rPr>
        <w:t>Kevin Mahoney</w:t>
      </w:r>
    </w:p>
    <w:p w14:paraId="127303B1" w14:textId="77777777" w:rsidR="00094037" w:rsidRDefault="00094037" w:rsidP="00D75924">
      <w:pPr>
        <w:pStyle w:val="SignatureBlock"/>
        <w:tabs>
          <w:tab w:val="left" w:pos="4500"/>
        </w:tabs>
        <w:spacing w:line="240" w:lineRule="auto"/>
        <w:ind w:left="0"/>
        <w:outlineLvl w:val="0"/>
        <w:rPr>
          <w:sz w:val="24"/>
        </w:rPr>
      </w:pPr>
      <w:ins w:id="20" w:author="Author" w:date="2016-07-23T12:06:00Z">
        <w:r>
          <w:rPr>
            <w:sz w:val="24"/>
          </w:rPr>
          <w:tab/>
          <w:t>Treana Allen</w:t>
        </w:r>
      </w:ins>
      <w:bookmarkStart w:id="21" w:name="_GoBack"/>
      <w:bookmarkEnd w:id="21"/>
    </w:p>
    <w:p w14:paraId="61615F89" w14:textId="77777777" w:rsidR="00D75924" w:rsidRPr="00670A15" w:rsidRDefault="00D75924" w:rsidP="00D75924">
      <w:pPr>
        <w:pStyle w:val="SignatureBlock"/>
        <w:tabs>
          <w:tab w:val="left" w:pos="4500"/>
        </w:tabs>
        <w:spacing w:line="240" w:lineRule="auto"/>
        <w:ind w:left="0"/>
        <w:outlineLvl w:val="0"/>
        <w:rPr>
          <w:sz w:val="24"/>
        </w:rPr>
      </w:pPr>
      <w:r>
        <w:rPr>
          <w:sz w:val="24"/>
        </w:rPr>
        <w:tab/>
        <w:t>Attorneys for Plaintiffs and the Class</w:t>
      </w:r>
    </w:p>
    <w:p w14:paraId="6F9AFA7C" w14:textId="77777777" w:rsidR="00D75924" w:rsidRPr="00670A15" w:rsidRDefault="00D75924" w:rsidP="00D75924">
      <w:pPr>
        <w:pStyle w:val="SignatureBlock"/>
        <w:tabs>
          <w:tab w:val="left" w:pos="4500"/>
        </w:tabs>
        <w:spacing w:line="240" w:lineRule="auto"/>
        <w:ind w:left="0"/>
        <w:outlineLvl w:val="0"/>
        <w:rPr>
          <w:sz w:val="24"/>
        </w:rPr>
      </w:pPr>
    </w:p>
    <w:p w14:paraId="27886095" w14:textId="77777777" w:rsidR="00D75924" w:rsidRPr="00670A15" w:rsidRDefault="00D75924" w:rsidP="00D75924">
      <w:pPr>
        <w:pStyle w:val="SignatureBlock"/>
        <w:tabs>
          <w:tab w:val="left" w:pos="4500"/>
        </w:tabs>
        <w:spacing w:line="240" w:lineRule="auto"/>
        <w:ind w:left="4500"/>
        <w:rPr>
          <w:b/>
          <w:sz w:val="24"/>
        </w:rPr>
      </w:pPr>
      <w:r w:rsidRPr="00670A15">
        <w:rPr>
          <w:b/>
          <w:sz w:val="24"/>
        </w:rPr>
        <w:t>LITTLER MENDELSON, P.C.</w:t>
      </w:r>
    </w:p>
    <w:p w14:paraId="35EDFF95" w14:textId="77777777" w:rsidR="00D75924" w:rsidRPr="00670A15" w:rsidRDefault="00D75924" w:rsidP="00D75924">
      <w:pPr>
        <w:pStyle w:val="SignatureBlock"/>
        <w:tabs>
          <w:tab w:val="left" w:pos="4500"/>
        </w:tabs>
        <w:spacing w:line="240" w:lineRule="auto"/>
        <w:ind w:left="4500"/>
        <w:rPr>
          <w:sz w:val="24"/>
        </w:rPr>
      </w:pPr>
    </w:p>
    <w:p w14:paraId="0672CD9A" w14:textId="77777777" w:rsidR="00D75924" w:rsidRPr="00670A15" w:rsidRDefault="00D75924" w:rsidP="00D75924">
      <w:pPr>
        <w:pStyle w:val="SignatureBlock"/>
        <w:tabs>
          <w:tab w:val="left" w:pos="4500"/>
          <w:tab w:val="right" w:pos="9187"/>
        </w:tabs>
        <w:spacing w:line="240" w:lineRule="auto"/>
        <w:ind w:left="0"/>
        <w:rPr>
          <w:sz w:val="24"/>
          <w:u w:val="single"/>
        </w:rPr>
      </w:pPr>
      <w:r w:rsidRPr="00670A15">
        <w:rPr>
          <w:sz w:val="24"/>
        </w:rPr>
        <w:t>Dated:  _____________________</w:t>
      </w:r>
      <w:r w:rsidRPr="00670A15">
        <w:rPr>
          <w:sz w:val="24"/>
        </w:rPr>
        <w:tab/>
      </w:r>
      <w:r w:rsidRPr="00670A15">
        <w:rPr>
          <w:sz w:val="24"/>
          <w:u w:val="single"/>
        </w:rPr>
        <w:tab/>
      </w:r>
    </w:p>
    <w:p w14:paraId="7D463195" w14:textId="77777777" w:rsidR="00D75924" w:rsidRPr="00670A15" w:rsidRDefault="00D75924" w:rsidP="00D75924">
      <w:pPr>
        <w:pStyle w:val="SignatureBlock"/>
        <w:tabs>
          <w:tab w:val="left" w:pos="4500"/>
        </w:tabs>
        <w:spacing w:line="240" w:lineRule="auto"/>
        <w:ind w:left="0"/>
        <w:outlineLvl w:val="0"/>
        <w:rPr>
          <w:sz w:val="24"/>
        </w:rPr>
      </w:pPr>
      <w:r w:rsidRPr="00670A15">
        <w:rPr>
          <w:sz w:val="24"/>
        </w:rPr>
        <w:tab/>
      </w:r>
      <w:r>
        <w:rPr>
          <w:sz w:val="24"/>
        </w:rPr>
        <w:t xml:space="preserve">Keith A. Jacoby </w:t>
      </w:r>
    </w:p>
    <w:p w14:paraId="08E91A84" w14:textId="77777777" w:rsidR="00D75924" w:rsidRDefault="00D75924" w:rsidP="00D75924">
      <w:pPr>
        <w:pStyle w:val="SignatureBlock"/>
        <w:tabs>
          <w:tab w:val="left" w:pos="4500"/>
        </w:tabs>
        <w:spacing w:line="240" w:lineRule="auto"/>
        <w:ind w:left="0"/>
        <w:outlineLvl w:val="0"/>
        <w:rPr>
          <w:sz w:val="24"/>
        </w:rPr>
      </w:pPr>
      <w:r>
        <w:rPr>
          <w:sz w:val="24"/>
        </w:rPr>
        <w:tab/>
        <w:t>Elizabeth Nguyen</w:t>
      </w:r>
    </w:p>
    <w:p w14:paraId="71AAF751" w14:textId="77777777" w:rsidR="00D75924" w:rsidRDefault="00D75924" w:rsidP="00D75924">
      <w:pPr>
        <w:pStyle w:val="SignatureBlock"/>
        <w:tabs>
          <w:tab w:val="left" w:pos="4500"/>
        </w:tabs>
        <w:spacing w:line="240" w:lineRule="auto"/>
        <w:ind w:left="0"/>
        <w:outlineLvl w:val="0"/>
        <w:rPr>
          <w:sz w:val="24"/>
        </w:rPr>
      </w:pPr>
      <w:r>
        <w:rPr>
          <w:sz w:val="24"/>
        </w:rPr>
        <w:tab/>
        <w:t>Haven A. Claytor</w:t>
      </w:r>
    </w:p>
    <w:p w14:paraId="46DED590" w14:textId="77777777" w:rsidR="00D75924" w:rsidRDefault="00D75924" w:rsidP="00D75924">
      <w:pPr>
        <w:pStyle w:val="SignatureBlock"/>
        <w:tabs>
          <w:tab w:val="left" w:pos="4500"/>
        </w:tabs>
        <w:spacing w:line="240" w:lineRule="auto"/>
        <w:ind w:left="0"/>
        <w:outlineLvl w:val="0"/>
        <w:rPr>
          <w:sz w:val="24"/>
        </w:rPr>
      </w:pPr>
      <w:r>
        <w:rPr>
          <w:sz w:val="24"/>
        </w:rPr>
        <w:tab/>
        <w:t xml:space="preserve">Ian T. Maher </w:t>
      </w:r>
    </w:p>
    <w:p w14:paraId="6DB3C7F5" w14:textId="77777777" w:rsidR="00D75924" w:rsidRDefault="00D75924" w:rsidP="00D75924">
      <w:pPr>
        <w:pStyle w:val="SignatureBlock"/>
        <w:tabs>
          <w:tab w:val="left" w:pos="4500"/>
        </w:tabs>
        <w:spacing w:line="240" w:lineRule="auto"/>
        <w:ind w:left="0"/>
        <w:outlineLvl w:val="0"/>
      </w:pPr>
      <w:r>
        <w:rPr>
          <w:sz w:val="24"/>
        </w:rPr>
        <w:tab/>
        <w:t>Attorneys for Defendant</w:t>
      </w:r>
    </w:p>
    <w:p w14:paraId="250AE942" w14:textId="77777777" w:rsidR="00D75924" w:rsidRDefault="00D75924" w:rsidP="00D75924">
      <w:pPr>
        <w:pStyle w:val="BodyText"/>
      </w:pPr>
    </w:p>
    <w:p w14:paraId="2EA34824" w14:textId="77777777" w:rsidR="00300D8E" w:rsidRDefault="00300D8E"/>
    <w:p w14:paraId="49136BA3" w14:textId="77777777" w:rsidR="00927815" w:rsidRDefault="00927815" w:rsidP="008A131A">
      <w:pPr>
        <w:spacing w:line="200" w:lineRule="exact"/>
      </w:pPr>
    </w:p>
    <w:p w14:paraId="09152EE6" w14:textId="77777777" w:rsidR="004F2097" w:rsidRDefault="004F2097" w:rsidP="00D14EF0">
      <w:pPr>
        <w:spacing w:line="200" w:lineRule="exact"/>
      </w:pPr>
    </w:p>
    <w:p w14:paraId="0CB4E980" w14:textId="77777777" w:rsidR="00D14EF0" w:rsidRDefault="00D14EF0" w:rsidP="004262A3">
      <w:pPr>
        <w:spacing w:line="200" w:lineRule="exact"/>
      </w:pPr>
    </w:p>
    <w:p w14:paraId="136E92F8" w14:textId="77777777" w:rsidR="004262A3" w:rsidRDefault="004262A3" w:rsidP="00F32262">
      <w:pPr>
        <w:spacing w:line="200" w:lineRule="exact"/>
      </w:pPr>
    </w:p>
    <w:p w14:paraId="1408E1CE" w14:textId="77777777" w:rsidR="00F32262" w:rsidRDefault="00F32262" w:rsidP="00F32262">
      <w:pPr>
        <w:spacing w:line="200" w:lineRule="exact"/>
      </w:pPr>
      <w:r w:rsidRPr="00F32262">
        <w:rPr>
          <w:rStyle w:val="zzmpTrailerItem"/>
        </w:rPr>
        <w:t>Firmwide:141672280.3 084382.1001</w:t>
      </w:r>
      <w:r w:rsidRPr="00F32262">
        <w:t xml:space="preserve"> </w:t>
      </w:r>
    </w:p>
    <w:sectPr w:rsidR="00F32262" w:rsidSect="00C169CF">
      <w:headerReference w:type="default" r:id="rId16"/>
      <w:footerReference w:type="default" r:id="rId17"/>
      <w:headerReference w:type="first" r:id="rId18"/>
      <w:footerReference w:type="first" r:id="rId19"/>
      <w:pgSz w:w="12240" w:h="15840"/>
      <w:pgMar w:top="-1325" w:right="720" w:bottom="720" w:left="1800" w:header="432" w:footer="360" w:gutter="0"/>
      <w:pgNumType w:start="1"/>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Author" w:date="2016-07-23T11:24:00Z" w:initials="A">
    <w:p w14:paraId="7DA4537A" w14:textId="77777777" w:rsidR="00777B45" w:rsidRDefault="00777B45">
      <w:pPr>
        <w:pStyle w:val="CommentText"/>
      </w:pPr>
      <w:r>
        <w:rPr>
          <w:rStyle w:val="CommentReference"/>
        </w:rPr>
        <w:annotationRef/>
      </w:r>
      <w:r>
        <w:t>Keith I would propose utilizing Phoenix Settlement Adminstrators</w:t>
      </w:r>
    </w:p>
  </w:comment>
  <w:comment w:id="5" w:author="Author" w:date="2016-07-23T11:41:00Z" w:initials="A">
    <w:p w14:paraId="24236F60" w14:textId="77777777" w:rsidR="00CF60F4" w:rsidRDefault="00CF60F4">
      <w:pPr>
        <w:pStyle w:val="CommentText"/>
      </w:pPr>
      <w:r>
        <w:rPr>
          <w:rStyle w:val="CommentReference"/>
        </w:rPr>
        <w:annotationRef/>
      </w:r>
      <w:r>
        <w:t>I prefer that the enhancement be paid in the first installment.</w:t>
      </w:r>
    </w:p>
  </w:comment>
  <w:comment w:id="6" w:author="Author" w:date="2016-07-23T11:44:00Z" w:initials="A">
    <w:p w14:paraId="7E7479AE" w14:textId="77777777" w:rsidR="00CF60F4" w:rsidRDefault="00CF60F4">
      <w:pPr>
        <w:pStyle w:val="CommentText"/>
      </w:pPr>
      <w:r>
        <w:rPr>
          <w:rStyle w:val="CommentReference"/>
        </w:rPr>
        <w:annotationRef/>
      </w:r>
      <w:r>
        <w:t>Why are these people getting an extra 10 points?</w:t>
      </w:r>
    </w:p>
  </w:comment>
  <w:comment w:id="11" w:author="Author" w:date="2016-07-23T11:51:00Z" w:initials="A">
    <w:p w14:paraId="556D172C" w14:textId="77777777" w:rsidR="00823C90" w:rsidRDefault="00823C90">
      <w:pPr>
        <w:pStyle w:val="CommentText"/>
      </w:pPr>
      <w:r>
        <w:rPr>
          <w:rStyle w:val="CommentReference"/>
        </w:rPr>
        <w:annotationRef/>
      </w:r>
      <w:r>
        <w:t>Can’t force them to be bound under FLSA, so we need to change this language to let that be know</w:t>
      </w:r>
    </w:p>
  </w:comment>
  <w:comment w:id="15" w:author="Author" w:date="2016-07-23T11:55:00Z" w:initials="A">
    <w:p w14:paraId="551EE2B4" w14:textId="77777777" w:rsidR="00823C90" w:rsidRDefault="00823C90">
      <w:pPr>
        <w:pStyle w:val="CommentText"/>
      </w:pPr>
      <w:r>
        <w:rPr>
          <w:rStyle w:val="CommentReference"/>
        </w:rPr>
        <w:annotationRef/>
      </w:r>
      <w:r>
        <w:t>I know a lot of the judges at CCW do not want to be bothered and want to make the objection process easier by having the class member’s objection go to the administrator.  We may want to include that they can file it with the Admin or simply state that it goes to the admin</w:t>
      </w:r>
    </w:p>
  </w:comment>
  <w:comment w:id="16" w:author="Author" w:date="2016-07-23T11:57:00Z" w:initials="A">
    <w:p w14:paraId="1CEBE690" w14:textId="77777777" w:rsidR="00823C90" w:rsidRDefault="00823C90">
      <w:pPr>
        <w:pStyle w:val="CommentText"/>
      </w:pPr>
      <w:r>
        <w:rPr>
          <w:rStyle w:val="CommentReference"/>
        </w:rPr>
        <w:annotationRef/>
      </w:r>
      <w:r>
        <w:t>Judges will let them appear at the final hearing and object even without a brief.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DA4537A" w15:done="0"/>
  <w15:commentEx w15:paraId="24236F60" w15:done="0"/>
  <w15:commentEx w15:paraId="7E7479AE" w15:done="0"/>
  <w15:commentEx w15:paraId="556D172C" w15:done="0"/>
  <w15:commentEx w15:paraId="551EE2B4" w15:done="0"/>
  <w15:commentEx w15:paraId="1CEBE690"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0D5543" w14:textId="77777777" w:rsidR="00D758C5" w:rsidRDefault="00D758C5" w:rsidP="00C169CF">
      <w:pPr>
        <w:spacing w:line="240" w:lineRule="auto"/>
      </w:pPr>
      <w:r>
        <w:separator/>
      </w:r>
    </w:p>
  </w:endnote>
  <w:endnote w:type="continuationSeparator" w:id="0">
    <w:p w14:paraId="54CBDA86" w14:textId="77777777" w:rsidR="00D758C5" w:rsidRDefault="00D758C5" w:rsidP="00C169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1FF53" w14:textId="77777777" w:rsidR="00F32262" w:rsidRDefault="00F322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4032"/>
      <w:gridCol w:w="1555"/>
      <w:gridCol w:w="4241"/>
    </w:tblGrid>
    <w:tr w:rsidR="00D75924" w14:paraId="472AA098" w14:textId="77777777">
      <w:trPr>
        <w:cantSplit/>
        <w:trHeight w:val="320"/>
      </w:trPr>
      <w:tc>
        <w:tcPr>
          <w:tcW w:w="4032" w:type="dxa"/>
          <w:tcBorders>
            <w:bottom w:val="single" w:sz="4" w:space="0" w:color="auto"/>
          </w:tcBorders>
        </w:tcPr>
        <w:p w14:paraId="011FCA70" w14:textId="77777777" w:rsidR="00D75924" w:rsidRDefault="00D75924" w:rsidP="00C169CF">
          <w:pPr>
            <w:pStyle w:val="Footer"/>
          </w:pPr>
        </w:p>
      </w:tc>
      <w:tc>
        <w:tcPr>
          <w:tcW w:w="1555" w:type="dxa"/>
          <w:tcBorders>
            <w:bottom w:val="single" w:sz="4" w:space="0" w:color="auto"/>
          </w:tcBorders>
        </w:tcPr>
        <w:p w14:paraId="3BA5DBEA" w14:textId="77777777" w:rsidR="00D75924" w:rsidRDefault="00D75924" w:rsidP="00C169CF">
          <w:pPr>
            <w:jc w:val="center"/>
            <w:rPr>
              <w:rStyle w:val="PageNumber"/>
            </w:rPr>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w:t>
          </w:r>
        </w:p>
      </w:tc>
      <w:tc>
        <w:tcPr>
          <w:tcW w:w="4241" w:type="dxa"/>
          <w:tcBorders>
            <w:bottom w:val="single" w:sz="4" w:space="0" w:color="auto"/>
          </w:tcBorders>
        </w:tcPr>
        <w:p w14:paraId="64F286CF" w14:textId="77777777" w:rsidR="00D75924" w:rsidRDefault="00D75924" w:rsidP="00D75924">
          <w:pPr>
            <w:pStyle w:val="Footer"/>
          </w:pPr>
        </w:p>
      </w:tc>
    </w:tr>
    <w:tr w:rsidR="00D75924" w14:paraId="7A9DA12F" w14:textId="77777777">
      <w:trPr>
        <w:cantSplit/>
        <w:trHeight w:val="317"/>
      </w:trPr>
      <w:tc>
        <w:tcPr>
          <w:tcW w:w="9828" w:type="dxa"/>
          <w:gridSpan w:val="3"/>
          <w:vAlign w:val="center"/>
        </w:tcPr>
        <w:p w14:paraId="495FC88D" w14:textId="77777777" w:rsidR="00D75924" w:rsidRDefault="00D75924" w:rsidP="00C169CF">
          <w:pPr>
            <w:pStyle w:val="FooterDocumentTitle"/>
          </w:pPr>
          <w:r w:rsidRPr="00C169CF">
            <w:t>CAPTION</w:t>
          </w:r>
          <w:r>
            <w:t> </w:t>
          </w:r>
        </w:p>
      </w:tc>
    </w:tr>
  </w:tbl>
  <w:p w14:paraId="0C3D91B9" w14:textId="77777777" w:rsidR="00D75924" w:rsidRPr="00C169CF" w:rsidRDefault="00D75924" w:rsidP="00C169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4032"/>
      <w:gridCol w:w="1555"/>
      <w:gridCol w:w="4241"/>
    </w:tblGrid>
    <w:tr w:rsidR="00D75924" w14:paraId="6B260793" w14:textId="77777777">
      <w:trPr>
        <w:cantSplit/>
        <w:trHeight w:val="320"/>
      </w:trPr>
      <w:tc>
        <w:tcPr>
          <w:tcW w:w="4032" w:type="dxa"/>
          <w:tcBorders>
            <w:bottom w:val="single" w:sz="4" w:space="0" w:color="auto"/>
          </w:tcBorders>
        </w:tcPr>
        <w:p w14:paraId="47590091" w14:textId="77777777" w:rsidR="00D75924" w:rsidRDefault="00D75924" w:rsidP="00C169CF">
          <w:pPr>
            <w:pStyle w:val="Footer"/>
          </w:pPr>
        </w:p>
      </w:tc>
      <w:tc>
        <w:tcPr>
          <w:tcW w:w="1555" w:type="dxa"/>
          <w:tcBorders>
            <w:bottom w:val="single" w:sz="4" w:space="0" w:color="auto"/>
          </w:tcBorders>
        </w:tcPr>
        <w:p w14:paraId="3C77926B" w14:textId="77777777" w:rsidR="00D75924" w:rsidRPr="00C169CF" w:rsidRDefault="00D75924">
          <w:pPr>
            <w:jc w:val="center"/>
            <w:rPr>
              <w:rStyle w:val="PageNumber"/>
            </w:rPr>
          </w:pPr>
        </w:p>
      </w:tc>
      <w:tc>
        <w:tcPr>
          <w:tcW w:w="4241" w:type="dxa"/>
          <w:tcBorders>
            <w:bottom w:val="single" w:sz="4" w:space="0" w:color="auto"/>
          </w:tcBorders>
        </w:tcPr>
        <w:p w14:paraId="5238E13F" w14:textId="77777777" w:rsidR="00D75924" w:rsidRDefault="00D75924" w:rsidP="00D75924">
          <w:pPr>
            <w:pStyle w:val="Footer"/>
          </w:pPr>
        </w:p>
      </w:tc>
    </w:tr>
    <w:tr w:rsidR="00D75924" w14:paraId="139E1C22" w14:textId="77777777">
      <w:trPr>
        <w:cantSplit/>
        <w:trHeight w:val="317"/>
      </w:trPr>
      <w:tc>
        <w:tcPr>
          <w:tcW w:w="9828" w:type="dxa"/>
          <w:gridSpan w:val="3"/>
          <w:vAlign w:val="center"/>
        </w:tcPr>
        <w:p w14:paraId="2CFD7C81" w14:textId="77777777" w:rsidR="00D75924" w:rsidRDefault="00D75924" w:rsidP="00AE1BC9">
          <w:pPr>
            <w:pStyle w:val="FooterDocumentTitle"/>
          </w:pPr>
          <w:r>
            <w:t>JOINT</w:t>
          </w:r>
          <w:r w:rsidRPr="00A05806">
            <w:t xml:space="preserve"> </w:t>
          </w:r>
          <w:r>
            <w:t>stipulation of class action settlement and release </w:t>
          </w:r>
        </w:p>
      </w:tc>
    </w:tr>
  </w:tbl>
  <w:p w14:paraId="33AA11D4" w14:textId="77777777" w:rsidR="00D75924" w:rsidRPr="00C169CF" w:rsidRDefault="00D75924" w:rsidP="00C169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4032"/>
      <w:gridCol w:w="1555"/>
      <w:gridCol w:w="4241"/>
    </w:tblGrid>
    <w:tr w:rsidR="00D75924" w14:paraId="41FEF97E" w14:textId="77777777">
      <w:trPr>
        <w:cantSplit/>
        <w:trHeight w:val="320"/>
      </w:trPr>
      <w:tc>
        <w:tcPr>
          <w:tcW w:w="4032" w:type="dxa"/>
          <w:tcBorders>
            <w:bottom w:val="single" w:sz="4" w:space="0" w:color="auto"/>
          </w:tcBorders>
        </w:tcPr>
        <w:p w14:paraId="269E3210" w14:textId="77777777" w:rsidR="00D75924" w:rsidRDefault="00D75924" w:rsidP="00C169CF">
          <w:pPr>
            <w:pStyle w:val="Footer"/>
          </w:pPr>
        </w:p>
      </w:tc>
      <w:tc>
        <w:tcPr>
          <w:tcW w:w="1555" w:type="dxa"/>
          <w:tcBorders>
            <w:bottom w:val="single" w:sz="4" w:space="0" w:color="auto"/>
          </w:tcBorders>
        </w:tcPr>
        <w:p w14:paraId="1DF3465D" w14:textId="0A403FCB" w:rsidR="00D75924" w:rsidRDefault="00D75924" w:rsidP="00C169CF">
          <w:pPr>
            <w:jc w:val="center"/>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094037">
            <w:rPr>
              <w:rStyle w:val="PageNumber"/>
              <w:noProof/>
            </w:rPr>
            <w:t>27</w:t>
          </w:r>
          <w:r>
            <w:rPr>
              <w:rStyle w:val="PageNumber"/>
            </w:rPr>
            <w:fldChar w:fldCharType="end"/>
          </w:r>
          <w:r>
            <w:rPr>
              <w:rStyle w:val="PageNumber"/>
            </w:rPr>
            <w:t>.</w:t>
          </w:r>
        </w:p>
      </w:tc>
      <w:tc>
        <w:tcPr>
          <w:tcW w:w="4241" w:type="dxa"/>
          <w:tcBorders>
            <w:bottom w:val="single" w:sz="4" w:space="0" w:color="auto"/>
          </w:tcBorders>
        </w:tcPr>
        <w:p w14:paraId="18DF1A41" w14:textId="77777777" w:rsidR="00D75924" w:rsidRDefault="00D75924" w:rsidP="00D75924">
          <w:pPr>
            <w:pStyle w:val="Footer"/>
          </w:pPr>
        </w:p>
      </w:tc>
    </w:tr>
    <w:tr w:rsidR="00D75924" w14:paraId="0203823F" w14:textId="77777777">
      <w:trPr>
        <w:cantSplit/>
        <w:trHeight w:val="317"/>
      </w:trPr>
      <w:tc>
        <w:tcPr>
          <w:tcW w:w="9828" w:type="dxa"/>
          <w:gridSpan w:val="3"/>
          <w:vAlign w:val="center"/>
        </w:tcPr>
        <w:p w14:paraId="6DB6345B" w14:textId="77777777" w:rsidR="00D75924" w:rsidRDefault="00D75924" w:rsidP="00F32D80">
          <w:pPr>
            <w:pStyle w:val="FooterDocumentTitle"/>
          </w:pPr>
          <w:r w:rsidRPr="00AE1BC9">
            <w:t>JOINT STIPULATION OF CLASS ACTION SETTLEMENT AND RELEASE</w:t>
          </w:r>
        </w:p>
      </w:tc>
    </w:tr>
  </w:tbl>
  <w:p w14:paraId="5BA84FAD" w14:textId="77777777" w:rsidR="00D75924" w:rsidRPr="00C169CF" w:rsidRDefault="00D75924" w:rsidP="00C169C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000" w:firstRow="0" w:lastRow="0" w:firstColumn="0" w:lastColumn="0" w:noHBand="0" w:noVBand="0"/>
    </w:tblPr>
    <w:tblGrid>
      <w:gridCol w:w="4032"/>
      <w:gridCol w:w="1555"/>
      <w:gridCol w:w="4241"/>
    </w:tblGrid>
    <w:tr w:rsidR="00D75924" w14:paraId="7C93B4B5" w14:textId="77777777">
      <w:trPr>
        <w:cantSplit/>
        <w:trHeight w:val="320"/>
      </w:trPr>
      <w:tc>
        <w:tcPr>
          <w:tcW w:w="4032" w:type="dxa"/>
          <w:tcBorders>
            <w:bottom w:val="single" w:sz="4" w:space="0" w:color="auto"/>
          </w:tcBorders>
        </w:tcPr>
        <w:p w14:paraId="42007562" w14:textId="77777777" w:rsidR="00D75924" w:rsidRDefault="00D75924" w:rsidP="00D75924">
          <w:pPr>
            <w:pStyle w:val="Footer"/>
          </w:pPr>
        </w:p>
      </w:tc>
      <w:tc>
        <w:tcPr>
          <w:tcW w:w="1555" w:type="dxa"/>
          <w:tcBorders>
            <w:bottom w:val="single" w:sz="4" w:space="0" w:color="auto"/>
          </w:tcBorders>
        </w:tcPr>
        <w:p w14:paraId="26A413F5" w14:textId="77777777" w:rsidR="00D75924" w:rsidRPr="00C169CF" w:rsidRDefault="00D75924">
          <w:pPr>
            <w:jc w:val="center"/>
            <w:rPr>
              <w:rStyle w:val="PageNumber"/>
            </w:rPr>
          </w:pPr>
        </w:p>
      </w:tc>
      <w:tc>
        <w:tcPr>
          <w:tcW w:w="4241" w:type="dxa"/>
          <w:tcBorders>
            <w:bottom w:val="single" w:sz="4" w:space="0" w:color="auto"/>
          </w:tcBorders>
        </w:tcPr>
        <w:p w14:paraId="7F9E724B" w14:textId="77777777" w:rsidR="00D75924" w:rsidRDefault="00D75924" w:rsidP="00D75924">
          <w:pPr>
            <w:pStyle w:val="Footer"/>
          </w:pPr>
        </w:p>
      </w:tc>
    </w:tr>
    <w:tr w:rsidR="00D75924" w14:paraId="14DF23E4" w14:textId="77777777">
      <w:trPr>
        <w:cantSplit/>
        <w:trHeight w:val="317"/>
      </w:trPr>
      <w:tc>
        <w:tcPr>
          <w:tcW w:w="9828" w:type="dxa"/>
          <w:gridSpan w:val="3"/>
          <w:vAlign w:val="center"/>
        </w:tcPr>
        <w:p w14:paraId="4988818F" w14:textId="77777777" w:rsidR="00D75924" w:rsidRDefault="00D75924" w:rsidP="00C169CF">
          <w:pPr>
            <w:pStyle w:val="FooterDocumentTitle"/>
          </w:pPr>
          <w:r w:rsidRPr="00C169CF">
            <w:t>CAPTION</w:t>
          </w:r>
          <w:r>
            <w:t> </w:t>
          </w:r>
        </w:p>
      </w:tc>
    </w:tr>
  </w:tbl>
  <w:p w14:paraId="4F70AC9B" w14:textId="77777777" w:rsidR="00D75924" w:rsidRPr="00C169CF" w:rsidRDefault="00D75924" w:rsidP="00C16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08EEF" w14:textId="77777777" w:rsidR="00D758C5" w:rsidRDefault="00D758C5" w:rsidP="00C169CF">
      <w:pPr>
        <w:spacing w:line="240" w:lineRule="auto"/>
      </w:pPr>
      <w:r>
        <w:separator/>
      </w:r>
    </w:p>
  </w:footnote>
  <w:footnote w:type="continuationSeparator" w:id="0">
    <w:p w14:paraId="2858D907" w14:textId="77777777" w:rsidR="00D758C5" w:rsidRDefault="00D758C5" w:rsidP="00C169CF">
      <w:pPr>
        <w:spacing w:line="240" w:lineRule="auto"/>
      </w:pPr>
      <w:r>
        <w:continuationSeparator/>
      </w:r>
    </w:p>
  </w:footnote>
  <w:footnote w:id="1">
    <w:p w14:paraId="38948818" w14:textId="77777777" w:rsidR="00823C90" w:rsidRDefault="00823C90">
      <w:pPr>
        <w:pStyle w:val="FootnoteText"/>
      </w:pPr>
      <w:ins w:id="13" w:author="Author" w:date="2016-07-23T11:52:00Z">
        <w:r>
          <w:rPr>
            <w:rStyle w:val="FootnoteReference"/>
          </w:rPr>
          <w:footnoteRef/>
        </w:r>
        <w:r>
          <w:t xml:space="preserve"> Only Class Members who participate in the Settlement by cashing their check will be deemed to have released all claims that arise and/or relate to the allegations as pled</w:t>
        </w:r>
      </w:ins>
      <w:ins w:id="14" w:author="Author" w:date="2016-07-23T11:54:00Z">
        <w:r>
          <w:t xml:space="preserve"> in the operative complaint under the Fair Labor Standards Act.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A673C" w14:textId="77777777" w:rsidR="00F32262" w:rsidRDefault="00F322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8"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10008"/>
    </w:tblGrid>
    <w:tr w:rsidR="00D75924" w14:paraId="6212195F" w14:textId="77777777" w:rsidTr="00C169CF">
      <w:trPr>
        <w:trHeight w:hRule="exact" w:val="14880"/>
      </w:trPr>
      <w:tc>
        <w:tcPr>
          <w:tcW w:w="630" w:type="dxa"/>
        </w:tcPr>
        <w:p w14:paraId="323A3AD8" w14:textId="77777777" w:rsidR="00D75924" w:rsidRDefault="00D75924">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10008" w:type="dxa"/>
        </w:tcPr>
        <w:p w14:paraId="7EF0419D" w14:textId="77777777" w:rsidR="00D75924" w:rsidRDefault="00D75924">
          <w:pPr>
            <w:tabs>
              <w:tab w:val="center" w:pos="4853"/>
              <w:tab w:val="right" w:pos="9547"/>
            </w:tabs>
            <w:ind w:left="113" w:right="113"/>
          </w:pPr>
        </w:p>
      </w:tc>
    </w:tr>
  </w:tbl>
  <w:p w14:paraId="6B643CBB" w14:textId="77777777" w:rsidR="00D75924" w:rsidRPr="00C169CF" w:rsidRDefault="00D75924" w:rsidP="00C169CF">
    <w:pPr>
      <w:pStyle w:val="Header"/>
    </w:pPr>
    <w:r>
      <w:rPr>
        <w:noProof/>
        <w:sz w:val="20"/>
      </w:rPr>
      <mc:AlternateContent>
        <mc:Choice Requires="wps">
          <w:drawing>
            <wp:anchor distT="0" distB="0" distL="114300" distR="114300" simplePos="0" relativeHeight="251661312" behindDoc="1" locked="1" layoutInCell="0" allowOverlap="1" wp14:anchorId="11048530" wp14:editId="75763922">
              <wp:simplePos x="0" y="0"/>
              <wp:positionH relativeFrom="page">
                <wp:posOffset>137160</wp:posOffset>
              </wp:positionH>
              <wp:positionV relativeFrom="page">
                <wp:posOffset>9308465</wp:posOffset>
              </wp:positionV>
              <wp:extent cx="796290" cy="562610"/>
              <wp:effectExtent l="3810" t="254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374AB" w14:textId="77777777" w:rsidR="00D75924" w:rsidRPr="00E52ED7" w:rsidRDefault="00D75924">
                          <w:pPr>
                            <w:pStyle w:val="FirmName"/>
                            <w:spacing w:line="120" w:lineRule="exact"/>
                            <w:rPr>
                              <w:spacing w:val="0"/>
                              <w:szCs w:val="11"/>
                            </w:rPr>
                          </w:pPr>
                          <w:r>
                            <w:rPr>
                              <w:spacing w:val="0"/>
                              <w:szCs w:val="11"/>
                            </w:rPr>
                            <w:t>Littler Mendelson, P.C.</w:t>
                          </w:r>
                        </w:p>
                        <w:p w14:paraId="7E9FA1C7"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048530" id="_x0000_t202" coordsize="21600,21600" o:spt="202" path="m,l,21600r21600,l21600,xe">
              <v:stroke joinstyle="miter"/>
              <v:path gradientshapeok="t" o:connecttype="rect"/>
            </v:shapetype>
            <v:shape id="Text Box 4" o:spid="_x0000_s1026" type="#_x0000_t202" style="position:absolute;margin-left:10.8pt;margin-top:732.95pt;width:62.7pt;height:44.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ourQIAAKg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" o:allowincell="f" filled="f" stroked="f">
              <v:textbox inset="0,0,0,0">
                <w:txbxContent>
                  <w:p w14:paraId="6B0374AB" w14:textId="77777777" w:rsidR="00D75924" w:rsidRPr="00E52ED7" w:rsidRDefault="00D75924">
                    <w:pPr>
                      <w:pStyle w:val="FirmName"/>
                      <w:spacing w:line="120" w:lineRule="exact"/>
                      <w:rPr>
                        <w:spacing w:val="0"/>
                        <w:szCs w:val="11"/>
                      </w:rPr>
                    </w:pPr>
                    <w:r>
                      <w:rPr>
                        <w:spacing w:val="0"/>
                        <w:szCs w:val="11"/>
                      </w:rPr>
                      <w:t>Littler Mendelson, P.C.</w:t>
                    </w:r>
                  </w:p>
                  <w:p w14:paraId="7E9FA1C7"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v:textbox>
              <w10:wrap anchorx="page"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8"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10008"/>
    </w:tblGrid>
    <w:tr w:rsidR="00D75924" w14:paraId="7B3B725B" w14:textId="77777777" w:rsidTr="00C169CF">
      <w:trPr>
        <w:trHeight w:hRule="exact" w:val="14880"/>
      </w:trPr>
      <w:tc>
        <w:tcPr>
          <w:tcW w:w="630" w:type="dxa"/>
        </w:tcPr>
        <w:p w14:paraId="3664F5B7" w14:textId="77777777" w:rsidR="00D75924" w:rsidRDefault="00D75924">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10008" w:type="dxa"/>
        </w:tcPr>
        <w:p w14:paraId="5A33406D" w14:textId="77777777" w:rsidR="00D75924" w:rsidRDefault="00D75924">
          <w:pPr>
            <w:tabs>
              <w:tab w:val="center" w:pos="4853"/>
              <w:tab w:val="right" w:pos="9547"/>
            </w:tabs>
            <w:ind w:left="113" w:right="113"/>
          </w:pPr>
        </w:p>
      </w:tc>
    </w:tr>
  </w:tbl>
  <w:p w14:paraId="329F0851" w14:textId="77777777" w:rsidR="00D75924" w:rsidRPr="00C169CF" w:rsidRDefault="00D75924" w:rsidP="00C169CF">
    <w:pPr>
      <w:pStyle w:val="Header"/>
    </w:pPr>
    <w:r>
      <w:rPr>
        <w:noProof/>
        <w:sz w:val="20"/>
      </w:rPr>
      <mc:AlternateContent>
        <mc:Choice Requires="wps">
          <w:drawing>
            <wp:anchor distT="0" distB="0" distL="114300" distR="114300" simplePos="0" relativeHeight="251658240" behindDoc="1" locked="1" layoutInCell="0" allowOverlap="1" wp14:anchorId="537ABE1E" wp14:editId="26DC6CFA">
              <wp:simplePos x="0" y="0"/>
              <wp:positionH relativeFrom="page">
                <wp:posOffset>137160</wp:posOffset>
              </wp:positionH>
              <wp:positionV relativeFrom="page">
                <wp:posOffset>9308465</wp:posOffset>
              </wp:positionV>
              <wp:extent cx="796290" cy="562610"/>
              <wp:effectExtent l="3810" t="254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D0943" w14:textId="77777777" w:rsidR="00D75924" w:rsidRPr="00E52ED7" w:rsidRDefault="00D75924">
                          <w:pPr>
                            <w:pStyle w:val="FirmName"/>
                            <w:spacing w:line="120" w:lineRule="exact"/>
                            <w:rPr>
                              <w:spacing w:val="0"/>
                              <w:szCs w:val="11"/>
                            </w:rPr>
                          </w:pPr>
                          <w:r>
                            <w:rPr>
                              <w:spacing w:val="0"/>
                              <w:szCs w:val="11"/>
                            </w:rPr>
                            <w:t>Littler Mendelson, P.C.</w:t>
                          </w:r>
                        </w:p>
                        <w:p w14:paraId="41392F66"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ABE1E" id="_x0000_t202" coordsize="21600,21600" o:spt="202" path="m,l,21600r21600,l21600,xe">
              <v:stroke joinstyle="miter"/>
              <v:path gradientshapeok="t" o:connecttype="rect"/>
            </v:shapetype>
            <v:shape id="Text Box 2" o:spid="_x0000_s1027" type="#_x0000_t202" style="position:absolute;margin-left:10.8pt;margin-top:732.95pt;width:62.7pt;height:44.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vX4sQIAAK8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" o:allowincell="f" filled="f" stroked="f">
              <v:textbox inset="0,0,0,0">
                <w:txbxContent>
                  <w:p w14:paraId="395D0943" w14:textId="77777777" w:rsidR="00D75924" w:rsidRPr="00E52ED7" w:rsidRDefault="00D75924">
                    <w:pPr>
                      <w:pStyle w:val="FirmName"/>
                      <w:spacing w:line="120" w:lineRule="exact"/>
                      <w:rPr>
                        <w:spacing w:val="0"/>
                        <w:szCs w:val="11"/>
                      </w:rPr>
                    </w:pPr>
                    <w:r>
                      <w:rPr>
                        <w:spacing w:val="0"/>
                        <w:szCs w:val="11"/>
                      </w:rPr>
                      <w:t>Littler Mendelson, P.C.</w:t>
                    </w:r>
                  </w:p>
                  <w:p w14:paraId="41392F66"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v:textbox>
              <w10:wrap anchorx="page" anchory="page"/>
              <w10:anchorlock/>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8"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10008"/>
    </w:tblGrid>
    <w:tr w:rsidR="00D75924" w14:paraId="7151DBD1" w14:textId="77777777" w:rsidTr="00C169CF">
      <w:trPr>
        <w:trHeight w:hRule="exact" w:val="14880"/>
      </w:trPr>
      <w:tc>
        <w:tcPr>
          <w:tcW w:w="630" w:type="dxa"/>
        </w:tcPr>
        <w:p w14:paraId="66DD2E63" w14:textId="77777777" w:rsidR="00D75924" w:rsidRDefault="00D75924">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10008" w:type="dxa"/>
        </w:tcPr>
        <w:p w14:paraId="4E49691A" w14:textId="77777777" w:rsidR="00D75924" w:rsidRDefault="00D75924">
          <w:pPr>
            <w:tabs>
              <w:tab w:val="center" w:pos="4853"/>
              <w:tab w:val="right" w:pos="9547"/>
            </w:tabs>
            <w:ind w:left="113" w:right="113"/>
          </w:pPr>
        </w:p>
      </w:tc>
    </w:tr>
  </w:tbl>
  <w:p w14:paraId="6C6AC4CE" w14:textId="77777777" w:rsidR="00D75924" w:rsidRPr="00C169CF" w:rsidRDefault="00D75924" w:rsidP="00C169CF">
    <w:pPr>
      <w:pStyle w:val="Header"/>
    </w:pPr>
    <w:r>
      <w:rPr>
        <w:noProof/>
        <w:sz w:val="20"/>
      </w:rPr>
      <mc:AlternateContent>
        <mc:Choice Requires="wps">
          <w:drawing>
            <wp:anchor distT="0" distB="0" distL="114300" distR="114300" simplePos="0" relativeHeight="251667456" behindDoc="1" locked="1" layoutInCell="0" allowOverlap="1" wp14:anchorId="714D71C2" wp14:editId="43120F7F">
              <wp:simplePos x="0" y="0"/>
              <wp:positionH relativeFrom="page">
                <wp:posOffset>137160</wp:posOffset>
              </wp:positionH>
              <wp:positionV relativeFrom="page">
                <wp:posOffset>9308465</wp:posOffset>
              </wp:positionV>
              <wp:extent cx="796290" cy="562610"/>
              <wp:effectExtent l="3810" t="2540" r="0" b="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432CEB" w14:textId="77777777" w:rsidR="00D75924" w:rsidRPr="00E52ED7" w:rsidRDefault="00D75924">
                          <w:pPr>
                            <w:pStyle w:val="FirmName"/>
                            <w:spacing w:line="120" w:lineRule="exact"/>
                            <w:rPr>
                              <w:spacing w:val="0"/>
                              <w:szCs w:val="11"/>
                            </w:rPr>
                          </w:pPr>
                          <w:r>
                            <w:rPr>
                              <w:spacing w:val="0"/>
                              <w:szCs w:val="11"/>
                            </w:rPr>
                            <w:t>Littler Mendelson, P.C.</w:t>
                          </w:r>
                        </w:p>
                        <w:p w14:paraId="6F1EFA53"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4D71C2" id="_x0000_t202" coordsize="21600,21600" o:spt="202" path="m,l,21600r21600,l21600,xe">
              <v:stroke joinstyle="miter"/>
              <v:path gradientshapeok="t" o:connecttype="rect"/>
            </v:shapetype>
            <v:shape id="Text Box 10" o:spid="_x0000_s1028" type="#_x0000_t202" style="position:absolute;margin-left:10.8pt;margin-top:732.95pt;width:62.7pt;height:44.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ILsQIAALA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" o:allowincell="f" filled="f" stroked="f">
              <v:textbox inset="0,0,0,0">
                <w:txbxContent>
                  <w:p w14:paraId="1F432CEB" w14:textId="77777777" w:rsidR="00D75924" w:rsidRPr="00E52ED7" w:rsidRDefault="00D75924">
                    <w:pPr>
                      <w:pStyle w:val="FirmName"/>
                      <w:spacing w:line="120" w:lineRule="exact"/>
                      <w:rPr>
                        <w:spacing w:val="0"/>
                        <w:szCs w:val="11"/>
                      </w:rPr>
                    </w:pPr>
                    <w:r>
                      <w:rPr>
                        <w:spacing w:val="0"/>
                        <w:szCs w:val="11"/>
                      </w:rPr>
                      <w:t>Littler Mendelson, P.C.</w:t>
                    </w:r>
                  </w:p>
                  <w:p w14:paraId="6F1EFA53"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v:textbox>
              <w10:wrap anchorx="page" anchory="page"/>
              <w10:anchorlock/>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8"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10008"/>
    </w:tblGrid>
    <w:tr w:rsidR="00D75924" w14:paraId="102CDBBD" w14:textId="77777777" w:rsidTr="00C169CF">
      <w:trPr>
        <w:trHeight w:hRule="exact" w:val="14880"/>
      </w:trPr>
      <w:tc>
        <w:tcPr>
          <w:tcW w:w="630" w:type="dxa"/>
        </w:tcPr>
        <w:p w14:paraId="652B5153" w14:textId="77777777" w:rsidR="00D75924" w:rsidRDefault="00D75924">
          <w:pPr>
            <w:pStyle w:val="HeaderNumbers"/>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10008" w:type="dxa"/>
        </w:tcPr>
        <w:p w14:paraId="49DBCBF9" w14:textId="77777777" w:rsidR="00D75924" w:rsidRDefault="00D75924">
          <w:pPr>
            <w:tabs>
              <w:tab w:val="center" w:pos="4853"/>
              <w:tab w:val="right" w:pos="9547"/>
            </w:tabs>
            <w:ind w:left="113" w:right="113"/>
          </w:pPr>
        </w:p>
      </w:tc>
    </w:tr>
  </w:tbl>
  <w:p w14:paraId="23F691B1" w14:textId="77777777" w:rsidR="00D75924" w:rsidRPr="00C169CF" w:rsidRDefault="00D75924" w:rsidP="00C169CF">
    <w:pPr>
      <w:pStyle w:val="Header"/>
    </w:pPr>
    <w:r>
      <w:rPr>
        <w:noProof/>
        <w:sz w:val="20"/>
      </w:rPr>
      <mc:AlternateContent>
        <mc:Choice Requires="wps">
          <w:drawing>
            <wp:anchor distT="0" distB="0" distL="114300" distR="114300" simplePos="0" relativeHeight="251664384" behindDoc="1" locked="1" layoutInCell="0" allowOverlap="1" wp14:anchorId="26E943E5" wp14:editId="5DDE69FA">
              <wp:simplePos x="0" y="0"/>
              <wp:positionH relativeFrom="page">
                <wp:posOffset>137160</wp:posOffset>
              </wp:positionH>
              <wp:positionV relativeFrom="page">
                <wp:posOffset>9308465</wp:posOffset>
              </wp:positionV>
              <wp:extent cx="796290" cy="562610"/>
              <wp:effectExtent l="3810" t="2540" r="0" b="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290" cy="56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08DF9" w14:textId="77777777" w:rsidR="00D75924" w:rsidRPr="00E52ED7" w:rsidRDefault="00D75924">
                          <w:pPr>
                            <w:pStyle w:val="FirmName"/>
                            <w:spacing w:line="120" w:lineRule="exact"/>
                            <w:rPr>
                              <w:spacing w:val="0"/>
                              <w:szCs w:val="11"/>
                            </w:rPr>
                          </w:pPr>
                          <w:r>
                            <w:rPr>
                              <w:spacing w:val="0"/>
                              <w:szCs w:val="11"/>
                            </w:rPr>
                            <w:t>Littler Mendelson, P.C.</w:t>
                          </w:r>
                        </w:p>
                        <w:p w14:paraId="70837A4C"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E943E5" id="_x0000_t202" coordsize="21600,21600" o:spt="202" path="m,l,21600r21600,l21600,xe">
              <v:stroke joinstyle="miter"/>
              <v:path gradientshapeok="t" o:connecttype="rect"/>
            </v:shapetype>
            <v:shape id="Text Box 7" o:spid="_x0000_s1029" type="#_x0000_t202" style="position:absolute;margin-left:10.8pt;margin-top:732.95pt;width:62.7pt;height:44.3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Gy/sAIAAK8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" o:allowincell="f" filled="f" stroked="f">
              <v:textbox inset="0,0,0,0">
                <w:txbxContent>
                  <w:p w14:paraId="5DF08DF9" w14:textId="77777777" w:rsidR="00D75924" w:rsidRPr="00E52ED7" w:rsidRDefault="00D75924">
                    <w:pPr>
                      <w:pStyle w:val="FirmName"/>
                      <w:spacing w:line="120" w:lineRule="exact"/>
                      <w:rPr>
                        <w:spacing w:val="0"/>
                        <w:szCs w:val="11"/>
                      </w:rPr>
                    </w:pPr>
                    <w:r>
                      <w:rPr>
                        <w:spacing w:val="0"/>
                        <w:szCs w:val="11"/>
                      </w:rPr>
                      <w:t>Littler Mendelson, P.C.</w:t>
                    </w:r>
                  </w:p>
                  <w:p w14:paraId="70837A4C" w14:textId="77777777" w:rsidR="00D75924" w:rsidRDefault="00D75924">
                    <w:pPr>
                      <w:pStyle w:val="FirmName"/>
                      <w:spacing w:line="240" w:lineRule="auto"/>
                      <w:rPr>
                        <w:caps w:val="0"/>
                        <w:sz w:val="8"/>
                      </w:rPr>
                    </w:pPr>
                    <w:r>
                      <w:rPr>
                        <w:caps w:val="0"/>
                        <w:spacing w:val="0"/>
                        <w:szCs w:val="11"/>
                      </w:rPr>
                      <w:t>2049 Century Park East</w:t>
                    </w:r>
                    <w:r>
                      <w:rPr>
                        <w:caps w:val="0"/>
                        <w:spacing w:val="0"/>
                        <w:szCs w:val="11"/>
                      </w:rPr>
                      <w:br/>
                      <w:t>5th Floor</w:t>
                    </w:r>
                    <w:r>
                      <w:rPr>
                        <w:caps w:val="0"/>
                        <w:spacing w:val="0"/>
                        <w:szCs w:val="11"/>
                      </w:rPr>
                      <w:br/>
                      <w:t>Los Angeles, CA  90067.3107</w:t>
                    </w:r>
                    <w:r>
                      <w:rPr>
                        <w:caps w:val="0"/>
                        <w:spacing w:val="0"/>
                        <w:szCs w:val="11"/>
                      </w:rPr>
                      <w:br/>
                      <w:t>310.553.0308</w:t>
                    </w:r>
                  </w:p>
                </w:txbxContent>
              </v:textbox>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5"/>
    <w:multiLevelType w:val="hybridMultilevel"/>
    <w:tmpl w:val="8D2A2322"/>
    <w:lvl w:ilvl="0" w:tplc="0409001B">
      <w:start w:val="1"/>
      <w:numFmt w:val="lowerRoman"/>
      <w:lvlText w:val="%1."/>
      <w:lvlJc w:val="right"/>
      <w:pPr>
        <w:ind w:left="2160" w:hanging="360"/>
      </w:pPr>
      <w:rPr>
        <w:rFonts w:cs="Times New Roman"/>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1" w15:restartNumberingAfterBreak="0">
    <w:nsid w:val="00000027"/>
    <w:multiLevelType w:val="hybridMultilevel"/>
    <w:tmpl w:val="62C6B7F0"/>
    <w:lvl w:ilvl="0" w:tplc="507CF632">
      <w:start w:val="1"/>
      <w:numFmt w:val="lowerRoman"/>
      <w:lvlText w:val="%1."/>
      <w:lvlJc w:val="left"/>
      <w:pPr>
        <w:ind w:left="2520" w:hanging="720"/>
      </w:pPr>
      <w:rPr>
        <w:rFonts w:cs="Times New Roman"/>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2" w15:restartNumberingAfterBreak="0">
    <w:nsid w:val="0118352F"/>
    <w:multiLevelType w:val="hybridMultilevel"/>
    <w:tmpl w:val="C7046A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2E07CBD"/>
    <w:multiLevelType w:val="hybridMultilevel"/>
    <w:tmpl w:val="4400127E"/>
    <w:lvl w:ilvl="0" w:tplc="9350CB56">
      <w:start w:val="1"/>
      <w:numFmt w:val="decimal"/>
      <w:lvlText w:val="%1."/>
      <w:lvlJc w:val="left"/>
      <w:pPr>
        <w:ind w:left="2160" w:hanging="360"/>
      </w:pPr>
      <w:rPr>
        <w:rFonts w:cs="Times New Roman"/>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4" w15:restartNumberingAfterBreak="0">
    <w:nsid w:val="047C4A6C"/>
    <w:multiLevelType w:val="hybridMultilevel"/>
    <w:tmpl w:val="BAB67A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5583AC2"/>
    <w:multiLevelType w:val="multilevel"/>
    <w:tmpl w:val="20F8213E"/>
    <w:name w:val="zzmpTabbed||Tabbed|2|1|1|1|4|9||1|4|1||1|4|1||1|4|1||1|4|0||1|4|0||1|4|0||1|4|0||1|4|0||"/>
    <w:lvl w:ilvl="0">
      <w:start w:val="1"/>
      <w:numFmt w:val="decimal"/>
      <w:pStyle w:val="TabbedL1"/>
      <w:lvlText w:val="%1."/>
      <w:lvlJc w:val="left"/>
      <w:pPr>
        <w:tabs>
          <w:tab w:val="num" w:pos="1440"/>
        </w:tabs>
        <w:ind w:left="0" w:firstLine="720"/>
      </w:pPr>
      <w:rPr>
        <w:rFonts w:ascii="Times New Roman" w:hAnsi="Times New Roman" w:cs="Times New Roman"/>
        <w:b w:val="0"/>
        <w:i w:val="0"/>
        <w:caps w:val="0"/>
        <w:smallCaps w:val="0"/>
        <w:u w:val="none"/>
      </w:rPr>
    </w:lvl>
    <w:lvl w:ilvl="1">
      <w:start w:val="1"/>
      <w:numFmt w:val="lowerLetter"/>
      <w:pStyle w:val="TabbedL2"/>
      <w:lvlText w:val="(%2)"/>
      <w:lvlJc w:val="left"/>
      <w:pPr>
        <w:tabs>
          <w:tab w:val="num" w:pos="2160"/>
        </w:tabs>
        <w:ind w:left="0" w:firstLine="1440"/>
      </w:pPr>
      <w:rPr>
        <w:rFonts w:ascii="Times New Roman" w:hAnsi="Times New Roman" w:cs="Times New Roman"/>
        <w:b w:val="0"/>
        <w:i w:val="0"/>
        <w:caps w:val="0"/>
        <w:smallCaps w:val="0"/>
        <w:u w:val="none"/>
      </w:rPr>
    </w:lvl>
    <w:lvl w:ilvl="2">
      <w:start w:val="1"/>
      <w:numFmt w:val="lowerRoman"/>
      <w:pStyle w:val="TabbedL3"/>
      <w:lvlText w:val="(%3)"/>
      <w:lvlJc w:val="left"/>
      <w:pPr>
        <w:tabs>
          <w:tab w:val="num" w:pos="2880"/>
        </w:tabs>
        <w:ind w:left="0" w:firstLine="2160"/>
      </w:pPr>
      <w:rPr>
        <w:rFonts w:ascii="Times New Roman" w:hAnsi="Times New Roman" w:cs="Times New Roman"/>
        <w:b w:val="0"/>
        <w:i w:val="0"/>
        <w:caps w:val="0"/>
        <w:smallCaps w:val="0"/>
        <w:u w:val="none"/>
      </w:rPr>
    </w:lvl>
    <w:lvl w:ilvl="3">
      <w:start w:val="1"/>
      <w:numFmt w:val="decimal"/>
      <w:pStyle w:val="TabbedL4"/>
      <w:lvlText w:val="(%4)"/>
      <w:lvlJc w:val="left"/>
      <w:pPr>
        <w:tabs>
          <w:tab w:val="num" w:pos="3600"/>
        </w:tabs>
        <w:ind w:left="0" w:firstLine="2880"/>
      </w:pPr>
      <w:rPr>
        <w:rFonts w:ascii="Times New Roman" w:hAnsi="Times New Roman" w:cs="Times New Roman"/>
        <w:b w:val="0"/>
        <w:i w:val="0"/>
        <w:caps w:val="0"/>
        <w:smallCaps w:val="0"/>
        <w:u w:val="none"/>
      </w:rPr>
    </w:lvl>
    <w:lvl w:ilvl="4">
      <w:start w:val="1"/>
      <w:numFmt w:val="lowerLetter"/>
      <w:pStyle w:val="TabbedL5"/>
      <w:lvlText w:val="%5."/>
      <w:lvlJc w:val="left"/>
      <w:pPr>
        <w:tabs>
          <w:tab w:val="num" w:pos="4320"/>
        </w:tabs>
        <w:ind w:left="0" w:firstLine="3600"/>
      </w:pPr>
      <w:rPr>
        <w:rFonts w:ascii="Times New Roman" w:hAnsi="Times New Roman" w:cs="Times New Roman"/>
        <w:b w:val="0"/>
        <w:i w:val="0"/>
        <w:caps w:val="0"/>
        <w:smallCaps w:val="0"/>
        <w:u w:val="none"/>
      </w:rPr>
    </w:lvl>
    <w:lvl w:ilvl="5">
      <w:start w:val="1"/>
      <w:numFmt w:val="lowerRoman"/>
      <w:pStyle w:val="TabbedL6"/>
      <w:lvlText w:val="%6."/>
      <w:lvlJc w:val="left"/>
      <w:pPr>
        <w:tabs>
          <w:tab w:val="num" w:pos="5040"/>
        </w:tabs>
        <w:ind w:left="0" w:firstLine="4320"/>
      </w:pPr>
      <w:rPr>
        <w:rFonts w:ascii="Times New Roman" w:hAnsi="Times New Roman" w:cs="Times New Roman"/>
        <w:b w:val="0"/>
        <w:i w:val="0"/>
        <w:caps w:val="0"/>
        <w:smallCaps w:val="0"/>
        <w:u w:val="none"/>
      </w:rPr>
    </w:lvl>
    <w:lvl w:ilvl="6">
      <w:start w:val="1"/>
      <w:numFmt w:val="decimal"/>
      <w:pStyle w:val="TabbedL7"/>
      <w:lvlText w:val="%7)"/>
      <w:lvlJc w:val="left"/>
      <w:pPr>
        <w:tabs>
          <w:tab w:val="num" w:pos="5760"/>
        </w:tabs>
        <w:ind w:left="0" w:firstLine="5040"/>
      </w:pPr>
      <w:rPr>
        <w:rFonts w:ascii="Times New Roman" w:hAnsi="Times New Roman" w:cs="Times New Roman"/>
        <w:b w:val="0"/>
        <w:i w:val="0"/>
        <w:caps w:val="0"/>
        <w:smallCaps w:val="0"/>
        <w:u w:val="none"/>
      </w:rPr>
    </w:lvl>
    <w:lvl w:ilvl="7">
      <w:start w:val="1"/>
      <w:numFmt w:val="lowerLetter"/>
      <w:pStyle w:val="TabbedL8"/>
      <w:lvlText w:val="%8)"/>
      <w:lvlJc w:val="left"/>
      <w:pPr>
        <w:tabs>
          <w:tab w:val="num" w:pos="6480"/>
        </w:tabs>
        <w:ind w:left="0" w:firstLine="5760"/>
      </w:pPr>
      <w:rPr>
        <w:rFonts w:ascii="Times New Roman" w:hAnsi="Times New Roman" w:cs="Times New Roman"/>
        <w:b w:val="0"/>
        <w:i w:val="0"/>
        <w:caps w:val="0"/>
        <w:smallCaps w:val="0"/>
        <w:u w:val="none"/>
      </w:rPr>
    </w:lvl>
    <w:lvl w:ilvl="8">
      <w:start w:val="1"/>
      <w:numFmt w:val="lowerRoman"/>
      <w:pStyle w:val="TabbedL9"/>
      <w:lvlText w:val="%9)"/>
      <w:lvlJc w:val="left"/>
      <w:pPr>
        <w:tabs>
          <w:tab w:val="num" w:pos="7200"/>
        </w:tabs>
        <w:ind w:left="0" w:firstLine="6480"/>
      </w:pPr>
      <w:rPr>
        <w:rFonts w:ascii="Times New Roman" w:hAnsi="Times New Roman" w:cs="Times New Roman"/>
        <w:b w:val="0"/>
        <w:i w:val="0"/>
        <w:caps w:val="0"/>
        <w:smallCaps w:val="0"/>
        <w:u w:val="none"/>
      </w:rPr>
    </w:lvl>
  </w:abstractNum>
  <w:abstractNum w:abstractNumId="6" w15:restartNumberingAfterBreak="0">
    <w:nsid w:val="07155D97"/>
    <w:multiLevelType w:val="hybridMultilevel"/>
    <w:tmpl w:val="4400127E"/>
    <w:lvl w:ilvl="0" w:tplc="9350CB56">
      <w:start w:val="1"/>
      <w:numFmt w:val="decimal"/>
      <w:lvlText w:val="%1."/>
      <w:lvlJc w:val="left"/>
      <w:pPr>
        <w:ind w:left="2160" w:hanging="360"/>
      </w:pPr>
      <w:rPr>
        <w:rFonts w:cs="Times New Roman"/>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abstractNum w:abstractNumId="7" w15:restartNumberingAfterBreak="0">
    <w:nsid w:val="0D7F7C7C"/>
    <w:multiLevelType w:val="multilevel"/>
    <w:tmpl w:val="B45A91E8"/>
    <w:name w:val="zzmpStandard||Standard|2|1|1|1|4|9||1|4|1||1|4|1||1|4|1||1|4|0||1|4|0||1|4|0||1|4|0||1|4|0||"/>
    <w:lvl w:ilvl="0">
      <w:start w:val="1"/>
      <w:numFmt w:val="decimal"/>
      <w:pStyle w:val="StandardL1"/>
      <w:lvlText w:val="%1."/>
      <w:lvlJc w:val="left"/>
      <w:pPr>
        <w:tabs>
          <w:tab w:val="num" w:pos="720"/>
        </w:tabs>
        <w:ind w:left="0" w:firstLine="0"/>
      </w:pPr>
      <w:rPr>
        <w:rFonts w:ascii="Times New Roman" w:hAnsi="Times New Roman" w:cs="Times New Roman"/>
        <w:b w:val="0"/>
        <w:i w:val="0"/>
        <w:caps w:val="0"/>
        <w:smallCaps w:val="0"/>
        <w:u w:val="none"/>
      </w:rPr>
    </w:lvl>
    <w:lvl w:ilvl="1">
      <w:start w:val="1"/>
      <w:numFmt w:val="lowerLetter"/>
      <w:pStyle w:val="StandardL2"/>
      <w:lvlText w:val="(%2)"/>
      <w:lvlJc w:val="left"/>
      <w:pPr>
        <w:tabs>
          <w:tab w:val="num" w:pos="1440"/>
        </w:tabs>
        <w:ind w:left="0" w:firstLine="720"/>
      </w:pPr>
      <w:rPr>
        <w:rFonts w:ascii="Times New Roman" w:hAnsi="Times New Roman" w:cs="Times New Roman"/>
        <w:b w:val="0"/>
        <w:i w:val="0"/>
        <w:caps w:val="0"/>
        <w:smallCaps w:val="0"/>
        <w:u w:val="none"/>
      </w:rPr>
    </w:lvl>
    <w:lvl w:ilvl="2">
      <w:start w:val="1"/>
      <w:numFmt w:val="lowerRoman"/>
      <w:pStyle w:val="StandardL3"/>
      <w:lvlText w:val="(%3)"/>
      <w:lvlJc w:val="left"/>
      <w:pPr>
        <w:tabs>
          <w:tab w:val="num" w:pos="2160"/>
        </w:tabs>
        <w:ind w:left="0" w:firstLine="1440"/>
      </w:pPr>
      <w:rPr>
        <w:rFonts w:ascii="Times New Roman" w:hAnsi="Times New Roman" w:cs="Times New Roman"/>
        <w:b w:val="0"/>
        <w:i w:val="0"/>
        <w:caps w:val="0"/>
        <w:smallCaps w:val="0"/>
        <w:u w:val="none"/>
      </w:rPr>
    </w:lvl>
    <w:lvl w:ilvl="3">
      <w:start w:val="1"/>
      <w:numFmt w:val="decimal"/>
      <w:pStyle w:val="StandardL4"/>
      <w:lvlText w:val="(%4)"/>
      <w:lvlJc w:val="left"/>
      <w:pPr>
        <w:tabs>
          <w:tab w:val="num" w:pos="2880"/>
        </w:tabs>
        <w:ind w:left="0" w:firstLine="2160"/>
      </w:pPr>
      <w:rPr>
        <w:rFonts w:ascii="Times New Roman" w:hAnsi="Times New Roman" w:cs="Times New Roman"/>
        <w:b w:val="0"/>
        <w:i w:val="0"/>
        <w:caps w:val="0"/>
        <w:smallCaps w:val="0"/>
        <w:u w:val="none"/>
      </w:rPr>
    </w:lvl>
    <w:lvl w:ilvl="4">
      <w:start w:val="1"/>
      <w:numFmt w:val="lowerLetter"/>
      <w:pStyle w:val="StandardL5"/>
      <w:lvlText w:val="%5."/>
      <w:lvlJc w:val="left"/>
      <w:pPr>
        <w:tabs>
          <w:tab w:val="num" w:pos="3600"/>
        </w:tabs>
        <w:ind w:left="0" w:firstLine="2880"/>
      </w:pPr>
      <w:rPr>
        <w:rFonts w:ascii="Times New Roman" w:hAnsi="Times New Roman" w:cs="Times New Roman"/>
        <w:b w:val="0"/>
        <w:i w:val="0"/>
        <w:caps w:val="0"/>
        <w:smallCaps w:val="0"/>
        <w:u w:val="none"/>
      </w:rPr>
    </w:lvl>
    <w:lvl w:ilvl="5">
      <w:start w:val="1"/>
      <w:numFmt w:val="lowerRoman"/>
      <w:pStyle w:val="StandardL6"/>
      <w:lvlText w:val="%6."/>
      <w:lvlJc w:val="left"/>
      <w:pPr>
        <w:tabs>
          <w:tab w:val="num" w:pos="4320"/>
        </w:tabs>
        <w:ind w:left="0" w:firstLine="3600"/>
      </w:pPr>
      <w:rPr>
        <w:rFonts w:ascii="Times New Roman" w:hAnsi="Times New Roman" w:cs="Times New Roman"/>
        <w:b w:val="0"/>
        <w:i w:val="0"/>
        <w:caps w:val="0"/>
        <w:smallCaps w:val="0"/>
        <w:u w:val="none"/>
      </w:rPr>
    </w:lvl>
    <w:lvl w:ilvl="6">
      <w:start w:val="1"/>
      <w:numFmt w:val="decimal"/>
      <w:pStyle w:val="StandardL7"/>
      <w:lvlText w:val="%7)"/>
      <w:lvlJc w:val="left"/>
      <w:pPr>
        <w:tabs>
          <w:tab w:val="num" w:pos="5040"/>
        </w:tabs>
        <w:ind w:left="0" w:firstLine="4320"/>
      </w:pPr>
      <w:rPr>
        <w:rFonts w:ascii="Times New Roman" w:hAnsi="Times New Roman" w:cs="Times New Roman"/>
        <w:b w:val="0"/>
        <w:i w:val="0"/>
        <w:caps w:val="0"/>
        <w:smallCaps w:val="0"/>
        <w:u w:val="none"/>
      </w:rPr>
    </w:lvl>
    <w:lvl w:ilvl="7">
      <w:start w:val="1"/>
      <w:numFmt w:val="lowerLetter"/>
      <w:pStyle w:val="StandardL8"/>
      <w:lvlText w:val="%8)"/>
      <w:lvlJc w:val="left"/>
      <w:pPr>
        <w:tabs>
          <w:tab w:val="num" w:pos="5760"/>
        </w:tabs>
        <w:ind w:left="0" w:firstLine="5040"/>
      </w:pPr>
      <w:rPr>
        <w:rFonts w:ascii="Times New Roman" w:hAnsi="Times New Roman" w:cs="Times New Roman"/>
        <w:b w:val="0"/>
        <w:i w:val="0"/>
        <w:caps w:val="0"/>
        <w:smallCaps w:val="0"/>
        <w:u w:val="none"/>
      </w:rPr>
    </w:lvl>
    <w:lvl w:ilvl="8">
      <w:start w:val="1"/>
      <w:numFmt w:val="lowerRoman"/>
      <w:pStyle w:val="StandardL9"/>
      <w:lvlText w:val="%9)"/>
      <w:lvlJc w:val="left"/>
      <w:pPr>
        <w:tabs>
          <w:tab w:val="num" w:pos="6480"/>
        </w:tabs>
        <w:ind w:left="0" w:firstLine="5760"/>
      </w:pPr>
      <w:rPr>
        <w:rFonts w:ascii="Times New Roman" w:hAnsi="Times New Roman" w:cs="Times New Roman"/>
        <w:b w:val="0"/>
        <w:i w:val="0"/>
        <w:caps w:val="0"/>
        <w:smallCaps w:val="0"/>
        <w:u w:val="none"/>
      </w:rPr>
    </w:lvl>
  </w:abstractNum>
  <w:abstractNum w:abstractNumId="8" w15:restartNumberingAfterBreak="0">
    <w:nsid w:val="17FF484A"/>
    <w:multiLevelType w:val="hybridMultilevel"/>
    <w:tmpl w:val="EDFCA62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992F12"/>
    <w:multiLevelType w:val="hybridMultilevel"/>
    <w:tmpl w:val="D612E914"/>
    <w:lvl w:ilvl="0" w:tplc="0409001B">
      <w:start w:val="1"/>
      <w:numFmt w:val="lowerRoman"/>
      <w:lvlText w:val="%1."/>
      <w:lvlJc w:val="right"/>
      <w:pPr>
        <w:ind w:left="2160" w:hanging="360"/>
      </w:pPr>
      <w:rPr>
        <w:rFonts w:cs="Times New Roman"/>
      </w:rPr>
    </w:lvl>
    <w:lvl w:ilvl="1" w:tplc="04090019">
      <w:start w:val="1"/>
      <w:numFmt w:val="lowerLetter"/>
      <w:lvlText w:val="%2."/>
      <w:lvlJc w:val="left"/>
      <w:pPr>
        <w:ind w:left="2880" w:hanging="360"/>
      </w:pPr>
      <w:rPr>
        <w:rFonts w:cs="Times New Roman"/>
      </w:rPr>
    </w:lvl>
    <w:lvl w:ilvl="2" w:tplc="0409001B">
      <w:start w:val="1"/>
      <w:numFmt w:val="lowerRoman"/>
      <w:lvlText w:val="%3."/>
      <w:lvlJc w:val="right"/>
      <w:pPr>
        <w:ind w:left="3600" w:hanging="180"/>
      </w:pPr>
      <w:rPr>
        <w:rFonts w:cs="Times New Roman"/>
      </w:rPr>
    </w:lvl>
    <w:lvl w:ilvl="3" w:tplc="0409000F">
      <w:start w:val="1"/>
      <w:numFmt w:val="decimal"/>
      <w:lvlText w:val="%4."/>
      <w:lvlJc w:val="left"/>
      <w:pPr>
        <w:ind w:left="4320" w:hanging="360"/>
      </w:pPr>
      <w:rPr>
        <w:rFonts w:cs="Times New Roman"/>
      </w:rPr>
    </w:lvl>
    <w:lvl w:ilvl="4" w:tplc="04090019">
      <w:start w:val="1"/>
      <w:numFmt w:val="lowerLetter"/>
      <w:lvlText w:val="%5."/>
      <w:lvlJc w:val="left"/>
      <w:pPr>
        <w:ind w:left="5040" w:hanging="360"/>
      </w:pPr>
      <w:rPr>
        <w:rFonts w:cs="Times New Roman"/>
      </w:rPr>
    </w:lvl>
    <w:lvl w:ilvl="5" w:tplc="0409001B">
      <w:start w:val="1"/>
      <w:numFmt w:val="lowerRoman"/>
      <w:lvlText w:val="%6."/>
      <w:lvlJc w:val="right"/>
      <w:pPr>
        <w:ind w:left="5760" w:hanging="180"/>
      </w:pPr>
      <w:rPr>
        <w:rFonts w:cs="Times New Roman"/>
      </w:rPr>
    </w:lvl>
    <w:lvl w:ilvl="6" w:tplc="0409000F">
      <w:start w:val="1"/>
      <w:numFmt w:val="decimal"/>
      <w:lvlText w:val="%7."/>
      <w:lvlJc w:val="left"/>
      <w:pPr>
        <w:ind w:left="6480" w:hanging="360"/>
      </w:pPr>
      <w:rPr>
        <w:rFonts w:cs="Times New Roman"/>
      </w:rPr>
    </w:lvl>
    <w:lvl w:ilvl="7" w:tplc="04090019">
      <w:start w:val="1"/>
      <w:numFmt w:val="lowerLetter"/>
      <w:lvlText w:val="%8."/>
      <w:lvlJc w:val="left"/>
      <w:pPr>
        <w:ind w:left="7200" w:hanging="360"/>
      </w:pPr>
      <w:rPr>
        <w:rFonts w:cs="Times New Roman"/>
      </w:rPr>
    </w:lvl>
    <w:lvl w:ilvl="8" w:tplc="0409001B">
      <w:start w:val="1"/>
      <w:numFmt w:val="lowerRoman"/>
      <w:lvlText w:val="%9."/>
      <w:lvlJc w:val="right"/>
      <w:pPr>
        <w:ind w:left="7920" w:hanging="180"/>
      </w:pPr>
      <w:rPr>
        <w:rFonts w:cs="Times New Roman"/>
      </w:r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7"/>
  </w:num>
  <w:num w:numId="10">
    <w:abstractNumId w:val="7"/>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8"/>
  </w:num>
  <w:num w:numId="21">
    <w:abstractNumId w:val="0"/>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6"/>
  </w:num>
  <w:num w:numId="25">
    <w:abstractNumId w:val="3"/>
  </w:num>
  <w:num w:numId="26">
    <w:abstractNumId w:val="9"/>
  </w:num>
  <w:num w:numId="27">
    <w:abstractNumId w:val="2"/>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trackRevisions/>
  <w:defaultTabStop w:val="720"/>
  <w:characterSpacingControl w:val="doNotCompress"/>
  <w:hdrShapeDefaults>
    <o:shapedefaults v:ext="edit" spidmax="6145"/>
  </w:hdrShapeDefaults>
  <w:footnotePr>
    <w:footnote w:id="-1"/>
    <w:footnote w:id="0"/>
  </w:footnotePr>
  <w:endnotePr>
    <w:endnote w:id="-1"/>
    <w:endnote w:id="0"/>
  </w:endnotePr>
  <w:compat>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9CF"/>
    <w:rsid w:val="000053BB"/>
    <w:rsid w:val="00012CE2"/>
    <w:rsid w:val="00020717"/>
    <w:rsid w:val="00021FFC"/>
    <w:rsid w:val="00022C04"/>
    <w:rsid w:val="00031DDF"/>
    <w:rsid w:val="000841B6"/>
    <w:rsid w:val="00094037"/>
    <w:rsid w:val="000A4413"/>
    <w:rsid w:val="000A614A"/>
    <w:rsid w:val="000B2253"/>
    <w:rsid w:val="000B7665"/>
    <w:rsid w:val="000C70A2"/>
    <w:rsid w:val="000D2562"/>
    <w:rsid w:val="000D54E9"/>
    <w:rsid w:val="00111A9B"/>
    <w:rsid w:val="00113066"/>
    <w:rsid w:val="00130110"/>
    <w:rsid w:val="0015259C"/>
    <w:rsid w:val="0015380E"/>
    <w:rsid w:val="00177C58"/>
    <w:rsid w:val="001823F6"/>
    <w:rsid w:val="001C4A92"/>
    <w:rsid w:val="001C7D71"/>
    <w:rsid w:val="00232F01"/>
    <w:rsid w:val="002402D9"/>
    <w:rsid w:val="0025167D"/>
    <w:rsid w:val="00252322"/>
    <w:rsid w:val="002C1445"/>
    <w:rsid w:val="002C1C33"/>
    <w:rsid w:val="002D268F"/>
    <w:rsid w:val="00300D8E"/>
    <w:rsid w:val="00302008"/>
    <w:rsid w:val="003C4104"/>
    <w:rsid w:val="003D4E99"/>
    <w:rsid w:val="003E0B11"/>
    <w:rsid w:val="003E504F"/>
    <w:rsid w:val="00403961"/>
    <w:rsid w:val="004173DA"/>
    <w:rsid w:val="004262A3"/>
    <w:rsid w:val="00445DAE"/>
    <w:rsid w:val="0046190C"/>
    <w:rsid w:val="00481182"/>
    <w:rsid w:val="004E282E"/>
    <w:rsid w:val="004F2097"/>
    <w:rsid w:val="004F6891"/>
    <w:rsid w:val="00506B70"/>
    <w:rsid w:val="005378DB"/>
    <w:rsid w:val="00561235"/>
    <w:rsid w:val="00593FC3"/>
    <w:rsid w:val="00596905"/>
    <w:rsid w:val="006426E9"/>
    <w:rsid w:val="00644C76"/>
    <w:rsid w:val="006A25DC"/>
    <w:rsid w:val="006B13DC"/>
    <w:rsid w:val="006D1E44"/>
    <w:rsid w:val="00704DE6"/>
    <w:rsid w:val="00720993"/>
    <w:rsid w:val="00736D0D"/>
    <w:rsid w:val="007466E3"/>
    <w:rsid w:val="00753A10"/>
    <w:rsid w:val="00777B45"/>
    <w:rsid w:val="007A1440"/>
    <w:rsid w:val="007A544E"/>
    <w:rsid w:val="007C427B"/>
    <w:rsid w:val="007D645D"/>
    <w:rsid w:val="007F5AC0"/>
    <w:rsid w:val="00807C5B"/>
    <w:rsid w:val="00823C90"/>
    <w:rsid w:val="00832CF8"/>
    <w:rsid w:val="00857502"/>
    <w:rsid w:val="00881BC6"/>
    <w:rsid w:val="008A131A"/>
    <w:rsid w:val="008B615E"/>
    <w:rsid w:val="00927815"/>
    <w:rsid w:val="00933488"/>
    <w:rsid w:val="00981954"/>
    <w:rsid w:val="009B023F"/>
    <w:rsid w:val="009D5729"/>
    <w:rsid w:val="00A05806"/>
    <w:rsid w:val="00A42336"/>
    <w:rsid w:val="00A44ED4"/>
    <w:rsid w:val="00A57858"/>
    <w:rsid w:val="00A6335C"/>
    <w:rsid w:val="00AA3BAB"/>
    <w:rsid w:val="00AE1BC9"/>
    <w:rsid w:val="00AE3846"/>
    <w:rsid w:val="00B10174"/>
    <w:rsid w:val="00B135B5"/>
    <w:rsid w:val="00B26E14"/>
    <w:rsid w:val="00B32383"/>
    <w:rsid w:val="00B56F0C"/>
    <w:rsid w:val="00B85C62"/>
    <w:rsid w:val="00BE238D"/>
    <w:rsid w:val="00C12A5A"/>
    <w:rsid w:val="00C169CF"/>
    <w:rsid w:val="00C455B1"/>
    <w:rsid w:val="00C46262"/>
    <w:rsid w:val="00C6453B"/>
    <w:rsid w:val="00CB1DB3"/>
    <w:rsid w:val="00CD603F"/>
    <w:rsid w:val="00CD77B5"/>
    <w:rsid w:val="00CF60F4"/>
    <w:rsid w:val="00D0116A"/>
    <w:rsid w:val="00D14EF0"/>
    <w:rsid w:val="00D206D5"/>
    <w:rsid w:val="00D240DE"/>
    <w:rsid w:val="00D37EEF"/>
    <w:rsid w:val="00D758C5"/>
    <w:rsid w:val="00D75924"/>
    <w:rsid w:val="00D84B9F"/>
    <w:rsid w:val="00DC3429"/>
    <w:rsid w:val="00DC6578"/>
    <w:rsid w:val="00DD0EEF"/>
    <w:rsid w:val="00DF5097"/>
    <w:rsid w:val="00DF76DF"/>
    <w:rsid w:val="00E0196C"/>
    <w:rsid w:val="00E108B3"/>
    <w:rsid w:val="00E12218"/>
    <w:rsid w:val="00E47444"/>
    <w:rsid w:val="00E6390D"/>
    <w:rsid w:val="00E769B8"/>
    <w:rsid w:val="00E81A47"/>
    <w:rsid w:val="00E953DB"/>
    <w:rsid w:val="00E96799"/>
    <w:rsid w:val="00EC2D05"/>
    <w:rsid w:val="00EC3B69"/>
    <w:rsid w:val="00F216D3"/>
    <w:rsid w:val="00F234BC"/>
    <w:rsid w:val="00F32262"/>
    <w:rsid w:val="00F32D80"/>
    <w:rsid w:val="00F51B00"/>
    <w:rsid w:val="00F601EE"/>
    <w:rsid w:val="00FB37F0"/>
    <w:rsid w:val="00FD0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937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169CF"/>
    <w:pPr>
      <w:widowControl w:val="0"/>
      <w:spacing w:after="0" w:line="240" w:lineRule="exact"/>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05806"/>
    <w:pPr>
      <w:spacing w:line="480" w:lineRule="exact"/>
      <w:ind w:firstLine="720"/>
      <w:jc w:val="both"/>
    </w:pPr>
  </w:style>
  <w:style w:type="character" w:customStyle="1" w:styleId="BodyTextChar">
    <w:name w:val="Body Text Char"/>
    <w:basedOn w:val="DefaultParagraphFont"/>
    <w:link w:val="BodyText"/>
    <w:rsid w:val="00A05806"/>
    <w:rPr>
      <w:rFonts w:ascii="Times New Roman" w:eastAsia="Times New Roman" w:hAnsi="Times New Roman" w:cs="Times New Roman"/>
      <w:sz w:val="24"/>
      <w:szCs w:val="20"/>
      <w:lang w:eastAsia="en-US"/>
    </w:rPr>
  </w:style>
  <w:style w:type="paragraph" w:customStyle="1" w:styleId="BodyTextContinued">
    <w:name w:val="Body Text Continued"/>
    <w:basedOn w:val="BodyText"/>
    <w:next w:val="BodyText"/>
    <w:rsid w:val="00C169CF"/>
    <w:pPr>
      <w:ind w:firstLine="0"/>
    </w:pPr>
  </w:style>
  <w:style w:type="paragraph" w:styleId="Quote">
    <w:name w:val="Quote"/>
    <w:basedOn w:val="Normal"/>
    <w:next w:val="BodyTextContinued"/>
    <w:link w:val="QuoteChar"/>
    <w:qFormat/>
    <w:rsid w:val="00C169CF"/>
    <w:pPr>
      <w:spacing w:before="240"/>
      <w:ind w:left="1440" w:right="1440"/>
    </w:pPr>
  </w:style>
  <w:style w:type="character" w:customStyle="1" w:styleId="QuoteChar">
    <w:name w:val="Quote Char"/>
    <w:basedOn w:val="DefaultParagraphFont"/>
    <w:link w:val="Quote"/>
    <w:rsid w:val="00C169CF"/>
    <w:rPr>
      <w:rFonts w:ascii="Times New Roman" w:eastAsia="Times New Roman" w:hAnsi="Times New Roman" w:cs="Times New Roman"/>
      <w:sz w:val="24"/>
      <w:szCs w:val="20"/>
      <w:lang w:eastAsia="en-US"/>
    </w:rPr>
  </w:style>
  <w:style w:type="paragraph" w:styleId="Caption">
    <w:name w:val="caption"/>
    <w:basedOn w:val="Normal"/>
    <w:next w:val="Normal"/>
    <w:qFormat/>
    <w:rsid w:val="00C169CF"/>
    <w:rPr>
      <w:bCs/>
    </w:rPr>
  </w:style>
  <w:style w:type="paragraph" w:customStyle="1" w:styleId="Court">
    <w:name w:val="Court"/>
    <w:basedOn w:val="Normal"/>
    <w:rsid w:val="00C169CF"/>
    <w:pPr>
      <w:spacing w:before="40" w:after="200" w:line="480" w:lineRule="exact"/>
      <w:jc w:val="center"/>
    </w:pPr>
    <w:rPr>
      <w:caps/>
      <w:szCs w:val="24"/>
    </w:rPr>
  </w:style>
  <w:style w:type="paragraph" w:customStyle="1" w:styleId="DocumentTitle">
    <w:name w:val="Document Title"/>
    <w:basedOn w:val="Normal"/>
    <w:rsid w:val="00C169CF"/>
    <w:pPr>
      <w:tabs>
        <w:tab w:val="left" w:pos="1238"/>
      </w:tabs>
      <w:spacing w:after="240"/>
      <w:ind w:left="259" w:right="115"/>
    </w:pPr>
    <w:rPr>
      <w:b/>
      <w:caps/>
      <w:szCs w:val="24"/>
    </w:rPr>
  </w:style>
  <w:style w:type="paragraph" w:customStyle="1" w:styleId="FirmInformation">
    <w:name w:val="Firm Information"/>
    <w:basedOn w:val="Normal"/>
    <w:rsid w:val="00C169CF"/>
    <w:pPr>
      <w:ind w:right="144"/>
    </w:pPr>
  </w:style>
  <w:style w:type="paragraph" w:styleId="Footer">
    <w:name w:val="footer"/>
    <w:basedOn w:val="Normal"/>
    <w:link w:val="FooterChar"/>
    <w:rsid w:val="00C169CF"/>
    <w:pPr>
      <w:tabs>
        <w:tab w:val="center" w:pos="4320"/>
        <w:tab w:val="right" w:pos="9360"/>
      </w:tabs>
      <w:spacing w:line="200" w:lineRule="exact"/>
    </w:pPr>
  </w:style>
  <w:style w:type="character" w:customStyle="1" w:styleId="FooterChar">
    <w:name w:val="Footer Char"/>
    <w:basedOn w:val="DefaultParagraphFont"/>
    <w:link w:val="Footer"/>
    <w:rsid w:val="00C169CF"/>
    <w:rPr>
      <w:rFonts w:ascii="Times New Roman" w:eastAsia="Times New Roman" w:hAnsi="Times New Roman" w:cs="Times New Roman"/>
      <w:sz w:val="24"/>
      <w:szCs w:val="20"/>
      <w:lang w:eastAsia="en-US"/>
    </w:rPr>
  </w:style>
  <w:style w:type="paragraph" w:styleId="Header">
    <w:name w:val="header"/>
    <w:basedOn w:val="Normal"/>
    <w:link w:val="HeaderChar"/>
    <w:rsid w:val="00C169CF"/>
    <w:pPr>
      <w:tabs>
        <w:tab w:val="center" w:pos="4320"/>
        <w:tab w:val="right" w:pos="9360"/>
      </w:tabs>
    </w:pPr>
  </w:style>
  <w:style w:type="character" w:customStyle="1" w:styleId="HeaderChar">
    <w:name w:val="Header Char"/>
    <w:basedOn w:val="DefaultParagraphFont"/>
    <w:link w:val="Header"/>
    <w:rsid w:val="00C169CF"/>
    <w:rPr>
      <w:rFonts w:ascii="Times New Roman" w:eastAsia="Times New Roman" w:hAnsi="Times New Roman" w:cs="Times New Roman"/>
      <w:sz w:val="24"/>
      <w:szCs w:val="20"/>
      <w:lang w:eastAsia="en-US"/>
    </w:rPr>
  </w:style>
  <w:style w:type="paragraph" w:customStyle="1" w:styleId="HeaderNumbers">
    <w:name w:val="HeaderNumbers"/>
    <w:basedOn w:val="Normal"/>
    <w:rsid w:val="00C169CF"/>
    <w:pPr>
      <w:spacing w:before="720" w:line="480" w:lineRule="exact"/>
      <w:ind w:right="144"/>
      <w:jc w:val="right"/>
    </w:pPr>
  </w:style>
  <w:style w:type="character" w:styleId="PageNumber">
    <w:name w:val="page number"/>
    <w:rsid w:val="00C169CF"/>
    <w:rPr>
      <w:sz w:val="24"/>
    </w:rPr>
  </w:style>
  <w:style w:type="paragraph" w:customStyle="1" w:styleId="PleadingSignature">
    <w:name w:val="Pleading Signature"/>
    <w:basedOn w:val="Normal"/>
    <w:rsid w:val="00C169CF"/>
    <w:pPr>
      <w:keepNext/>
      <w:keepLines/>
    </w:pPr>
  </w:style>
  <w:style w:type="paragraph" w:customStyle="1" w:styleId="FooterDocumentTitle">
    <w:name w:val="Footer Document Title"/>
    <w:basedOn w:val="Normal"/>
    <w:rsid w:val="00C169CF"/>
    <w:pPr>
      <w:widowControl/>
      <w:spacing w:line="240" w:lineRule="auto"/>
      <w:jc w:val="center"/>
    </w:pPr>
    <w:rPr>
      <w:caps/>
      <w:sz w:val="20"/>
    </w:rPr>
  </w:style>
  <w:style w:type="paragraph" w:customStyle="1" w:styleId="StyleBodyTextFirstline0">
    <w:name w:val="Style Body Text + First line:  0&quot;"/>
    <w:basedOn w:val="BodyText"/>
    <w:rsid w:val="00C169CF"/>
    <w:pPr>
      <w:spacing w:line="240" w:lineRule="auto"/>
      <w:ind w:firstLine="0"/>
    </w:pPr>
  </w:style>
  <w:style w:type="paragraph" w:customStyle="1" w:styleId="FirmName">
    <w:name w:val="Firm Name"/>
    <w:basedOn w:val="Normal"/>
    <w:rsid w:val="00C169CF"/>
    <w:pPr>
      <w:widowControl/>
      <w:spacing w:line="160" w:lineRule="exact"/>
      <w:jc w:val="center"/>
    </w:pPr>
    <w:rPr>
      <w:rFonts w:ascii="Arial Narrow" w:hAnsi="Arial Narrow"/>
      <w:caps/>
      <w:spacing w:val="10"/>
      <w:sz w:val="11"/>
    </w:rPr>
  </w:style>
  <w:style w:type="paragraph" w:customStyle="1" w:styleId="TOCHeader">
    <w:name w:val="TOC Header"/>
    <w:basedOn w:val="Normal"/>
    <w:rsid w:val="00C169CF"/>
    <w:pPr>
      <w:widowControl/>
      <w:spacing w:line="240" w:lineRule="auto"/>
      <w:ind w:left="115" w:right="115"/>
      <w:jc w:val="center"/>
    </w:pPr>
  </w:style>
  <w:style w:type="character" w:customStyle="1" w:styleId="zzmpTrailerItem">
    <w:name w:val="zzmpTrailerItem"/>
    <w:basedOn w:val="DefaultParagraphFont"/>
    <w:rsid w:val="00F32262"/>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NumContinue">
    <w:name w:val="Num Continue"/>
    <w:basedOn w:val="BodyText"/>
    <w:link w:val="NumContinueChar"/>
    <w:rsid w:val="00A05806"/>
    <w:pPr>
      <w:jc w:val="left"/>
    </w:pPr>
  </w:style>
  <w:style w:type="character" w:customStyle="1" w:styleId="NumContinueChar">
    <w:name w:val="Num Continue Char"/>
    <w:basedOn w:val="BodyTextChar"/>
    <w:link w:val="NumContinue"/>
    <w:rsid w:val="00A05806"/>
    <w:rPr>
      <w:rFonts w:ascii="Times New Roman" w:eastAsia="Times New Roman" w:hAnsi="Times New Roman" w:cs="Times New Roman"/>
      <w:sz w:val="24"/>
      <w:szCs w:val="20"/>
      <w:lang w:eastAsia="en-US"/>
    </w:rPr>
  </w:style>
  <w:style w:type="paragraph" w:customStyle="1" w:styleId="StandardCont1">
    <w:name w:val="Standard Cont 1"/>
    <w:basedOn w:val="Normal"/>
    <w:link w:val="StandardCont1Char"/>
    <w:rsid w:val="00A05806"/>
    <w:pPr>
      <w:widowControl/>
      <w:spacing w:after="240"/>
      <w:ind w:firstLine="720"/>
    </w:pPr>
  </w:style>
  <w:style w:type="character" w:customStyle="1" w:styleId="StandardCont1Char">
    <w:name w:val="Standard Cont 1 Char"/>
    <w:basedOn w:val="BodyTextChar"/>
    <w:link w:val="StandardCont1"/>
    <w:rsid w:val="00A05806"/>
    <w:rPr>
      <w:rFonts w:ascii="Times New Roman" w:eastAsia="Times New Roman" w:hAnsi="Times New Roman" w:cs="Times New Roman"/>
      <w:sz w:val="24"/>
      <w:szCs w:val="20"/>
      <w:lang w:eastAsia="en-US"/>
    </w:rPr>
  </w:style>
  <w:style w:type="paragraph" w:customStyle="1" w:styleId="StandardCont2">
    <w:name w:val="Standard Cont 2"/>
    <w:basedOn w:val="StandardCont1"/>
    <w:link w:val="StandardCont2Char"/>
    <w:rsid w:val="00A05806"/>
    <w:pPr>
      <w:ind w:firstLine="1440"/>
    </w:pPr>
  </w:style>
  <w:style w:type="character" w:customStyle="1" w:styleId="StandardCont2Char">
    <w:name w:val="Standard Cont 2 Char"/>
    <w:basedOn w:val="BodyTextChar"/>
    <w:link w:val="StandardCont2"/>
    <w:rsid w:val="00A05806"/>
    <w:rPr>
      <w:rFonts w:ascii="Times New Roman" w:eastAsia="Times New Roman" w:hAnsi="Times New Roman" w:cs="Times New Roman"/>
      <w:sz w:val="24"/>
      <w:szCs w:val="20"/>
      <w:lang w:eastAsia="en-US"/>
    </w:rPr>
  </w:style>
  <w:style w:type="paragraph" w:customStyle="1" w:styleId="StandardCont3">
    <w:name w:val="Standard Cont 3"/>
    <w:basedOn w:val="StandardCont2"/>
    <w:link w:val="StandardCont3Char"/>
    <w:rsid w:val="00A05806"/>
    <w:pPr>
      <w:ind w:firstLine="2160"/>
    </w:pPr>
  </w:style>
  <w:style w:type="character" w:customStyle="1" w:styleId="StandardCont3Char">
    <w:name w:val="Standard Cont 3 Char"/>
    <w:basedOn w:val="BodyTextChar"/>
    <w:link w:val="StandardCont3"/>
    <w:rsid w:val="00A05806"/>
    <w:rPr>
      <w:rFonts w:ascii="Times New Roman" w:eastAsia="Times New Roman" w:hAnsi="Times New Roman" w:cs="Times New Roman"/>
      <w:sz w:val="24"/>
      <w:szCs w:val="20"/>
      <w:lang w:eastAsia="en-US"/>
    </w:rPr>
  </w:style>
  <w:style w:type="paragraph" w:customStyle="1" w:styleId="StandardCont4">
    <w:name w:val="Standard Cont 4"/>
    <w:basedOn w:val="StandardCont3"/>
    <w:link w:val="StandardCont4Char"/>
    <w:rsid w:val="00A05806"/>
    <w:pPr>
      <w:ind w:firstLine="2880"/>
    </w:pPr>
  </w:style>
  <w:style w:type="character" w:customStyle="1" w:styleId="StandardCont4Char">
    <w:name w:val="Standard Cont 4 Char"/>
    <w:basedOn w:val="BodyTextChar"/>
    <w:link w:val="StandardCont4"/>
    <w:rsid w:val="00A05806"/>
    <w:rPr>
      <w:rFonts w:ascii="Times New Roman" w:eastAsia="Times New Roman" w:hAnsi="Times New Roman" w:cs="Times New Roman"/>
      <w:sz w:val="24"/>
      <w:szCs w:val="20"/>
      <w:lang w:eastAsia="en-US"/>
    </w:rPr>
  </w:style>
  <w:style w:type="paragraph" w:customStyle="1" w:styleId="StandardCont5">
    <w:name w:val="Standard Cont 5"/>
    <w:basedOn w:val="StandardCont4"/>
    <w:link w:val="StandardCont5Char"/>
    <w:rsid w:val="00A05806"/>
    <w:pPr>
      <w:ind w:firstLine="3600"/>
    </w:pPr>
  </w:style>
  <w:style w:type="character" w:customStyle="1" w:styleId="StandardCont5Char">
    <w:name w:val="Standard Cont 5 Char"/>
    <w:basedOn w:val="BodyTextChar"/>
    <w:link w:val="StandardCont5"/>
    <w:rsid w:val="00A05806"/>
    <w:rPr>
      <w:rFonts w:ascii="Times New Roman" w:eastAsia="Times New Roman" w:hAnsi="Times New Roman" w:cs="Times New Roman"/>
      <w:sz w:val="24"/>
      <w:szCs w:val="20"/>
      <w:lang w:eastAsia="en-US"/>
    </w:rPr>
  </w:style>
  <w:style w:type="paragraph" w:customStyle="1" w:styleId="StandardCont6">
    <w:name w:val="Standard Cont 6"/>
    <w:basedOn w:val="StandardCont5"/>
    <w:link w:val="StandardCont6Char"/>
    <w:rsid w:val="00A05806"/>
    <w:pPr>
      <w:ind w:firstLine="4320"/>
    </w:pPr>
  </w:style>
  <w:style w:type="character" w:customStyle="1" w:styleId="StandardCont6Char">
    <w:name w:val="Standard Cont 6 Char"/>
    <w:basedOn w:val="BodyTextChar"/>
    <w:link w:val="StandardCont6"/>
    <w:rsid w:val="00A05806"/>
    <w:rPr>
      <w:rFonts w:ascii="Times New Roman" w:eastAsia="Times New Roman" w:hAnsi="Times New Roman" w:cs="Times New Roman"/>
      <w:sz w:val="24"/>
      <w:szCs w:val="20"/>
      <w:lang w:eastAsia="en-US"/>
    </w:rPr>
  </w:style>
  <w:style w:type="paragraph" w:customStyle="1" w:styleId="StandardCont7">
    <w:name w:val="Standard Cont 7"/>
    <w:basedOn w:val="StandardCont6"/>
    <w:link w:val="StandardCont7Char"/>
    <w:rsid w:val="00A05806"/>
    <w:pPr>
      <w:ind w:firstLine="5040"/>
    </w:pPr>
  </w:style>
  <w:style w:type="character" w:customStyle="1" w:styleId="StandardCont7Char">
    <w:name w:val="Standard Cont 7 Char"/>
    <w:basedOn w:val="BodyTextChar"/>
    <w:link w:val="StandardCont7"/>
    <w:rsid w:val="00A05806"/>
    <w:rPr>
      <w:rFonts w:ascii="Times New Roman" w:eastAsia="Times New Roman" w:hAnsi="Times New Roman" w:cs="Times New Roman"/>
      <w:sz w:val="24"/>
      <w:szCs w:val="20"/>
      <w:lang w:eastAsia="en-US"/>
    </w:rPr>
  </w:style>
  <w:style w:type="paragraph" w:customStyle="1" w:styleId="StandardCont8">
    <w:name w:val="Standard Cont 8"/>
    <w:basedOn w:val="StandardCont7"/>
    <w:link w:val="StandardCont8Char"/>
    <w:rsid w:val="00A05806"/>
    <w:pPr>
      <w:ind w:firstLine="5760"/>
    </w:pPr>
  </w:style>
  <w:style w:type="character" w:customStyle="1" w:styleId="StandardCont8Char">
    <w:name w:val="Standard Cont 8 Char"/>
    <w:basedOn w:val="BodyTextChar"/>
    <w:link w:val="StandardCont8"/>
    <w:rsid w:val="00A05806"/>
    <w:rPr>
      <w:rFonts w:ascii="Times New Roman" w:eastAsia="Times New Roman" w:hAnsi="Times New Roman" w:cs="Times New Roman"/>
      <w:sz w:val="24"/>
      <w:szCs w:val="20"/>
      <w:lang w:eastAsia="en-US"/>
    </w:rPr>
  </w:style>
  <w:style w:type="paragraph" w:customStyle="1" w:styleId="StandardCont9">
    <w:name w:val="Standard Cont 9"/>
    <w:basedOn w:val="StandardCont8"/>
    <w:link w:val="StandardCont9Char"/>
    <w:rsid w:val="00A05806"/>
    <w:pPr>
      <w:ind w:firstLine="6480"/>
    </w:pPr>
  </w:style>
  <w:style w:type="character" w:customStyle="1" w:styleId="StandardCont9Char">
    <w:name w:val="Standard Cont 9 Char"/>
    <w:basedOn w:val="BodyTextChar"/>
    <w:link w:val="StandardCont9"/>
    <w:rsid w:val="00A05806"/>
    <w:rPr>
      <w:rFonts w:ascii="Times New Roman" w:eastAsia="Times New Roman" w:hAnsi="Times New Roman" w:cs="Times New Roman"/>
      <w:sz w:val="24"/>
      <w:szCs w:val="20"/>
      <w:lang w:eastAsia="en-US"/>
    </w:rPr>
  </w:style>
  <w:style w:type="paragraph" w:customStyle="1" w:styleId="StandardL1">
    <w:name w:val="Standard_L1"/>
    <w:basedOn w:val="Normal"/>
    <w:next w:val="BodyText"/>
    <w:link w:val="StandardL1Char"/>
    <w:rsid w:val="00A05806"/>
    <w:pPr>
      <w:widowControl/>
      <w:numPr>
        <w:numId w:val="1"/>
      </w:numPr>
      <w:spacing w:after="240"/>
      <w:outlineLvl w:val="0"/>
    </w:pPr>
  </w:style>
  <w:style w:type="character" w:customStyle="1" w:styleId="StandardL1Char">
    <w:name w:val="Standard_L1 Char"/>
    <w:basedOn w:val="BodyTextChar"/>
    <w:link w:val="StandardL1"/>
    <w:rsid w:val="00A05806"/>
    <w:rPr>
      <w:rFonts w:ascii="Times New Roman" w:eastAsia="Times New Roman" w:hAnsi="Times New Roman" w:cs="Times New Roman"/>
      <w:sz w:val="24"/>
      <w:szCs w:val="20"/>
      <w:lang w:eastAsia="en-US"/>
    </w:rPr>
  </w:style>
  <w:style w:type="paragraph" w:customStyle="1" w:styleId="StandardL2">
    <w:name w:val="Standard_L2"/>
    <w:basedOn w:val="StandardL1"/>
    <w:next w:val="BodyText"/>
    <w:link w:val="StandardL2Char"/>
    <w:rsid w:val="00A05806"/>
    <w:pPr>
      <w:numPr>
        <w:ilvl w:val="1"/>
      </w:numPr>
      <w:outlineLvl w:val="1"/>
    </w:pPr>
  </w:style>
  <w:style w:type="character" w:customStyle="1" w:styleId="StandardL2Char">
    <w:name w:val="Standard_L2 Char"/>
    <w:basedOn w:val="BodyTextChar"/>
    <w:link w:val="StandardL2"/>
    <w:rsid w:val="00A05806"/>
    <w:rPr>
      <w:rFonts w:ascii="Times New Roman" w:eastAsia="Times New Roman" w:hAnsi="Times New Roman" w:cs="Times New Roman"/>
      <w:sz w:val="24"/>
      <w:szCs w:val="20"/>
      <w:lang w:eastAsia="en-US"/>
    </w:rPr>
  </w:style>
  <w:style w:type="paragraph" w:customStyle="1" w:styleId="StandardL3">
    <w:name w:val="Standard_L3"/>
    <w:basedOn w:val="StandardL2"/>
    <w:next w:val="BodyText"/>
    <w:link w:val="StandardL3Char"/>
    <w:rsid w:val="00A05806"/>
    <w:pPr>
      <w:numPr>
        <w:ilvl w:val="2"/>
      </w:numPr>
      <w:outlineLvl w:val="2"/>
    </w:pPr>
  </w:style>
  <w:style w:type="character" w:customStyle="1" w:styleId="StandardL3Char">
    <w:name w:val="Standard_L3 Char"/>
    <w:basedOn w:val="BodyTextChar"/>
    <w:link w:val="StandardL3"/>
    <w:rsid w:val="00A05806"/>
    <w:rPr>
      <w:rFonts w:ascii="Times New Roman" w:eastAsia="Times New Roman" w:hAnsi="Times New Roman" w:cs="Times New Roman"/>
      <w:sz w:val="24"/>
      <w:szCs w:val="20"/>
      <w:lang w:eastAsia="en-US"/>
    </w:rPr>
  </w:style>
  <w:style w:type="paragraph" w:customStyle="1" w:styleId="StandardL4">
    <w:name w:val="Standard_L4"/>
    <w:basedOn w:val="StandardL3"/>
    <w:next w:val="BodyText"/>
    <w:link w:val="StandardL4Char"/>
    <w:rsid w:val="00A05806"/>
    <w:pPr>
      <w:numPr>
        <w:ilvl w:val="3"/>
      </w:numPr>
      <w:outlineLvl w:val="3"/>
    </w:pPr>
  </w:style>
  <w:style w:type="character" w:customStyle="1" w:styleId="StandardL4Char">
    <w:name w:val="Standard_L4 Char"/>
    <w:basedOn w:val="BodyTextChar"/>
    <w:link w:val="StandardL4"/>
    <w:rsid w:val="00A05806"/>
    <w:rPr>
      <w:rFonts w:ascii="Times New Roman" w:eastAsia="Times New Roman" w:hAnsi="Times New Roman" w:cs="Times New Roman"/>
      <w:sz w:val="24"/>
      <w:szCs w:val="20"/>
      <w:lang w:eastAsia="en-US"/>
    </w:rPr>
  </w:style>
  <w:style w:type="paragraph" w:customStyle="1" w:styleId="StandardL5">
    <w:name w:val="Standard_L5"/>
    <w:basedOn w:val="StandardL4"/>
    <w:next w:val="BodyText"/>
    <w:link w:val="StandardL5Char"/>
    <w:rsid w:val="00A05806"/>
    <w:pPr>
      <w:numPr>
        <w:ilvl w:val="4"/>
      </w:numPr>
      <w:outlineLvl w:val="4"/>
    </w:pPr>
  </w:style>
  <w:style w:type="character" w:customStyle="1" w:styleId="StandardL5Char">
    <w:name w:val="Standard_L5 Char"/>
    <w:basedOn w:val="BodyTextChar"/>
    <w:link w:val="StandardL5"/>
    <w:rsid w:val="00A05806"/>
    <w:rPr>
      <w:rFonts w:ascii="Times New Roman" w:eastAsia="Times New Roman" w:hAnsi="Times New Roman" w:cs="Times New Roman"/>
      <w:sz w:val="24"/>
      <w:szCs w:val="20"/>
      <w:lang w:eastAsia="en-US"/>
    </w:rPr>
  </w:style>
  <w:style w:type="paragraph" w:customStyle="1" w:styleId="StandardL6">
    <w:name w:val="Standard_L6"/>
    <w:basedOn w:val="StandardL5"/>
    <w:next w:val="BodyText"/>
    <w:link w:val="StandardL6Char"/>
    <w:rsid w:val="00A05806"/>
    <w:pPr>
      <w:numPr>
        <w:ilvl w:val="5"/>
      </w:numPr>
      <w:outlineLvl w:val="5"/>
    </w:pPr>
  </w:style>
  <w:style w:type="character" w:customStyle="1" w:styleId="StandardL6Char">
    <w:name w:val="Standard_L6 Char"/>
    <w:basedOn w:val="BodyTextChar"/>
    <w:link w:val="StandardL6"/>
    <w:rsid w:val="00A05806"/>
    <w:rPr>
      <w:rFonts w:ascii="Times New Roman" w:eastAsia="Times New Roman" w:hAnsi="Times New Roman" w:cs="Times New Roman"/>
      <w:sz w:val="24"/>
      <w:szCs w:val="20"/>
      <w:lang w:eastAsia="en-US"/>
    </w:rPr>
  </w:style>
  <w:style w:type="paragraph" w:customStyle="1" w:styleId="StandardL7">
    <w:name w:val="Standard_L7"/>
    <w:basedOn w:val="StandardL6"/>
    <w:next w:val="BodyText"/>
    <w:link w:val="StandardL7Char"/>
    <w:rsid w:val="00A05806"/>
    <w:pPr>
      <w:numPr>
        <w:ilvl w:val="6"/>
      </w:numPr>
      <w:outlineLvl w:val="6"/>
    </w:pPr>
  </w:style>
  <w:style w:type="character" w:customStyle="1" w:styleId="StandardL7Char">
    <w:name w:val="Standard_L7 Char"/>
    <w:basedOn w:val="BodyTextChar"/>
    <w:link w:val="StandardL7"/>
    <w:rsid w:val="00A05806"/>
    <w:rPr>
      <w:rFonts w:ascii="Times New Roman" w:eastAsia="Times New Roman" w:hAnsi="Times New Roman" w:cs="Times New Roman"/>
      <w:sz w:val="24"/>
      <w:szCs w:val="20"/>
      <w:lang w:eastAsia="en-US"/>
    </w:rPr>
  </w:style>
  <w:style w:type="paragraph" w:customStyle="1" w:styleId="StandardL8">
    <w:name w:val="Standard_L8"/>
    <w:basedOn w:val="StandardL7"/>
    <w:next w:val="BodyText"/>
    <w:link w:val="StandardL8Char"/>
    <w:rsid w:val="00A05806"/>
    <w:pPr>
      <w:numPr>
        <w:ilvl w:val="7"/>
      </w:numPr>
      <w:outlineLvl w:val="7"/>
    </w:pPr>
  </w:style>
  <w:style w:type="character" w:customStyle="1" w:styleId="StandardL8Char">
    <w:name w:val="Standard_L8 Char"/>
    <w:basedOn w:val="BodyTextChar"/>
    <w:link w:val="StandardL8"/>
    <w:rsid w:val="00A05806"/>
    <w:rPr>
      <w:rFonts w:ascii="Times New Roman" w:eastAsia="Times New Roman" w:hAnsi="Times New Roman" w:cs="Times New Roman"/>
      <w:sz w:val="24"/>
      <w:szCs w:val="20"/>
      <w:lang w:eastAsia="en-US"/>
    </w:rPr>
  </w:style>
  <w:style w:type="paragraph" w:customStyle="1" w:styleId="StandardL9">
    <w:name w:val="Standard_L9"/>
    <w:basedOn w:val="StandardL8"/>
    <w:next w:val="BodyText"/>
    <w:link w:val="StandardL9Char"/>
    <w:rsid w:val="00A05806"/>
    <w:pPr>
      <w:numPr>
        <w:ilvl w:val="8"/>
      </w:numPr>
      <w:outlineLvl w:val="8"/>
    </w:pPr>
  </w:style>
  <w:style w:type="character" w:customStyle="1" w:styleId="StandardL9Char">
    <w:name w:val="Standard_L9 Char"/>
    <w:basedOn w:val="BodyTextChar"/>
    <w:link w:val="StandardL9"/>
    <w:rsid w:val="00A05806"/>
    <w:rPr>
      <w:rFonts w:ascii="Times New Roman" w:eastAsia="Times New Roman" w:hAnsi="Times New Roman" w:cs="Times New Roman"/>
      <w:sz w:val="24"/>
      <w:szCs w:val="20"/>
      <w:lang w:eastAsia="en-US"/>
    </w:rPr>
  </w:style>
  <w:style w:type="paragraph" w:customStyle="1" w:styleId="TabbedCont1">
    <w:name w:val="Tabbed Cont 1"/>
    <w:basedOn w:val="Normal"/>
    <w:link w:val="TabbedCont1Char"/>
    <w:rsid w:val="00A05806"/>
    <w:pPr>
      <w:widowControl/>
      <w:spacing w:after="240"/>
      <w:ind w:firstLine="1440"/>
    </w:pPr>
  </w:style>
  <w:style w:type="character" w:customStyle="1" w:styleId="TabbedCont1Char">
    <w:name w:val="Tabbed Cont 1 Char"/>
    <w:basedOn w:val="BodyTextChar"/>
    <w:link w:val="TabbedCont1"/>
    <w:rsid w:val="00A05806"/>
    <w:rPr>
      <w:rFonts w:ascii="Times New Roman" w:eastAsia="Times New Roman" w:hAnsi="Times New Roman" w:cs="Times New Roman"/>
      <w:sz w:val="24"/>
      <w:szCs w:val="20"/>
      <w:lang w:eastAsia="en-US"/>
    </w:rPr>
  </w:style>
  <w:style w:type="paragraph" w:customStyle="1" w:styleId="TabbedCont2">
    <w:name w:val="Tabbed Cont 2"/>
    <w:basedOn w:val="TabbedCont1"/>
    <w:link w:val="TabbedCont2Char"/>
    <w:rsid w:val="00A05806"/>
    <w:pPr>
      <w:ind w:firstLine="2160"/>
    </w:pPr>
  </w:style>
  <w:style w:type="character" w:customStyle="1" w:styleId="TabbedCont2Char">
    <w:name w:val="Tabbed Cont 2 Char"/>
    <w:basedOn w:val="BodyTextChar"/>
    <w:link w:val="TabbedCont2"/>
    <w:rsid w:val="00A05806"/>
    <w:rPr>
      <w:rFonts w:ascii="Times New Roman" w:eastAsia="Times New Roman" w:hAnsi="Times New Roman" w:cs="Times New Roman"/>
      <w:sz w:val="24"/>
      <w:szCs w:val="20"/>
      <w:lang w:eastAsia="en-US"/>
    </w:rPr>
  </w:style>
  <w:style w:type="paragraph" w:customStyle="1" w:styleId="TabbedCont3">
    <w:name w:val="Tabbed Cont 3"/>
    <w:basedOn w:val="TabbedCont2"/>
    <w:link w:val="TabbedCont3Char"/>
    <w:rsid w:val="00A05806"/>
    <w:pPr>
      <w:ind w:firstLine="2880"/>
    </w:pPr>
  </w:style>
  <w:style w:type="character" w:customStyle="1" w:styleId="TabbedCont3Char">
    <w:name w:val="Tabbed Cont 3 Char"/>
    <w:basedOn w:val="BodyTextChar"/>
    <w:link w:val="TabbedCont3"/>
    <w:rsid w:val="00A05806"/>
    <w:rPr>
      <w:rFonts w:ascii="Times New Roman" w:eastAsia="Times New Roman" w:hAnsi="Times New Roman" w:cs="Times New Roman"/>
      <w:sz w:val="24"/>
      <w:szCs w:val="20"/>
      <w:lang w:eastAsia="en-US"/>
    </w:rPr>
  </w:style>
  <w:style w:type="paragraph" w:customStyle="1" w:styleId="TabbedCont4">
    <w:name w:val="Tabbed Cont 4"/>
    <w:basedOn w:val="TabbedCont3"/>
    <w:link w:val="TabbedCont4Char"/>
    <w:rsid w:val="00A05806"/>
    <w:pPr>
      <w:ind w:firstLine="3600"/>
    </w:pPr>
  </w:style>
  <w:style w:type="character" w:customStyle="1" w:styleId="TabbedCont4Char">
    <w:name w:val="Tabbed Cont 4 Char"/>
    <w:basedOn w:val="BodyTextChar"/>
    <w:link w:val="TabbedCont4"/>
    <w:rsid w:val="00A05806"/>
    <w:rPr>
      <w:rFonts w:ascii="Times New Roman" w:eastAsia="Times New Roman" w:hAnsi="Times New Roman" w:cs="Times New Roman"/>
      <w:sz w:val="24"/>
      <w:szCs w:val="20"/>
      <w:lang w:eastAsia="en-US"/>
    </w:rPr>
  </w:style>
  <w:style w:type="paragraph" w:customStyle="1" w:styleId="TabbedCont5">
    <w:name w:val="Tabbed Cont 5"/>
    <w:basedOn w:val="TabbedCont4"/>
    <w:link w:val="TabbedCont5Char"/>
    <w:rsid w:val="00A05806"/>
    <w:pPr>
      <w:ind w:firstLine="4320"/>
    </w:pPr>
  </w:style>
  <w:style w:type="character" w:customStyle="1" w:styleId="TabbedCont5Char">
    <w:name w:val="Tabbed Cont 5 Char"/>
    <w:basedOn w:val="BodyTextChar"/>
    <w:link w:val="TabbedCont5"/>
    <w:rsid w:val="00A05806"/>
    <w:rPr>
      <w:rFonts w:ascii="Times New Roman" w:eastAsia="Times New Roman" w:hAnsi="Times New Roman" w:cs="Times New Roman"/>
      <w:sz w:val="24"/>
      <w:szCs w:val="20"/>
      <w:lang w:eastAsia="en-US"/>
    </w:rPr>
  </w:style>
  <w:style w:type="paragraph" w:customStyle="1" w:styleId="TabbedCont6">
    <w:name w:val="Tabbed Cont 6"/>
    <w:basedOn w:val="TabbedCont5"/>
    <w:link w:val="TabbedCont6Char"/>
    <w:rsid w:val="00A05806"/>
    <w:pPr>
      <w:ind w:firstLine="5040"/>
    </w:pPr>
  </w:style>
  <w:style w:type="character" w:customStyle="1" w:styleId="TabbedCont6Char">
    <w:name w:val="Tabbed Cont 6 Char"/>
    <w:basedOn w:val="BodyTextChar"/>
    <w:link w:val="TabbedCont6"/>
    <w:rsid w:val="00A05806"/>
    <w:rPr>
      <w:rFonts w:ascii="Times New Roman" w:eastAsia="Times New Roman" w:hAnsi="Times New Roman" w:cs="Times New Roman"/>
      <w:sz w:val="24"/>
      <w:szCs w:val="20"/>
      <w:lang w:eastAsia="en-US"/>
    </w:rPr>
  </w:style>
  <w:style w:type="paragraph" w:customStyle="1" w:styleId="TabbedCont7">
    <w:name w:val="Tabbed Cont 7"/>
    <w:basedOn w:val="TabbedCont6"/>
    <w:link w:val="TabbedCont7Char"/>
    <w:rsid w:val="00A05806"/>
    <w:pPr>
      <w:ind w:firstLine="5760"/>
    </w:pPr>
  </w:style>
  <w:style w:type="character" w:customStyle="1" w:styleId="TabbedCont7Char">
    <w:name w:val="Tabbed Cont 7 Char"/>
    <w:basedOn w:val="BodyTextChar"/>
    <w:link w:val="TabbedCont7"/>
    <w:rsid w:val="00A05806"/>
    <w:rPr>
      <w:rFonts w:ascii="Times New Roman" w:eastAsia="Times New Roman" w:hAnsi="Times New Roman" w:cs="Times New Roman"/>
      <w:sz w:val="24"/>
      <w:szCs w:val="20"/>
      <w:lang w:eastAsia="en-US"/>
    </w:rPr>
  </w:style>
  <w:style w:type="paragraph" w:customStyle="1" w:styleId="TabbedCont8">
    <w:name w:val="Tabbed Cont 8"/>
    <w:basedOn w:val="TabbedCont7"/>
    <w:link w:val="TabbedCont8Char"/>
    <w:rsid w:val="00A05806"/>
    <w:pPr>
      <w:ind w:firstLine="6480"/>
    </w:pPr>
  </w:style>
  <w:style w:type="character" w:customStyle="1" w:styleId="TabbedCont8Char">
    <w:name w:val="Tabbed Cont 8 Char"/>
    <w:basedOn w:val="BodyTextChar"/>
    <w:link w:val="TabbedCont8"/>
    <w:rsid w:val="00A05806"/>
    <w:rPr>
      <w:rFonts w:ascii="Times New Roman" w:eastAsia="Times New Roman" w:hAnsi="Times New Roman" w:cs="Times New Roman"/>
      <w:sz w:val="24"/>
      <w:szCs w:val="20"/>
      <w:lang w:eastAsia="en-US"/>
    </w:rPr>
  </w:style>
  <w:style w:type="paragraph" w:customStyle="1" w:styleId="TabbedCont9">
    <w:name w:val="Tabbed Cont 9"/>
    <w:basedOn w:val="TabbedCont8"/>
    <w:link w:val="TabbedCont9Char"/>
    <w:rsid w:val="00A05806"/>
    <w:pPr>
      <w:ind w:firstLine="7200"/>
    </w:pPr>
  </w:style>
  <w:style w:type="character" w:customStyle="1" w:styleId="TabbedCont9Char">
    <w:name w:val="Tabbed Cont 9 Char"/>
    <w:basedOn w:val="BodyTextChar"/>
    <w:link w:val="TabbedCont9"/>
    <w:rsid w:val="00A05806"/>
    <w:rPr>
      <w:rFonts w:ascii="Times New Roman" w:eastAsia="Times New Roman" w:hAnsi="Times New Roman" w:cs="Times New Roman"/>
      <w:sz w:val="24"/>
      <w:szCs w:val="20"/>
      <w:lang w:eastAsia="en-US"/>
    </w:rPr>
  </w:style>
  <w:style w:type="paragraph" w:customStyle="1" w:styleId="TabbedL1">
    <w:name w:val="Tabbed_L1"/>
    <w:basedOn w:val="Normal"/>
    <w:next w:val="BodyText"/>
    <w:link w:val="TabbedL1Char"/>
    <w:rsid w:val="00A05806"/>
    <w:pPr>
      <w:widowControl/>
      <w:numPr>
        <w:numId w:val="11"/>
      </w:numPr>
      <w:spacing w:after="240"/>
      <w:outlineLvl w:val="0"/>
    </w:pPr>
  </w:style>
  <w:style w:type="character" w:customStyle="1" w:styleId="TabbedL1Char">
    <w:name w:val="Tabbed_L1 Char"/>
    <w:basedOn w:val="BodyTextChar"/>
    <w:link w:val="TabbedL1"/>
    <w:rsid w:val="00A05806"/>
    <w:rPr>
      <w:rFonts w:ascii="Times New Roman" w:eastAsia="Times New Roman" w:hAnsi="Times New Roman" w:cs="Times New Roman"/>
      <w:sz w:val="24"/>
      <w:szCs w:val="20"/>
      <w:lang w:eastAsia="en-US"/>
    </w:rPr>
  </w:style>
  <w:style w:type="paragraph" w:customStyle="1" w:styleId="TabbedL2">
    <w:name w:val="Tabbed_L2"/>
    <w:basedOn w:val="TabbedL1"/>
    <w:next w:val="BodyText"/>
    <w:link w:val="TabbedL2Char"/>
    <w:rsid w:val="00A05806"/>
    <w:pPr>
      <w:numPr>
        <w:ilvl w:val="1"/>
      </w:numPr>
      <w:outlineLvl w:val="1"/>
    </w:pPr>
  </w:style>
  <w:style w:type="character" w:customStyle="1" w:styleId="TabbedL2Char">
    <w:name w:val="Tabbed_L2 Char"/>
    <w:basedOn w:val="BodyTextChar"/>
    <w:link w:val="TabbedL2"/>
    <w:rsid w:val="00A05806"/>
    <w:rPr>
      <w:rFonts w:ascii="Times New Roman" w:eastAsia="Times New Roman" w:hAnsi="Times New Roman" w:cs="Times New Roman"/>
      <w:sz w:val="24"/>
      <w:szCs w:val="20"/>
      <w:lang w:eastAsia="en-US"/>
    </w:rPr>
  </w:style>
  <w:style w:type="paragraph" w:customStyle="1" w:styleId="TabbedL3">
    <w:name w:val="Tabbed_L3"/>
    <w:basedOn w:val="TabbedL2"/>
    <w:next w:val="BodyText"/>
    <w:link w:val="TabbedL3Char"/>
    <w:rsid w:val="00A05806"/>
    <w:pPr>
      <w:numPr>
        <w:ilvl w:val="2"/>
      </w:numPr>
      <w:outlineLvl w:val="2"/>
    </w:pPr>
  </w:style>
  <w:style w:type="character" w:customStyle="1" w:styleId="TabbedL3Char">
    <w:name w:val="Tabbed_L3 Char"/>
    <w:basedOn w:val="BodyTextChar"/>
    <w:link w:val="TabbedL3"/>
    <w:rsid w:val="00A05806"/>
    <w:rPr>
      <w:rFonts w:ascii="Times New Roman" w:eastAsia="Times New Roman" w:hAnsi="Times New Roman" w:cs="Times New Roman"/>
      <w:sz w:val="24"/>
      <w:szCs w:val="20"/>
      <w:lang w:eastAsia="en-US"/>
    </w:rPr>
  </w:style>
  <w:style w:type="paragraph" w:customStyle="1" w:styleId="TabbedL4">
    <w:name w:val="Tabbed_L4"/>
    <w:basedOn w:val="TabbedL3"/>
    <w:next w:val="BodyText"/>
    <w:link w:val="TabbedL4Char"/>
    <w:rsid w:val="00A05806"/>
    <w:pPr>
      <w:numPr>
        <w:ilvl w:val="3"/>
      </w:numPr>
      <w:outlineLvl w:val="3"/>
    </w:pPr>
  </w:style>
  <w:style w:type="character" w:customStyle="1" w:styleId="TabbedL4Char">
    <w:name w:val="Tabbed_L4 Char"/>
    <w:basedOn w:val="BodyTextChar"/>
    <w:link w:val="TabbedL4"/>
    <w:rsid w:val="00A05806"/>
    <w:rPr>
      <w:rFonts w:ascii="Times New Roman" w:eastAsia="Times New Roman" w:hAnsi="Times New Roman" w:cs="Times New Roman"/>
      <w:sz w:val="24"/>
      <w:szCs w:val="20"/>
      <w:lang w:eastAsia="en-US"/>
    </w:rPr>
  </w:style>
  <w:style w:type="paragraph" w:customStyle="1" w:styleId="TabbedL5">
    <w:name w:val="Tabbed_L5"/>
    <w:basedOn w:val="TabbedL4"/>
    <w:next w:val="BodyText"/>
    <w:link w:val="TabbedL5Char"/>
    <w:rsid w:val="00A05806"/>
    <w:pPr>
      <w:numPr>
        <w:ilvl w:val="4"/>
      </w:numPr>
      <w:outlineLvl w:val="4"/>
    </w:pPr>
  </w:style>
  <w:style w:type="character" w:customStyle="1" w:styleId="TabbedL5Char">
    <w:name w:val="Tabbed_L5 Char"/>
    <w:basedOn w:val="BodyTextChar"/>
    <w:link w:val="TabbedL5"/>
    <w:rsid w:val="00A05806"/>
    <w:rPr>
      <w:rFonts w:ascii="Times New Roman" w:eastAsia="Times New Roman" w:hAnsi="Times New Roman" w:cs="Times New Roman"/>
      <w:sz w:val="24"/>
      <w:szCs w:val="20"/>
      <w:lang w:eastAsia="en-US"/>
    </w:rPr>
  </w:style>
  <w:style w:type="paragraph" w:customStyle="1" w:styleId="TabbedL6">
    <w:name w:val="Tabbed_L6"/>
    <w:basedOn w:val="TabbedL5"/>
    <w:next w:val="BodyText"/>
    <w:link w:val="TabbedL6Char"/>
    <w:rsid w:val="00A05806"/>
    <w:pPr>
      <w:numPr>
        <w:ilvl w:val="5"/>
      </w:numPr>
      <w:outlineLvl w:val="5"/>
    </w:pPr>
  </w:style>
  <w:style w:type="character" w:customStyle="1" w:styleId="TabbedL6Char">
    <w:name w:val="Tabbed_L6 Char"/>
    <w:basedOn w:val="BodyTextChar"/>
    <w:link w:val="TabbedL6"/>
    <w:rsid w:val="00A05806"/>
    <w:rPr>
      <w:rFonts w:ascii="Times New Roman" w:eastAsia="Times New Roman" w:hAnsi="Times New Roman" w:cs="Times New Roman"/>
      <w:sz w:val="24"/>
      <w:szCs w:val="20"/>
      <w:lang w:eastAsia="en-US"/>
    </w:rPr>
  </w:style>
  <w:style w:type="paragraph" w:customStyle="1" w:styleId="TabbedL7">
    <w:name w:val="Tabbed_L7"/>
    <w:basedOn w:val="TabbedL6"/>
    <w:next w:val="BodyText"/>
    <w:link w:val="TabbedL7Char"/>
    <w:rsid w:val="00A05806"/>
    <w:pPr>
      <w:numPr>
        <w:ilvl w:val="6"/>
      </w:numPr>
      <w:outlineLvl w:val="6"/>
    </w:pPr>
  </w:style>
  <w:style w:type="character" w:customStyle="1" w:styleId="TabbedL7Char">
    <w:name w:val="Tabbed_L7 Char"/>
    <w:basedOn w:val="BodyTextChar"/>
    <w:link w:val="TabbedL7"/>
    <w:rsid w:val="00A05806"/>
    <w:rPr>
      <w:rFonts w:ascii="Times New Roman" w:eastAsia="Times New Roman" w:hAnsi="Times New Roman" w:cs="Times New Roman"/>
      <w:sz w:val="24"/>
      <w:szCs w:val="20"/>
      <w:lang w:eastAsia="en-US"/>
    </w:rPr>
  </w:style>
  <w:style w:type="paragraph" w:customStyle="1" w:styleId="TabbedL8">
    <w:name w:val="Tabbed_L8"/>
    <w:basedOn w:val="TabbedL7"/>
    <w:next w:val="BodyText"/>
    <w:link w:val="TabbedL8Char"/>
    <w:rsid w:val="00A05806"/>
    <w:pPr>
      <w:numPr>
        <w:ilvl w:val="7"/>
      </w:numPr>
      <w:outlineLvl w:val="7"/>
    </w:pPr>
  </w:style>
  <w:style w:type="character" w:customStyle="1" w:styleId="TabbedL8Char">
    <w:name w:val="Tabbed_L8 Char"/>
    <w:basedOn w:val="BodyTextChar"/>
    <w:link w:val="TabbedL8"/>
    <w:rsid w:val="00A05806"/>
    <w:rPr>
      <w:rFonts w:ascii="Times New Roman" w:eastAsia="Times New Roman" w:hAnsi="Times New Roman" w:cs="Times New Roman"/>
      <w:sz w:val="24"/>
      <w:szCs w:val="20"/>
      <w:lang w:eastAsia="en-US"/>
    </w:rPr>
  </w:style>
  <w:style w:type="paragraph" w:customStyle="1" w:styleId="TabbedL9">
    <w:name w:val="Tabbed_L9"/>
    <w:basedOn w:val="TabbedL8"/>
    <w:next w:val="BodyText"/>
    <w:link w:val="TabbedL9Char"/>
    <w:rsid w:val="00A05806"/>
    <w:pPr>
      <w:numPr>
        <w:ilvl w:val="8"/>
      </w:numPr>
      <w:outlineLvl w:val="8"/>
    </w:pPr>
  </w:style>
  <w:style w:type="character" w:customStyle="1" w:styleId="TabbedL9Char">
    <w:name w:val="Tabbed_L9 Char"/>
    <w:basedOn w:val="BodyTextChar"/>
    <w:link w:val="TabbedL9"/>
    <w:rsid w:val="00A05806"/>
    <w:rPr>
      <w:rFonts w:ascii="Times New Roman" w:eastAsia="Times New Roman" w:hAnsi="Times New Roman" w:cs="Times New Roman"/>
      <w:sz w:val="24"/>
      <w:szCs w:val="20"/>
      <w:lang w:eastAsia="en-US"/>
    </w:rPr>
  </w:style>
  <w:style w:type="paragraph" w:customStyle="1" w:styleId="SingleSpacing">
    <w:name w:val="Single Spacing"/>
    <w:basedOn w:val="Normal"/>
    <w:uiPriority w:val="99"/>
    <w:rsid w:val="00FD04A8"/>
    <w:pPr>
      <w:widowControl/>
      <w:spacing w:line="227" w:lineRule="exact"/>
    </w:pPr>
    <w:rPr>
      <w:rFonts w:ascii="Courier New" w:hAnsi="Courier New"/>
      <w:sz w:val="18"/>
    </w:rPr>
  </w:style>
  <w:style w:type="paragraph" w:customStyle="1" w:styleId="AttorneyName">
    <w:name w:val="Attorney Name"/>
    <w:basedOn w:val="SingleSpacing"/>
    <w:rsid w:val="00FD04A8"/>
  </w:style>
  <w:style w:type="paragraph" w:styleId="BalloonText">
    <w:name w:val="Balloon Text"/>
    <w:basedOn w:val="Normal"/>
    <w:link w:val="BalloonTextChar"/>
    <w:uiPriority w:val="99"/>
    <w:semiHidden/>
    <w:unhideWhenUsed/>
    <w:rsid w:val="008A131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31A"/>
    <w:rPr>
      <w:rFonts w:ascii="Tahoma" w:eastAsia="Times New Roman" w:hAnsi="Tahoma" w:cs="Tahoma"/>
      <w:sz w:val="16"/>
      <w:szCs w:val="16"/>
      <w:lang w:eastAsia="en-US"/>
    </w:rPr>
  </w:style>
  <w:style w:type="paragraph" w:customStyle="1" w:styleId="PleadingBodyTextBold">
    <w:name w:val="Pleading Body Text Bold"/>
    <w:basedOn w:val="Normal"/>
    <w:qFormat/>
    <w:rsid w:val="00D75924"/>
    <w:pPr>
      <w:keepNext/>
      <w:keepLines/>
      <w:widowControl/>
      <w:spacing w:line="480" w:lineRule="exact"/>
      <w:jc w:val="center"/>
    </w:pPr>
    <w:rPr>
      <w:b/>
      <w:spacing w:val="2"/>
      <w:sz w:val="28"/>
      <w:szCs w:val="24"/>
      <w:lang w:val="en-CA"/>
    </w:rPr>
  </w:style>
  <w:style w:type="paragraph" w:customStyle="1" w:styleId="SignatureBlock">
    <w:name w:val="Signature Block"/>
    <w:basedOn w:val="Normal"/>
    <w:rsid w:val="00D75924"/>
    <w:pPr>
      <w:ind w:left="4781"/>
    </w:pPr>
    <w:rPr>
      <w:spacing w:val="-8"/>
      <w:sz w:val="28"/>
      <w:szCs w:val="24"/>
      <w:lang w:val="en-CA"/>
    </w:rPr>
  </w:style>
  <w:style w:type="paragraph" w:customStyle="1" w:styleId="NormalPleadingSig">
    <w:name w:val="Normal Pleading Sig"/>
    <w:basedOn w:val="Normal"/>
    <w:qFormat/>
    <w:rsid w:val="00D75924"/>
    <w:pPr>
      <w:spacing w:after="480"/>
      <w:ind w:left="4507"/>
    </w:pPr>
    <w:rPr>
      <w:spacing w:val="2"/>
      <w:szCs w:val="24"/>
      <w:lang w:val="en-CA"/>
    </w:rPr>
  </w:style>
  <w:style w:type="character" w:styleId="CommentReference">
    <w:name w:val="annotation reference"/>
    <w:basedOn w:val="DefaultParagraphFont"/>
    <w:uiPriority w:val="99"/>
    <w:semiHidden/>
    <w:unhideWhenUsed/>
    <w:rsid w:val="00A44ED4"/>
    <w:rPr>
      <w:sz w:val="16"/>
      <w:szCs w:val="16"/>
    </w:rPr>
  </w:style>
  <w:style w:type="paragraph" w:styleId="CommentText">
    <w:name w:val="annotation text"/>
    <w:basedOn w:val="Normal"/>
    <w:link w:val="CommentTextChar"/>
    <w:uiPriority w:val="99"/>
    <w:semiHidden/>
    <w:unhideWhenUsed/>
    <w:rsid w:val="00A44ED4"/>
    <w:pPr>
      <w:spacing w:line="240" w:lineRule="auto"/>
    </w:pPr>
    <w:rPr>
      <w:sz w:val="20"/>
    </w:rPr>
  </w:style>
  <w:style w:type="character" w:customStyle="1" w:styleId="CommentTextChar">
    <w:name w:val="Comment Text Char"/>
    <w:basedOn w:val="DefaultParagraphFont"/>
    <w:link w:val="CommentText"/>
    <w:uiPriority w:val="99"/>
    <w:semiHidden/>
    <w:rsid w:val="00A44ED4"/>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A44ED4"/>
    <w:rPr>
      <w:b/>
      <w:bCs/>
    </w:rPr>
  </w:style>
  <w:style w:type="character" w:customStyle="1" w:styleId="CommentSubjectChar">
    <w:name w:val="Comment Subject Char"/>
    <w:basedOn w:val="CommentTextChar"/>
    <w:link w:val="CommentSubject"/>
    <w:uiPriority w:val="99"/>
    <w:semiHidden/>
    <w:rsid w:val="00A44ED4"/>
    <w:rPr>
      <w:rFonts w:ascii="Times New Roman" w:eastAsia="Times New Roman" w:hAnsi="Times New Roman" w:cs="Times New Roman"/>
      <w:b/>
      <w:bCs/>
      <w:sz w:val="20"/>
      <w:szCs w:val="20"/>
      <w:lang w:eastAsia="en-US"/>
    </w:rPr>
  </w:style>
  <w:style w:type="paragraph" w:styleId="FootnoteText">
    <w:name w:val="footnote text"/>
    <w:basedOn w:val="Normal"/>
    <w:link w:val="FootnoteTextChar"/>
    <w:uiPriority w:val="99"/>
    <w:semiHidden/>
    <w:unhideWhenUsed/>
    <w:rsid w:val="00823C90"/>
    <w:pPr>
      <w:spacing w:line="240" w:lineRule="auto"/>
    </w:pPr>
    <w:rPr>
      <w:sz w:val="20"/>
    </w:rPr>
  </w:style>
  <w:style w:type="character" w:customStyle="1" w:styleId="FootnoteTextChar">
    <w:name w:val="Footnote Text Char"/>
    <w:basedOn w:val="DefaultParagraphFont"/>
    <w:link w:val="FootnoteText"/>
    <w:uiPriority w:val="99"/>
    <w:semiHidden/>
    <w:rsid w:val="00823C90"/>
    <w:rPr>
      <w:rFonts w:ascii="Times New Roman" w:eastAsia="Times New Roman" w:hAnsi="Times New Roman" w:cs="Times New Roman"/>
      <w:sz w:val="20"/>
      <w:szCs w:val="20"/>
      <w:lang w:eastAsia="en-US"/>
    </w:rPr>
  </w:style>
  <w:style w:type="character" w:styleId="FootnoteReference">
    <w:name w:val="footnote reference"/>
    <w:basedOn w:val="DefaultParagraphFont"/>
    <w:uiPriority w:val="99"/>
    <w:semiHidden/>
    <w:unhideWhenUsed/>
    <w:rsid w:val="00823C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D0B627-1E40-47CB-82F2-6017060B1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9567</Words>
  <Characters>54537</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2016-07-23T18:01:00Z</dcterms:created>
  <dcterms:modified xsi:type="dcterms:W3CDTF">2016-07-23T19:06:00Z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ABAAVOAfoSrQoywdSi8uCI0Mf1Y1nFuHXa1pvLYC+bAWuIQbFlzxvq46XeU3157DP0ng</vt:lpwstr>
  </property>
  <property fmtid="{D5CDD505-2E9C-101B-9397-08002B2CF9AE}" pid="3" name="RESPONSE_SENDER_NAME">
    <vt:lpwstr>gAAAdya76B99d4hLGUR1rQ+8TxTv0GGEPdix</vt:lpwstr>
  </property>
  <property fmtid="{D5CDD505-2E9C-101B-9397-08002B2CF9AE}" pid="4" name="EMAIL_OWNER_ADDRESS">
    <vt:lpwstr>4AAA4Lxe55UJ0C+dlrLSXqQ9+a3bJuSfGUeSeIc40RwYSOAhyhA7mYu1iw==</vt:lpwstr>
  </property>
  <property fmtid="{D5CDD505-2E9C-101B-9397-08002B2CF9AE}" pid="5" name="MAIL_MSG_ID2">
    <vt:lpwstr>WuSqMrm4JLI2Iog3+sVZCZkbVgYKEgxAU7KqfINxsEhtuBZH8xyBKDMLF2M
8woeHeFxZ9FpUPJdz7stXVVCe1Lrjm2nfSvIADyKKOVk4jYVP3Pft5FsoJk=</vt:lpwstr>
  </property>
</Properties>
</file>