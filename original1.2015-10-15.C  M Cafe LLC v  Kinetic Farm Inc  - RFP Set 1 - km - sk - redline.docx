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23A87A" w14:textId="77777777" w:rsidR="002A1BDE" w:rsidRPr="002A1BDE" w:rsidRDefault="002A1BDE" w:rsidP="002A1BDE">
      <w:pPr>
        <w:pStyle w:val="Heading3"/>
        <w:numPr>
          <w:ilvl w:val="0"/>
          <w:numId w:val="0"/>
        </w:numPr>
      </w:pPr>
      <w:r w:rsidRPr="002A1BDE">
        <w:t>KEVIN MAHONEY (SBN 235367)</w:t>
      </w:r>
    </w:p>
    <w:p w14:paraId="160352EC" w14:textId="77777777" w:rsidR="002A1BDE" w:rsidRPr="002A1BDE" w:rsidRDefault="002A1BDE" w:rsidP="002A1BDE">
      <w:r w:rsidRPr="002A1BDE">
        <w:t xml:space="preserve">   Email:  kmahoney@mahoney-law.net</w:t>
      </w:r>
    </w:p>
    <w:p w14:paraId="1890F24A" w14:textId="77777777" w:rsidR="002A1BDE" w:rsidRPr="002A1BDE" w:rsidRDefault="002A1BDE" w:rsidP="002A1BDE">
      <w:r w:rsidRPr="002A1BDE">
        <w:t>BICVAN BROWN (SBN 201897)</w:t>
      </w:r>
    </w:p>
    <w:p w14:paraId="0BABD076" w14:textId="77777777" w:rsidR="002A1BDE" w:rsidRPr="002A1BDE" w:rsidRDefault="002A1BDE" w:rsidP="002A1BDE">
      <w:r w:rsidRPr="002A1BDE">
        <w:t xml:space="preserve">   Email:  bbrown@mahoney-law.net</w:t>
      </w:r>
    </w:p>
    <w:p w14:paraId="5968EE98" w14:textId="77777777" w:rsidR="002A1BDE" w:rsidRPr="002A1BDE" w:rsidRDefault="002A1BDE" w:rsidP="002A1BDE">
      <w:r w:rsidRPr="002A1BDE">
        <w:t>MORGAN E. GLYNN (SBN 303822)</w:t>
      </w:r>
    </w:p>
    <w:p w14:paraId="2996321C" w14:textId="77777777" w:rsidR="002A1BDE" w:rsidRPr="002A1BDE" w:rsidRDefault="002A1BDE" w:rsidP="002A1BDE">
      <w:r w:rsidRPr="002A1BDE">
        <w:t xml:space="preserve">   Email:  mglynn@mahoney-law.net</w:t>
      </w:r>
    </w:p>
    <w:p w14:paraId="020D1D70" w14:textId="77777777" w:rsidR="002A1BDE" w:rsidRPr="002A1BDE" w:rsidRDefault="002A1BDE" w:rsidP="002A1BDE">
      <w:r w:rsidRPr="002A1BDE">
        <w:t>MAHONEY LAW GROUP, A.P.C.</w:t>
      </w:r>
    </w:p>
    <w:p w14:paraId="4C2F0D2E" w14:textId="77777777" w:rsidR="002A1BDE" w:rsidRPr="002A1BDE" w:rsidRDefault="002A1BDE" w:rsidP="002A1BDE">
      <w:r w:rsidRPr="002A1BDE">
        <w:t>249 E. Ocean Blvd., Ste. 814</w:t>
      </w:r>
    </w:p>
    <w:p w14:paraId="44198018" w14:textId="77777777" w:rsidR="002A1BDE" w:rsidRPr="002A1BDE" w:rsidRDefault="002A1BDE" w:rsidP="002A1BDE">
      <w:r w:rsidRPr="002A1BDE">
        <w:t>Long Beach, CA  90802</w:t>
      </w:r>
    </w:p>
    <w:p w14:paraId="2153F628" w14:textId="77777777" w:rsidR="002A1BDE" w:rsidRPr="002A1BDE" w:rsidRDefault="002A1BDE" w:rsidP="002A1BDE">
      <w:r w:rsidRPr="002A1BDE">
        <w:t>Tel. (562) 559-5550</w:t>
      </w:r>
    </w:p>
    <w:p w14:paraId="2D17236A" w14:textId="77777777" w:rsidR="002A1BDE" w:rsidRPr="002A1BDE" w:rsidRDefault="002A1BDE" w:rsidP="002A1BDE">
      <w:r w:rsidRPr="002A1BDE">
        <w:t>Fax (562) 590-8400</w:t>
      </w:r>
    </w:p>
    <w:p w14:paraId="6BB66CE7" w14:textId="77777777" w:rsidR="002A1BDE" w:rsidRPr="002A1BDE" w:rsidRDefault="002A1BDE" w:rsidP="007C31BB">
      <w:pPr>
        <w:pStyle w:val="Heading3"/>
        <w:numPr>
          <w:ilvl w:val="0"/>
          <w:numId w:val="0"/>
        </w:numPr>
      </w:pPr>
    </w:p>
    <w:p w14:paraId="507CBA20" w14:textId="77777777" w:rsidR="000C7147" w:rsidRPr="002A1BDE" w:rsidRDefault="00A6640A" w:rsidP="007C31BB">
      <w:pPr>
        <w:pStyle w:val="Heading3"/>
        <w:numPr>
          <w:ilvl w:val="0"/>
          <w:numId w:val="0"/>
        </w:numPr>
      </w:pPr>
      <w:r w:rsidRPr="002A1BDE">
        <w:t>SHAFIEL A. KARIM (SBN 291725)</w:t>
      </w:r>
    </w:p>
    <w:p w14:paraId="5BFD4028" w14:textId="77777777" w:rsidR="00A6640A" w:rsidRPr="002A1BDE" w:rsidRDefault="002A1BDE" w:rsidP="00A6640A">
      <w:r w:rsidRPr="002A1BDE">
        <w:t xml:space="preserve">   Email:  </w:t>
      </w:r>
      <w:r w:rsidR="00A6640A" w:rsidRPr="002A1BDE">
        <w:t>shafiel@skarimlaw.com</w:t>
      </w:r>
    </w:p>
    <w:p w14:paraId="1D9312E7" w14:textId="77777777" w:rsidR="00A6640A" w:rsidRPr="002A1BDE" w:rsidRDefault="00C26527" w:rsidP="00A6640A">
      <w:r w:rsidRPr="002A1BDE">
        <w:t>LAW OFFICE</w:t>
      </w:r>
      <w:r w:rsidR="00A6640A" w:rsidRPr="002A1BDE">
        <w:t xml:space="preserve"> OF SHAFIEL A. KARIM</w:t>
      </w:r>
    </w:p>
    <w:p w14:paraId="2E48EFA0" w14:textId="77777777" w:rsidR="00A6640A" w:rsidRPr="002A1BDE" w:rsidRDefault="00A6640A" w:rsidP="00A6640A">
      <w:r w:rsidRPr="002A1BDE">
        <w:t xml:space="preserve">13337 </w:t>
      </w:r>
      <w:r w:rsidR="002A1BDE" w:rsidRPr="002A1BDE">
        <w:t xml:space="preserve">E. </w:t>
      </w:r>
      <w:r w:rsidRPr="002A1BDE">
        <w:t>South St., Unit 16</w:t>
      </w:r>
    </w:p>
    <w:p w14:paraId="3F1DA072" w14:textId="77777777" w:rsidR="00A6640A" w:rsidRPr="002A1BDE" w:rsidRDefault="00A6640A" w:rsidP="00A6640A">
      <w:r w:rsidRPr="002A1BDE">
        <w:t>Cerritos, CA  90703</w:t>
      </w:r>
      <w:r w:rsidR="00C26527" w:rsidRPr="002A1BDE">
        <w:t>-7308</w:t>
      </w:r>
    </w:p>
    <w:p w14:paraId="6EA10EA7" w14:textId="77777777" w:rsidR="00A6640A" w:rsidRPr="002A1BDE" w:rsidRDefault="00A6640A" w:rsidP="00A6640A">
      <w:r w:rsidRPr="002A1BDE">
        <w:t xml:space="preserve">Tel. (562) </w:t>
      </w:r>
      <w:r w:rsidR="00C26527" w:rsidRPr="002A1BDE">
        <w:t>653-6850</w:t>
      </w:r>
    </w:p>
    <w:p w14:paraId="33BC0352" w14:textId="77777777" w:rsidR="00A6640A" w:rsidRPr="002A1BDE" w:rsidRDefault="00C26527" w:rsidP="00A6640A">
      <w:r w:rsidRPr="002A1BDE">
        <w:t xml:space="preserve">Fax (562) </w:t>
      </w:r>
      <w:r w:rsidR="002A1BDE" w:rsidRPr="002A1BDE">
        <w:t>286-8230</w:t>
      </w:r>
    </w:p>
    <w:p w14:paraId="4ED834EF" w14:textId="77777777" w:rsidR="00A6640A" w:rsidRPr="002A1BDE" w:rsidRDefault="00A6640A" w:rsidP="00A6640A"/>
    <w:p w14:paraId="57738DFD" w14:textId="77777777" w:rsidR="00A6640A" w:rsidRPr="002A1BDE" w:rsidRDefault="002A1BDE" w:rsidP="00A6640A">
      <w:pPr>
        <w:rPr>
          <w:i/>
        </w:rPr>
      </w:pPr>
      <w:r w:rsidRPr="002A1BDE">
        <w:rPr>
          <w:i/>
        </w:rPr>
        <w:t>Attorneys for Plaintiff C &amp; M Cafe LLC</w:t>
      </w:r>
    </w:p>
    <w:p w14:paraId="071B0299" w14:textId="77777777" w:rsidR="00A6640A" w:rsidRPr="002A1BDE" w:rsidRDefault="00A6640A" w:rsidP="00A6640A"/>
    <w:p w14:paraId="323F5956" w14:textId="77777777" w:rsidR="00A6640A" w:rsidRPr="002A1BDE" w:rsidRDefault="00C26527" w:rsidP="00A6640A">
      <w:pPr>
        <w:jc w:val="center"/>
        <w:rPr>
          <w:b/>
        </w:rPr>
      </w:pPr>
      <w:r w:rsidRPr="002A1BDE">
        <w:rPr>
          <w:b/>
        </w:rPr>
        <w:t>SUPERIOR COURT OF CALIFORNIA</w:t>
      </w:r>
    </w:p>
    <w:p w14:paraId="43530318" w14:textId="77777777" w:rsidR="00A6640A" w:rsidRPr="002A1BDE" w:rsidRDefault="00A6640A" w:rsidP="00A6640A">
      <w:pPr>
        <w:jc w:val="center"/>
        <w:rPr>
          <w:b/>
        </w:rPr>
      </w:pPr>
    </w:p>
    <w:p w14:paraId="62AA9B2A" w14:textId="77777777" w:rsidR="00A6640A" w:rsidRPr="002A1BDE" w:rsidRDefault="002A1BDE" w:rsidP="00A6640A">
      <w:pPr>
        <w:jc w:val="center"/>
        <w:rPr>
          <w:b/>
        </w:rPr>
      </w:pPr>
      <w:r w:rsidRPr="002A1BDE">
        <w:rPr>
          <w:b/>
        </w:rPr>
        <w:t>COUNTY OF SAN MATEO – SOUTHERN DISTRICT</w:t>
      </w:r>
    </w:p>
    <w:p w14:paraId="460F863B" w14:textId="77777777" w:rsidR="00A6640A" w:rsidRPr="002A1BDE" w:rsidRDefault="00A6640A" w:rsidP="00A6640A"/>
    <w:tbl>
      <w:tblPr>
        <w:tblStyle w:val="TableGrid"/>
        <w:tblW w:w="0" w:type="auto"/>
        <w:tblLook w:val="04A0" w:firstRow="1" w:lastRow="0" w:firstColumn="1" w:lastColumn="0" w:noHBand="0" w:noVBand="1"/>
      </w:tblPr>
      <w:tblGrid>
        <w:gridCol w:w="4896"/>
        <w:gridCol w:w="1602"/>
        <w:gridCol w:w="3294"/>
      </w:tblGrid>
      <w:tr w:rsidR="002A1BDE" w:rsidRPr="002A1BDE" w14:paraId="5BE0790D" w14:textId="77777777" w:rsidTr="0078268A">
        <w:trPr>
          <w:trHeight w:val="599"/>
        </w:trPr>
        <w:tc>
          <w:tcPr>
            <w:tcW w:w="4896" w:type="dxa"/>
            <w:vMerge w:val="restart"/>
            <w:tcBorders>
              <w:top w:val="nil"/>
              <w:left w:val="nil"/>
              <w:bottom w:val="single" w:sz="4" w:space="0" w:color="auto"/>
              <w:right w:val="single" w:sz="4" w:space="0" w:color="auto"/>
            </w:tcBorders>
          </w:tcPr>
          <w:p w14:paraId="5C9D5575" w14:textId="77777777" w:rsidR="002A1BDE" w:rsidRPr="002A1BDE" w:rsidRDefault="002A1BDE" w:rsidP="00C26527">
            <w:pPr>
              <w:jc w:val="left"/>
            </w:pPr>
            <w:r w:rsidRPr="002A1BDE">
              <w:t>C &amp; M CAFE LLC, a California limited liability company, on behalf of itself and all others sim</w:t>
            </w:r>
            <w:r w:rsidRPr="002A1BDE">
              <w:t>i</w:t>
            </w:r>
            <w:r w:rsidRPr="002A1BDE">
              <w:t>larly situated,</w:t>
            </w:r>
          </w:p>
          <w:p w14:paraId="1AE4430C" w14:textId="77777777" w:rsidR="002A1BDE" w:rsidRPr="002A1BDE" w:rsidRDefault="002A1BDE" w:rsidP="00C26527"/>
          <w:p w14:paraId="41ECD928" w14:textId="77777777" w:rsidR="002A1BDE" w:rsidRPr="002A1BDE" w:rsidRDefault="002A1BDE" w:rsidP="00C26527">
            <w:pPr>
              <w:jc w:val="center"/>
            </w:pPr>
            <w:r w:rsidRPr="002A1BDE">
              <w:t>Plaintiff,</w:t>
            </w:r>
          </w:p>
          <w:p w14:paraId="3653BD68" w14:textId="77777777" w:rsidR="002A1BDE" w:rsidRPr="002A1BDE" w:rsidRDefault="002A1BDE" w:rsidP="00C26527">
            <w:pPr>
              <w:jc w:val="center"/>
            </w:pPr>
          </w:p>
          <w:p w14:paraId="45960B82" w14:textId="77777777" w:rsidR="002A1BDE" w:rsidRPr="002A1BDE" w:rsidRDefault="002A1BDE" w:rsidP="00C26527">
            <w:pPr>
              <w:jc w:val="center"/>
            </w:pPr>
            <w:r w:rsidRPr="002A1BDE">
              <w:t>v.</w:t>
            </w:r>
          </w:p>
          <w:p w14:paraId="28445411" w14:textId="77777777" w:rsidR="002A1BDE" w:rsidRPr="002A1BDE" w:rsidRDefault="002A1BDE" w:rsidP="00C26527">
            <w:pPr>
              <w:jc w:val="left"/>
            </w:pPr>
          </w:p>
          <w:p w14:paraId="6059E1D9" w14:textId="77777777" w:rsidR="002A1BDE" w:rsidRPr="002A1BDE" w:rsidRDefault="002A1BDE" w:rsidP="00C26527">
            <w:pPr>
              <w:jc w:val="left"/>
            </w:pPr>
            <w:r w:rsidRPr="002A1BDE">
              <w:t>KINETIC FARM, INC., a Delaware corpor</w:t>
            </w:r>
            <w:r w:rsidRPr="002A1BDE">
              <w:t>a</w:t>
            </w:r>
            <w:r w:rsidRPr="002A1BDE">
              <w:t>tion, and DOES 1-10 inclusive,</w:t>
            </w:r>
          </w:p>
          <w:p w14:paraId="733A1B38" w14:textId="77777777" w:rsidR="002A1BDE" w:rsidRPr="002A1BDE" w:rsidRDefault="002A1BDE" w:rsidP="00C26527">
            <w:pPr>
              <w:jc w:val="left"/>
            </w:pPr>
          </w:p>
          <w:p w14:paraId="173327EF" w14:textId="77777777" w:rsidR="002A1BDE" w:rsidRPr="002A1BDE" w:rsidRDefault="002A1BDE" w:rsidP="00C26527">
            <w:pPr>
              <w:jc w:val="center"/>
            </w:pPr>
            <w:r w:rsidRPr="002A1BDE">
              <w:t>Defendants.</w:t>
            </w:r>
          </w:p>
          <w:p w14:paraId="208FC794" w14:textId="77777777" w:rsidR="002A1BDE" w:rsidRPr="002A1BDE" w:rsidRDefault="002A1BDE" w:rsidP="00C26527">
            <w:pPr>
              <w:jc w:val="center"/>
            </w:pPr>
          </w:p>
        </w:tc>
        <w:tc>
          <w:tcPr>
            <w:tcW w:w="1602" w:type="dxa"/>
            <w:tcBorders>
              <w:top w:val="nil"/>
              <w:left w:val="single" w:sz="4" w:space="0" w:color="auto"/>
              <w:bottom w:val="nil"/>
              <w:right w:val="nil"/>
            </w:tcBorders>
          </w:tcPr>
          <w:p w14:paraId="46E844BE" w14:textId="77777777" w:rsidR="002A1BDE" w:rsidRPr="002A1BDE" w:rsidRDefault="002A1BDE" w:rsidP="0078268A">
            <w:pPr>
              <w:rPr>
                <w:b/>
              </w:rPr>
            </w:pPr>
            <w:r w:rsidRPr="002A1BDE">
              <w:rPr>
                <w:b/>
              </w:rPr>
              <w:t>Case No.:</w:t>
            </w:r>
          </w:p>
          <w:p w14:paraId="57A20DE8" w14:textId="77777777" w:rsidR="002A1BDE" w:rsidRPr="002A1BDE" w:rsidRDefault="002A1BDE" w:rsidP="0078268A"/>
        </w:tc>
        <w:tc>
          <w:tcPr>
            <w:tcW w:w="3294" w:type="dxa"/>
            <w:tcBorders>
              <w:top w:val="nil"/>
              <w:left w:val="nil"/>
              <w:bottom w:val="nil"/>
              <w:right w:val="nil"/>
            </w:tcBorders>
          </w:tcPr>
          <w:p w14:paraId="7EFC51CC" w14:textId="77777777" w:rsidR="002A1BDE" w:rsidRPr="002A1BDE" w:rsidRDefault="002A1BDE" w:rsidP="0078268A"/>
          <w:p w14:paraId="30DAFB1E" w14:textId="77777777" w:rsidR="002A1BDE" w:rsidRPr="002A1BDE" w:rsidRDefault="002A1BDE" w:rsidP="0078268A">
            <w:pPr>
              <w:jc w:val="center"/>
              <w:rPr>
                <w:b/>
              </w:rPr>
            </w:pPr>
          </w:p>
        </w:tc>
      </w:tr>
      <w:tr w:rsidR="002A1BDE" w:rsidRPr="002A1BDE" w14:paraId="743B46AC"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4D90C8AE" w14:textId="77777777" w:rsidR="002A1BDE" w:rsidRPr="002A1BDE" w:rsidRDefault="002A1BDE" w:rsidP="00C26527">
            <w:pPr>
              <w:jc w:val="left"/>
            </w:pPr>
          </w:p>
        </w:tc>
        <w:tc>
          <w:tcPr>
            <w:tcW w:w="1602" w:type="dxa"/>
            <w:tcBorders>
              <w:top w:val="nil"/>
              <w:left w:val="single" w:sz="4" w:space="0" w:color="auto"/>
              <w:bottom w:val="nil"/>
              <w:right w:val="nil"/>
            </w:tcBorders>
          </w:tcPr>
          <w:p w14:paraId="466F96B3" w14:textId="77777777" w:rsidR="002A1BDE" w:rsidRPr="002A1BDE" w:rsidRDefault="002A1BDE" w:rsidP="0078268A">
            <w:pPr>
              <w:rPr>
                <w:b/>
              </w:rPr>
            </w:pPr>
            <w:r w:rsidRPr="002A1BDE">
              <w:rPr>
                <w:b/>
              </w:rPr>
              <w:t>Action Filed:</w:t>
            </w:r>
          </w:p>
        </w:tc>
        <w:tc>
          <w:tcPr>
            <w:tcW w:w="3294" w:type="dxa"/>
            <w:tcBorders>
              <w:top w:val="nil"/>
              <w:left w:val="nil"/>
              <w:bottom w:val="nil"/>
              <w:right w:val="nil"/>
            </w:tcBorders>
          </w:tcPr>
          <w:p w14:paraId="41F5228D" w14:textId="77777777" w:rsidR="002A1BDE" w:rsidRPr="002A1BDE" w:rsidRDefault="002A1BDE" w:rsidP="0078268A"/>
        </w:tc>
      </w:tr>
      <w:tr w:rsidR="002A1BDE" w:rsidRPr="002A1BDE" w14:paraId="71E97DD7"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21133151" w14:textId="77777777" w:rsidR="002A1BDE" w:rsidRPr="002A1BDE" w:rsidRDefault="002A1BDE" w:rsidP="00C26527">
            <w:pPr>
              <w:jc w:val="left"/>
            </w:pPr>
          </w:p>
        </w:tc>
        <w:tc>
          <w:tcPr>
            <w:tcW w:w="1602" w:type="dxa"/>
            <w:tcBorders>
              <w:top w:val="nil"/>
              <w:left w:val="single" w:sz="4" w:space="0" w:color="auto"/>
              <w:bottom w:val="nil"/>
              <w:right w:val="nil"/>
            </w:tcBorders>
          </w:tcPr>
          <w:p w14:paraId="7857BB93" w14:textId="77777777" w:rsidR="002A1BDE" w:rsidRPr="002A1BDE" w:rsidRDefault="002A1BDE" w:rsidP="0078268A">
            <w:pPr>
              <w:rPr>
                <w:b/>
              </w:rPr>
            </w:pPr>
            <w:r w:rsidRPr="002A1BDE">
              <w:rPr>
                <w:b/>
              </w:rPr>
              <w:t>Trial Date:</w:t>
            </w:r>
          </w:p>
        </w:tc>
        <w:tc>
          <w:tcPr>
            <w:tcW w:w="3294" w:type="dxa"/>
            <w:tcBorders>
              <w:top w:val="nil"/>
              <w:left w:val="nil"/>
              <w:bottom w:val="nil"/>
              <w:right w:val="nil"/>
            </w:tcBorders>
          </w:tcPr>
          <w:p w14:paraId="58C3FDB9" w14:textId="77777777" w:rsidR="002A1BDE" w:rsidRPr="002A1BDE" w:rsidRDefault="002A1BDE" w:rsidP="0078268A">
            <w:r w:rsidRPr="002A1BDE">
              <w:t>Not Yet Set</w:t>
            </w:r>
          </w:p>
        </w:tc>
      </w:tr>
      <w:tr w:rsidR="002A1BDE" w:rsidRPr="002A1BDE" w14:paraId="19D997DD"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258DA6EE" w14:textId="77777777" w:rsidR="002A1BDE" w:rsidRPr="002A1BDE" w:rsidRDefault="002A1BDE" w:rsidP="00C26527">
            <w:pPr>
              <w:jc w:val="left"/>
            </w:pPr>
          </w:p>
        </w:tc>
        <w:tc>
          <w:tcPr>
            <w:tcW w:w="4896" w:type="dxa"/>
            <w:gridSpan w:val="2"/>
            <w:tcBorders>
              <w:top w:val="nil"/>
              <w:left w:val="single" w:sz="4" w:space="0" w:color="auto"/>
              <w:bottom w:val="nil"/>
              <w:right w:val="nil"/>
            </w:tcBorders>
          </w:tcPr>
          <w:p w14:paraId="4649BBD2" w14:textId="77777777" w:rsidR="002A1BDE" w:rsidRPr="002A1BDE" w:rsidRDefault="002A1BDE" w:rsidP="0078268A">
            <w:pPr>
              <w:jc w:val="center"/>
              <w:rPr>
                <w:b/>
              </w:rPr>
            </w:pPr>
            <w:r w:rsidRPr="002A1BDE">
              <w:rPr>
                <w:b/>
              </w:rPr>
              <w:t>PLAINTIFF’S FIRST SET OF REQUESTS FOR PRODUCTION OF DOCUMENTS AND THINGS TO DEFENDANT KINETIC FARM, INC.</w:t>
            </w:r>
          </w:p>
          <w:p w14:paraId="15B74C72" w14:textId="77777777" w:rsidR="002A1BDE" w:rsidRPr="002A1BDE" w:rsidRDefault="002A1BDE" w:rsidP="002A1BDE">
            <w:pPr>
              <w:jc w:val="center"/>
              <w:rPr>
                <w:b/>
              </w:rPr>
            </w:pPr>
          </w:p>
          <w:p w14:paraId="33FC6D22" w14:textId="77777777" w:rsidR="002A1BDE" w:rsidRPr="002A1BDE" w:rsidRDefault="002A1BDE" w:rsidP="002A1BDE">
            <w:pPr>
              <w:jc w:val="center"/>
              <w:rPr>
                <w:i/>
              </w:rPr>
            </w:pPr>
            <w:r w:rsidRPr="002A1BDE">
              <w:rPr>
                <w:i/>
              </w:rPr>
              <w:t>Assigned to the Honorable &lt;</w:t>
            </w:r>
            <w:ins w:id="0" w:author="Shafiel Karim" w:date="2015-10-23T17:14:00Z">
              <w:r w:rsidR="00D655DD">
                <w:rPr>
                  <w:i/>
                </w:rPr>
                <w:fldChar w:fldCharType="begin">
                  <w:ffData>
                    <w:name w:val="Text2"/>
                    <w:enabled/>
                    <w:calcOnExit w:val="0"/>
                    <w:textInput>
                      <w:default w:val="Judge's Name"/>
                    </w:textInput>
                  </w:ffData>
                </w:fldChar>
              </w:r>
              <w:bookmarkStart w:id="1" w:name="Text2"/>
              <w:r w:rsidR="00D655DD">
                <w:rPr>
                  <w:i/>
                </w:rPr>
                <w:instrText xml:space="preserve"> FORMTEXT </w:instrText>
              </w:r>
              <w:r w:rsidR="00D655DD">
                <w:rPr>
                  <w:i/>
                </w:rPr>
              </w:r>
            </w:ins>
            <w:r w:rsidR="00D655DD">
              <w:rPr>
                <w:i/>
              </w:rPr>
              <w:fldChar w:fldCharType="separate"/>
            </w:r>
            <w:ins w:id="2" w:author="Shafiel Karim" w:date="2015-10-23T17:14:00Z">
              <w:r w:rsidR="00D655DD">
                <w:rPr>
                  <w:i/>
                  <w:noProof/>
                </w:rPr>
                <w:t>Judge's Name</w:t>
              </w:r>
              <w:r w:rsidR="00D655DD">
                <w:rPr>
                  <w:i/>
                </w:rPr>
                <w:fldChar w:fldCharType="end"/>
              </w:r>
            </w:ins>
            <w:bookmarkEnd w:id="1"/>
            <w:del w:id="3" w:author="Shafiel Karim" w:date="2015-10-23T17:14:00Z">
              <w:r w:rsidRPr="002A1BDE" w:rsidDel="00D655DD">
                <w:rPr>
                  <w:i/>
                </w:rPr>
                <w:delText>Judge Name</w:delText>
              </w:r>
            </w:del>
            <w:r w:rsidRPr="002A1BDE">
              <w:rPr>
                <w:i/>
              </w:rPr>
              <w:t>&gt;</w:t>
            </w:r>
          </w:p>
          <w:p w14:paraId="75F38245" w14:textId="77777777" w:rsidR="002A1BDE" w:rsidRPr="002A1BDE" w:rsidRDefault="002A1BDE" w:rsidP="002A1BDE">
            <w:pPr>
              <w:jc w:val="center"/>
            </w:pPr>
          </w:p>
        </w:tc>
      </w:tr>
    </w:tbl>
    <w:p w14:paraId="4BA3CA6F" w14:textId="77777777" w:rsidR="00D0058E" w:rsidRPr="002A1BDE" w:rsidRDefault="00D0058E" w:rsidP="00B6280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6714"/>
      </w:tblGrid>
      <w:tr w:rsidR="002A1BDE" w:rsidRPr="002A1BDE" w14:paraId="521D03B4" w14:textId="77777777" w:rsidTr="002A1BDE">
        <w:tc>
          <w:tcPr>
            <w:tcW w:w="3078" w:type="dxa"/>
          </w:tcPr>
          <w:p w14:paraId="6599D34C" w14:textId="77777777" w:rsidR="002A1BDE" w:rsidRPr="002A1BDE" w:rsidRDefault="002A1BDE" w:rsidP="002A1BDE">
            <w:pPr>
              <w:spacing w:line="360" w:lineRule="auto"/>
              <w:rPr>
                <w:b/>
              </w:rPr>
            </w:pPr>
            <w:r w:rsidRPr="002A1BDE">
              <w:rPr>
                <w:b/>
              </w:rPr>
              <w:t>PROPOUNDING PARTY:</w:t>
            </w:r>
          </w:p>
        </w:tc>
        <w:tc>
          <w:tcPr>
            <w:tcW w:w="6714" w:type="dxa"/>
          </w:tcPr>
          <w:p w14:paraId="594BF5AE" w14:textId="77777777" w:rsidR="002A1BDE" w:rsidRPr="002A1BDE" w:rsidRDefault="002A1BDE" w:rsidP="002A1BDE">
            <w:pPr>
              <w:spacing w:line="360" w:lineRule="auto"/>
            </w:pPr>
            <w:r w:rsidRPr="002A1BDE">
              <w:t>C &amp; M CAFE LLC</w:t>
            </w:r>
          </w:p>
        </w:tc>
      </w:tr>
      <w:tr w:rsidR="002A1BDE" w:rsidRPr="002A1BDE" w14:paraId="14959475" w14:textId="77777777" w:rsidTr="002A1BDE">
        <w:tc>
          <w:tcPr>
            <w:tcW w:w="3078" w:type="dxa"/>
          </w:tcPr>
          <w:p w14:paraId="3E23F505" w14:textId="77777777" w:rsidR="002A1BDE" w:rsidRPr="002A1BDE" w:rsidRDefault="002A1BDE" w:rsidP="002A1BDE">
            <w:pPr>
              <w:spacing w:line="360" w:lineRule="auto"/>
              <w:rPr>
                <w:b/>
              </w:rPr>
            </w:pPr>
            <w:r w:rsidRPr="002A1BDE">
              <w:rPr>
                <w:b/>
              </w:rPr>
              <w:t>RESPONDING PARTY:</w:t>
            </w:r>
          </w:p>
        </w:tc>
        <w:tc>
          <w:tcPr>
            <w:tcW w:w="6714" w:type="dxa"/>
          </w:tcPr>
          <w:p w14:paraId="047B987D" w14:textId="77777777" w:rsidR="002A1BDE" w:rsidRPr="002A1BDE" w:rsidRDefault="002A1BDE" w:rsidP="002A1BDE">
            <w:pPr>
              <w:spacing w:line="360" w:lineRule="auto"/>
            </w:pPr>
            <w:r w:rsidRPr="002A1BDE">
              <w:t>KINETIC FARM, INC.</w:t>
            </w:r>
          </w:p>
        </w:tc>
      </w:tr>
      <w:tr w:rsidR="002A1BDE" w:rsidRPr="002A1BDE" w14:paraId="2D3EC428" w14:textId="77777777" w:rsidTr="002A1BDE">
        <w:tc>
          <w:tcPr>
            <w:tcW w:w="3078" w:type="dxa"/>
          </w:tcPr>
          <w:p w14:paraId="496D03F3" w14:textId="77777777" w:rsidR="002A1BDE" w:rsidRPr="002A1BDE" w:rsidRDefault="002A1BDE" w:rsidP="002A1BDE">
            <w:pPr>
              <w:spacing w:line="360" w:lineRule="auto"/>
              <w:rPr>
                <w:b/>
              </w:rPr>
            </w:pPr>
            <w:r w:rsidRPr="002A1BDE">
              <w:rPr>
                <w:b/>
              </w:rPr>
              <w:t>SET:</w:t>
            </w:r>
          </w:p>
        </w:tc>
        <w:tc>
          <w:tcPr>
            <w:tcW w:w="6714" w:type="dxa"/>
          </w:tcPr>
          <w:p w14:paraId="763D6B00" w14:textId="77777777" w:rsidR="002A1BDE" w:rsidRPr="002A1BDE" w:rsidRDefault="002A1BDE" w:rsidP="002A1BDE">
            <w:pPr>
              <w:spacing w:line="360" w:lineRule="auto"/>
            </w:pPr>
            <w:r w:rsidRPr="002A1BDE">
              <w:t>ONE</w:t>
            </w:r>
          </w:p>
        </w:tc>
      </w:tr>
    </w:tbl>
    <w:p w14:paraId="5BF7EE66" w14:textId="77777777" w:rsidR="002A1BDE" w:rsidRPr="002A1BDE" w:rsidRDefault="002A1BDE" w:rsidP="00B62806"/>
    <w:p w14:paraId="51819DEA" w14:textId="77777777" w:rsidR="002A1BDE" w:rsidRPr="002A1BDE" w:rsidRDefault="002A1BDE" w:rsidP="00B62806">
      <w:pPr>
        <w:sectPr w:rsidR="002A1BDE" w:rsidRPr="002A1BDE" w:rsidSect="00C26527">
          <w:headerReference w:type="even" r:id="rId9"/>
          <w:headerReference w:type="default" r:id="rId10"/>
          <w:footerReference w:type="even" r:id="rId11"/>
          <w:footerReference w:type="default" r:id="rId12"/>
          <w:headerReference w:type="first" r:id="rId13"/>
          <w:footerReference w:type="first" r:id="rId14"/>
          <w:pgSz w:w="12240" w:h="15840" w:code="1"/>
          <w:pgMar w:top="1440" w:right="720" w:bottom="1152" w:left="1944" w:header="720" w:footer="432" w:gutter="0"/>
          <w:pgNumType w:start="1"/>
          <w:cols w:space="720"/>
        </w:sectPr>
      </w:pPr>
    </w:p>
    <w:p w14:paraId="7493F232" w14:textId="77777777" w:rsidR="002A1BDE" w:rsidRPr="002A1BDE" w:rsidRDefault="002A1BDE" w:rsidP="0078268A">
      <w:pPr>
        <w:pStyle w:val="Normal1"/>
        <w:spacing w:line="480" w:lineRule="auto"/>
        <w:ind w:firstLine="720"/>
        <w:jc w:val="both"/>
        <w:rPr>
          <w:rFonts w:ascii="Times New Roman" w:hAnsi="Times New Roman" w:cs="Times New Roman"/>
          <w:sz w:val="24"/>
          <w:szCs w:val="24"/>
        </w:rPr>
      </w:pPr>
      <w:r w:rsidRPr="002A1BDE">
        <w:rPr>
          <w:rFonts w:ascii="Times New Roman" w:eastAsia="Times New Roman" w:hAnsi="Times New Roman" w:cs="Times New Roman"/>
          <w:sz w:val="24"/>
          <w:szCs w:val="24"/>
        </w:rPr>
        <w:lastRenderedPageBreak/>
        <w:t>PLEASE TAKE NOTICE that pursuant to section 2031.010 of the Code of Civil Procedure, Plaintiff demands that Defendant KINETIC FARM, INC. (“Defendant”), a Delaware corporation, and permit Plaintiff to inspect and copy all of the following documents and tangible things at the offices of Plaintiff’s attorney MAHONEY LAW GROUP, A.P.C., 249 East Ocean Boulevard, Suite 814, Long Beach, California 90802, within thirty (30) days from the date of service.</w:t>
      </w:r>
    </w:p>
    <w:p w14:paraId="6ABF6059" w14:textId="77777777" w:rsidR="002A1BDE" w:rsidRPr="002A1BDE" w:rsidRDefault="002A1BDE" w:rsidP="0078268A">
      <w:pPr>
        <w:pStyle w:val="Normal1"/>
        <w:spacing w:line="480" w:lineRule="auto"/>
        <w:jc w:val="both"/>
        <w:rPr>
          <w:rFonts w:ascii="Times New Roman" w:hAnsi="Times New Roman" w:cs="Times New Roman"/>
          <w:sz w:val="24"/>
          <w:szCs w:val="24"/>
        </w:rPr>
      </w:pPr>
      <w:r w:rsidRPr="002A1BDE">
        <w:rPr>
          <w:rFonts w:ascii="Times New Roman" w:eastAsia="Times New Roman" w:hAnsi="Times New Roman" w:cs="Times New Roman"/>
          <w:sz w:val="24"/>
          <w:szCs w:val="24"/>
        </w:rPr>
        <w:tab/>
        <w:t>Pursuant to section 2031.010 of the Code of Civil Procedure, Defendant is hereby required to produce “writings” requested in this FIRST SET OF REQUESTS FOR PRODUCTION that are in Defendant’s possession, custody, or control.  Even if Defendant does not have actual possession of the document or tangible thing, under section 2031.010 of the code of Civil Procedure, Defen</w:t>
      </w:r>
      <w:r w:rsidRPr="002A1BDE">
        <w:rPr>
          <w:rFonts w:ascii="Times New Roman" w:eastAsia="Times New Roman" w:hAnsi="Times New Roman" w:cs="Times New Roman"/>
          <w:sz w:val="24"/>
          <w:szCs w:val="24"/>
        </w:rPr>
        <w:t>d</w:t>
      </w:r>
      <w:r w:rsidRPr="002A1BDE">
        <w:rPr>
          <w:rFonts w:ascii="Times New Roman" w:eastAsia="Times New Roman" w:hAnsi="Times New Roman" w:cs="Times New Roman"/>
          <w:sz w:val="24"/>
          <w:szCs w:val="24"/>
        </w:rPr>
        <w:t>ant must nevertheless deliver these responsive documents or tangible things if Defendant has co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trol over them such that Defendant may obtain possession upon request from a government agency, subsidiary, contractor, or agent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an attorney).</w:t>
      </w:r>
    </w:p>
    <w:p w14:paraId="4AE01DA8"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DEFINITIONS</w:t>
      </w:r>
    </w:p>
    <w:p w14:paraId="12DEA261"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 “DOCUMENT”--including its plural form “DOCUMENTS”--means anything which may be considered a “writing” such as contemplated by section 250 of the Evidence Code, including but not limited to any written, printed, typewritten, handwritten, recorded or other grap</w:t>
      </w:r>
      <w:r w:rsidRPr="002A1BDE">
        <w:rPr>
          <w:rFonts w:ascii="Times New Roman" w:eastAsia="Times New Roman" w:hAnsi="Times New Roman" w:cs="Times New Roman"/>
          <w:sz w:val="24"/>
          <w:szCs w:val="24"/>
        </w:rPr>
        <w:t>h</w:t>
      </w:r>
      <w:r w:rsidRPr="002A1BDE">
        <w:rPr>
          <w:rFonts w:ascii="Times New Roman" w:eastAsia="Times New Roman" w:hAnsi="Times New Roman" w:cs="Times New Roman"/>
          <w:sz w:val="24"/>
          <w:szCs w:val="24"/>
        </w:rPr>
        <w:t>ic matter or computer generated or stored information, whether produced in hard copy or other ta</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gible medium or presently stored within the memory of a computer or other storage device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compact discs (“CD-ROMs”), digital versatile disks (“DVDs”), flash drives, floppy disks, hard disks, magnetic stripe cards, micro-fiche, microfilms, optical discs, tapes, etc.), now or at any time in Defendant’s possession, custody or control.  The definition of “DOCUMENT” also include, but is not limited to any customer lists, independent contractor list, supplier list, personnel records, a</w:t>
      </w:r>
      <w:r w:rsidRPr="002A1BDE">
        <w:rPr>
          <w:rFonts w:ascii="Times New Roman" w:eastAsia="Times New Roman" w:hAnsi="Times New Roman" w:cs="Times New Roman"/>
          <w:sz w:val="24"/>
          <w:szCs w:val="24"/>
        </w:rPr>
        <w:t>d</w:t>
      </w:r>
      <w:r w:rsidRPr="002A1BDE">
        <w:rPr>
          <w:rFonts w:ascii="Times New Roman" w:eastAsia="Times New Roman" w:hAnsi="Times New Roman" w:cs="Times New Roman"/>
          <w:sz w:val="24"/>
          <w:szCs w:val="24"/>
        </w:rPr>
        <w:t xml:space="preserve">dress records, telephone records, software flow diagrams, complaint records, calendars, computer printouts, computer programs, files, transcripts, cables, correspondence, memoranda, electronic </w:t>
      </w:r>
      <w:r w:rsidRPr="002A1BDE">
        <w:rPr>
          <w:rFonts w:ascii="Times New Roman" w:eastAsia="Times New Roman" w:hAnsi="Times New Roman" w:cs="Times New Roman"/>
          <w:sz w:val="24"/>
          <w:szCs w:val="24"/>
        </w:rPr>
        <w:lastRenderedPageBreak/>
        <w:t>mail transmissions (</w:t>
      </w:r>
      <w:r w:rsidRPr="002A1BDE">
        <w:rPr>
          <w:rFonts w:ascii="Times New Roman" w:eastAsia="Times New Roman" w:hAnsi="Times New Roman" w:cs="Times New Roman"/>
          <w:i/>
          <w:sz w:val="24"/>
          <w:szCs w:val="24"/>
        </w:rPr>
        <w:t>i.e.</w:t>
      </w:r>
      <w:r w:rsidRPr="002A1BDE">
        <w:rPr>
          <w:rFonts w:ascii="Times New Roman" w:eastAsia="Times New Roman" w:hAnsi="Times New Roman" w:cs="Times New Roman"/>
          <w:sz w:val="24"/>
          <w:szCs w:val="24"/>
        </w:rPr>
        <w:t>, e-mail or email), short message service text messages, electronic chat tra</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scripts, facsimiles, letters, telegraphs, telexes, agreements, contracts, memoranda of understan</w:t>
      </w:r>
      <w:r w:rsidRPr="002A1BDE">
        <w:rPr>
          <w:rFonts w:ascii="Times New Roman" w:eastAsia="Times New Roman" w:hAnsi="Times New Roman" w:cs="Times New Roman"/>
          <w:sz w:val="24"/>
          <w:szCs w:val="24"/>
        </w:rPr>
        <w:t>d</w:t>
      </w:r>
      <w:r w:rsidRPr="002A1BDE">
        <w:rPr>
          <w:rFonts w:ascii="Times New Roman" w:eastAsia="Times New Roman" w:hAnsi="Times New Roman" w:cs="Times New Roman"/>
          <w:sz w:val="24"/>
          <w:szCs w:val="24"/>
        </w:rPr>
        <w:t>ings, accounting books, accounting records, appraisals, books of accounts, financial forecasts, f</w:t>
      </w:r>
      <w:r w:rsidRPr="002A1BDE">
        <w:rPr>
          <w:rFonts w:ascii="Times New Roman" w:eastAsia="Times New Roman" w:hAnsi="Times New Roman" w:cs="Times New Roman"/>
          <w:sz w:val="24"/>
          <w:szCs w:val="24"/>
        </w:rPr>
        <w:t>i</w:t>
      </w:r>
      <w:r w:rsidRPr="002A1BDE">
        <w:rPr>
          <w:rFonts w:ascii="Times New Roman" w:eastAsia="Times New Roman" w:hAnsi="Times New Roman" w:cs="Times New Roman"/>
          <w:sz w:val="24"/>
          <w:szCs w:val="24"/>
        </w:rPr>
        <w:t>nancial projection, financial statements, journals, journal entries, ledgers, ledger entries, phot</w:t>
      </w:r>
      <w:r w:rsidRPr="002A1BDE">
        <w:rPr>
          <w:rFonts w:ascii="Times New Roman" w:eastAsia="Times New Roman" w:hAnsi="Times New Roman" w:cs="Times New Roman"/>
          <w:sz w:val="24"/>
          <w:szCs w:val="24"/>
        </w:rPr>
        <w:t>o</w:t>
      </w:r>
      <w:r w:rsidRPr="002A1BDE">
        <w:rPr>
          <w:rFonts w:ascii="Times New Roman" w:eastAsia="Times New Roman" w:hAnsi="Times New Roman" w:cs="Times New Roman"/>
          <w:sz w:val="24"/>
          <w:szCs w:val="24"/>
        </w:rPr>
        <w:t>graphs, lists, databases, spreadsheets, daybooks, diaries, jottings, minutes, notebooks, notes or any other fixed thought or idea, work papers, books, bulletins, guides, guidelines, magazines, manuals, newsletters, newspapers, policies, publications, and all preliminary versions and drafts, revisions of, or notations on any of the foregoing, including all non-identical copies and drafts of any of the foregoing summaries, analyses, or reports relating or referring, in whole or in part, to any of the foregoing.</w:t>
      </w:r>
    </w:p>
    <w:p w14:paraId="02082FBF"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Without any limitation of the word “CONTROL” as used in the preceding par</w:t>
      </w:r>
      <w:r w:rsidRPr="002A1BDE">
        <w:rPr>
          <w:rFonts w:ascii="Times New Roman" w:eastAsia="Times New Roman" w:hAnsi="Times New Roman" w:cs="Times New Roman"/>
          <w:sz w:val="24"/>
          <w:szCs w:val="24"/>
        </w:rPr>
        <w:t>a</w:t>
      </w:r>
      <w:r w:rsidRPr="002A1BDE">
        <w:rPr>
          <w:rFonts w:ascii="Times New Roman" w:eastAsia="Times New Roman" w:hAnsi="Times New Roman" w:cs="Times New Roman"/>
          <w:sz w:val="24"/>
          <w:szCs w:val="24"/>
        </w:rPr>
        <w:t>graph, a DOCUMENT will be deemed in Defendant’s control if Defendant has the right to secure the DOCUMENT or a copy from another person. public or private, having possession or custody thereof.</w:t>
      </w:r>
    </w:p>
    <w:p w14:paraId="0F1C50F6"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DOCUMENTS” means each and every DOCUMENT, and each and every non-identical copy known to Defendants and every DOCUMENT or writing that Defendants can locate or discover by reasonably diligent efforts.</w:t>
      </w:r>
    </w:p>
    <w:p w14:paraId="4C5AA50A"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words “YOU” and “YOUR” refer to each Defendant in receipt of these requests or any attorney or agent performing the services referred to herein or acting on its behalf.  “YOU” and “YOUR” also includes all predecessors, successors, assigns, affiliates, subsidiaries, parent compan</w:t>
      </w:r>
      <w:r w:rsidR="0078268A">
        <w:rPr>
          <w:rFonts w:ascii="Times New Roman" w:eastAsia="Times New Roman" w:hAnsi="Times New Roman" w:cs="Times New Roman"/>
          <w:sz w:val="24"/>
          <w:szCs w:val="24"/>
        </w:rPr>
        <w:t>ies, employees, sales associate</w:t>
      </w:r>
      <w:r w:rsidRPr="002A1BDE">
        <w:rPr>
          <w:rFonts w:ascii="Times New Roman" w:eastAsia="Times New Roman" w:hAnsi="Times New Roman" w:cs="Times New Roman"/>
          <w:sz w:val="24"/>
          <w:szCs w:val="24"/>
        </w:rPr>
        <w:t>s</w:t>
      </w:r>
      <w:r w:rsidR="0078268A">
        <w:rPr>
          <w:rFonts w:ascii="Times New Roman" w:eastAsia="Times New Roman" w:hAnsi="Times New Roman" w:cs="Times New Roman"/>
          <w:sz w:val="24"/>
          <w:szCs w:val="24"/>
        </w:rPr>
        <w:t>,</w:t>
      </w:r>
      <w:r w:rsidRPr="002A1BDE">
        <w:rPr>
          <w:rFonts w:ascii="Times New Roman" w:eastAsia="Times New Roman" w:hAnsi="Times New Roman" w:cs="Times New Roman"/>
          <w:sz w:val="24"/>
          <w:szCs w:val="24"/>
        </w:rPr>
        <w:t xml:space="preserve"> officers, managers, and agents of Defendant.</w:t>
      </w:r>
    </w:p>
    <w:p w14:paraId="4C7A5FE7"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word “STATEMENT” means any written statement, signed or otherwise adop</w:t>
      </w:r>
      <w:r w:rsidRPr="002A1BDE">
        <w:rPr>
          <w:rFonts w:ascii="Times New Roman" w:eastAsia="Times New Roman" w:hAnsi="Times New Roman" w:cs="Times New Roman"/>
          <w:sz w:val="24"/>
          <w:szCs w:val="24"/>
        </w:rPr>
        <w:t>t</w:t>
      </w:r>
      <w:r w:rsidRPr="002A1BDE">
        <w:rPr>
          <w:rFonts w:ascii="Times New Roman" w:eastAsia="Times New Roman" w:hAnsi="Times New Roman" w:cs="Times New Roman"/>
          <w:sz w:val="24"/>
          <w:szCs w:val="24"/>
        </w:rPr>
        <w:t xml:space="preserve">ed or approved by the person making it or a stenographic, mechanical, electrical, or other recording </w:t>
      </w:r>
      <w:r w:rsidRPr="002A1BDE">
        <w:rPr>
          <w:rFonts w:ascii="Times New Roman" w:eastAsia="Times New Roman" w:hAnsi="Times New Roman" w:cs="Times New Roman"/>
          <w:sz w:val="24"/>
          <w:szCs w:val="24"/>
        </w:rPr>
        <w:lastRenderedPageBreak/>
        <w:t>or transcription thereof which is a substantial verbatim recital or an oral statement by the person making it and contemporaneously recorded.</w:t>
      </w:r>
    </w:p>
    <w:p w14:paraId="0DBDF0A5"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“DATABASE” means any digital organization of data including any co</w:t>
      </w:r>
      <w:r w:rsidRPr="002A1BDE">
        <w:rPr>
          <w:rFonts w:ascii="Times New Roman" w:eastAsia="Times New Roman" w:hAnsi="Times New Roman" w:cs="Times New Roman"/>
          <w:sz w:val="24"/>
          <w:szCs w:val="24"/>
        </w:rPr>
        <w:t>l</w:t>
      </w:r>
      <w:r w:rsidRPr="002A1BDE">
        <w:rPr>
          <w:rFonts w:ascii="Times New Roman" w:eastAsia="Times New Roman" w:hAnsi="Times New Roman" w:cs="Times New Roman"/>
          <w:sz w:val="24"/>
          <w:szCs w:val="24"/>
        </w:rPr>
        <w:t>lection of schemes, tables, queries, reports, views and other objects, as well as other collections of related data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xml:space="preserve">, a spreadsheet or a card index).  For example, data stored in software programs such as Oracle RDBMS, Microsoft SQL, Microsoft Access, Microsoft Excel, IBM DB2, Teradata, ADABAS, MySQL, FileMaker, and Informix are all non-exhaustive </w:t>
      </w:r>
      <w:r w:rsidRPr="002A1BDE">
        <w:rPr>
          <w:rFonts w:ascii="Times New Roman" w:eastAsia="Times New Roman" w:hAnsi="Times New Roman" w:cs="Times New Roman"/>
          <w:i/>
          <w:sz w:val="24"/>
          <w:szCs w:val="24"/>
        </w:rPr>
        <w:t>examples</w:t>
      </w:r>
      <w:r w:rsidRPr="002A1BDE">
        <w:rPr>
          <w:rFonts w:ascii="Times New Roman" w:eastAsia="Times New Roman" w:hAnsi="Times New Roman" w:cs="Times New Roman"/>
          <w:sz w:val="24"/>
          <w:szCs w:val="24"/>
        </w:rPr>
        <w:t xml:space="preserve"> of a DATABASE.</w:t>
      </w:r>
    </w:p>
    <w:p w14:paraId="4AC5A79B"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“DATA MODEL” means any DOCUMENT that describes the relatio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ship between all of the various tables contained within a DATABASE.  “A data model is a descri</w:t>
      </w:r>
      <w:r w:rsidRPr="002A1BDE">
        <w:rPr>
          <w:rFonts w:ascii="Times New Roman" w:eastAsia="Times New Roman" w:hAnsi="Times New Roman" w:cs="Times New Roman"/>
          <w:sz w:val="24"/>
          <w:szCs w:val="24"/>
        </w:rPr>
        <w:t>p</w:t>
      </w:r>
      <w:r w:rsidRPr="002A1BDE">
        <w:rPr>
          <w:rFonts w:ascii="Times New Roman" w:eastAsia="Times New Roman" w:hAnsi="Times New Roman" w:cs="Times New Roman"/>
          <w:sz w:val="24"/>
          <w:szCs w:val="24"/>
        </w:rPr>
        <w:t>tion of how data should be used to meet the requirements given by the end user …. [and] is a co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ceptual representation of data structures required for a database and … express[es] and commun</w:t>
      </w:r>
      <w:r w:rsidRPr="002A1BDE">
        <w:rPr>
          <w:rFonts w:ascii="Times New Roman" w:eastAsia="Times New Roman" w:hAnsi="Times New Roman" w:cs="Times New Roman"/>
          <w:sz w:val="24"/>
          <w:szCs w:val="24"/>
        </w:rPr>
        <w:t>i</w:t>
      </w:r>
      <w:r w:rsidRPr="002A1BDE">
        <w:rPr>
          <w:rFonts w:ascii="Times New Roman" w:eastAsia="Times New Roman" w:hAnsi="Times New Roman" w:cs="Times New Roman"/>
          <w:sz w:val="24"/>
          <w:szCs w:val="24"/>
        </w:rPr>
        <w:t>cat[es] … business requirements.”</w:t>
      </w:r>
      <w:r w:rsidRPr="002A1BDE">
        <w:rPr>
          <w:rFonts w:ascii="Times New Roman" w:eastAsia="Times New Roman" w:hAnsi="Times New Roman" w:cs="Times New Roman"/>
          <w:sz w:val="24"/>
          <w:szCs w:val="24"/>
          <w:vertAlign w:val="superscript"/>
        </w:rPr>
        <w:footnoteReference w:id="2"/>
      </w:r>
      <w:r w:rsidRPr="002A1BDE">
        <w:rPr>
          <w:rFonts w:ascii="Times New Roman" w:eastAsia="Times New Roman" w:hAnsi="Times New Roman" w:cs="Times New Roman"/>
          <w:sz w:val="24"/>
          <w:szCs w:val="24"/>
        </w:rPr>
        <w:t xml:space="preserve">  More specifically, “[t]he purpose of a conceptual data model is to show as many rules about the meaning and interrelationships among data as possible.”</w:t>
      </w:r>
      <w:r w:rsidRPr="002A1BDE">
        <w:rPr>
          <w:rFonts w:ascii="Times New Roman" w:eastAsia="Times New Roman" w:hAnsi="Times New Roman" w:cs="Times New Roman"/>
          <w:sz w:val="24"/>
          <w:szCs w:val="24"/>
          <w:vertAlign w:val="superscript"/>
        </w:rPr>
        <w:footnoteReference w:id="3"/>
      </w:r>
    </w:p>
    <w:p w14:paraId="1BBBD1F5"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“DATA DICTIONARY” means any DOCUMENT that describes data such as meaning, relationships to other data, origin, usage, and format of the data stored in tables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xml:space="preserve">, in a particular column, row, cell, or datum or data), including the meaning of any particular codes or abbreviations used in the header or cells of any tables.  For example, the DATA DICTIONARY could denote that a column entitled “FNAME” refers to a customer’s first name </w:t>
      </w:r>
      <w:r w:rsidRPr="002A1BDE">
        <w:rPr>
          <w:rFonts w:ascii="Times New Roman" w:eastAsia="Times New Roman" w:hAnsi="Times New Roman" w:cs="Times New Roman"/>
          <w:sz w:val="24"/>
          <w:szCs w:val="24"/>
        </w:rPr>
        <w:lastRenderedPageBreak/>
        <w:t>and “STOREID” and “REGISTERID” in a different table refers to a retailer’s store number and specific point-of-sale terminate or cash register.</w:t>
      </w:r>
      <w:r w:rsidRPr="002A1BDE">
        <w:rPr>
          <w:rFonts w:ascii="Times New Roman" w:eastAsia="Times New Roman" w:hAnsi="Times New Roman" w:cs="Times New Roman"/>
          <w:sz w:val="24"/>
          <w:szCs w:val="24"/>
          <w:vertAlign w:val="superscript"/>
        </w:rPr>
        <w:footnoteReference w:id="4"/>
      </w:r>
    </w:p>
    <w:p w14:paraId="0F726605"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word “PERSON” includes natural persons and all other legal entities.</w:t>
      </w:r>
    </w:p>
    <w:p w14:paraId="32C08244"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word “CORRESPONDENCE” includes any cables, correspondence, memora</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da, electronic mail transmissions (</w:t>
      </w:r>
      <w:r w:rsidRPr="002A1BDE">
        <w:rPr>
          <w:rFonts w:ascii="Times New Roman" w:eastAsia="Times New Roman" w:hAnsi="Times New Roman" w:cs="Times New Roman"/>
          <w:i/>
          <w:sz w:val="24"/>
          <w:szCs w:val="24"/>
        </w:rPr>
        <w:t>i.e.</w:t>
      </w:r>
      <w:r w:rsidRPr="002A1BDE">
        <w:rPr>
          <w:rFonts w:ascii="Times New Roman" w:eastAsia="Times New Roman" w:hAnsi="Times New Roman" w:cs="Times New Roman"/>
          <w:sz w:val="24"/>
          <w:szCs w:val="24"/>
        </w:rPr>
        <w:t>, e-mail or email), short message service text messages, ele</w:t>
      </w:r>
      <w:r w:rsidRPr="002A1BDE">
        <w:rPr>
          <w:rFonts w:ascii="Times New Roman" w:eastAsia="Times New Roman" w:hAnsi="Times New Roman" w:cs="Times New Roman"/>
          <w:sz w:val="24"/>
          <w:szCs w:val="24"/>
        </w:rPr>
        <w:t>c</w:t>
      </w:r>
      <w:r w:rsidRPr="002A1BDE">
        <w:rPr>
          <w:rFonts w:ascii="Times New Roman" w:eastAsia="Times New Roman" w:hAnsi="Times New Roman" w:cs="Times New Roman"/>
          <w:sz w:val="24"/>
          <w:szCs w:val="24"/>
        </w:rPr>
        <w:t>tronic chat transcripts, facsimiles, letters, telegraphs, and telexes, and all preliminary versions and drafts, revisions of or notations on any of the foregoing, including all non-identical drafts of any of the foregoing, and all summaries, analyses or reports relating or referring, in whole or in part, to any of the foregoing.</w:t>
      </w:r>
    </w:p>
    <w:p w14:paraId="1E524A3D"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“SMARTPHONE APPLICATION” means any software application d</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signed, written, and distributed by Defendant in furtherance of Defendant’s business model of co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necting end-user consumers with third-party restaurants.</w:t>
      </w:r>
    </w:p>
    <w:p w14:paraId="55F6D057"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“ORDERAHEAD APP” refers to the software and SMARTPHONE APPLICATION developed, deployed, and operated by Defendant for the purposes of delivering restaurant menu items from third party restaurants to consumers.</w:t>
      </w:r>
    </w:p>
    <w:p w14:paraId="78A36CB3" w14:textId="77777777" w:rsidR="002A1BDE" w:rsidRPr="002A1BDE"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term “IMPOSTOR SITE”--and its plural form “IMPOSTOR SITES”--refers to each and every single Internet domain name listed on Exhibit C of Plaintiff’s complaint in this a</w:t>
      </w:r>
      <w:r w:rsidRPr="002A1BDE">
        <w:rPr>
          <w:rFonts w:ascii="Times New Roman" w:eastAsia="Times New Roman" w:hAnsi="Times New Roman" w:cs="Times New Roman"/>
          <w:sz w:val="24"/>
          <w:szCs w:val="24"/>
        </w:rPr>
        <w:t>c</w:t>
      </w:r>
      <w:r w:rsidRPr="002A1BDE">
        <w:rPr>
          <w:rFonts w:ascii="Times New Roman" w:eastAsia="Times New Roman" w:hAnsi="Times New Roman" w:cs="Times New Roman"/>
          <w:sz w:val="24"/>
          <w:szCs w:val="24"/>
        </w:rPr>
        <w:t>tion, including but not limited to candmcafe.com, or any other Internet domain name that directs traffic to Defendant’s OrderAhead smartphone application.</w:t>
      </w:r>
    </w:p>
    <w:p w14:paraId="308DF9BA" w14:textId="77777777" w:rsidR="00904170" w:rsidRDefault="00904170" w:rsidP="0078268A">
      <w:pPr>
        <w:pStyle w:val="Normal1"/>
        <w:numPr>
          <w:ilvl w:val="0"/>
          <w:numId w:val="29"/>
        </w:numPr>
        <w:spacing w:line="480" w:lineRule="auto"/>
        <w:ind w:left="0" w:firstLine="630"/>
        <w:contextualSpacing/>
        <w:jc w:val="both"/>
        <w:rPr>
          <w:ins w:id="10" w:author="Kevin" w:date="2015-10-15T10:08:00Z"/>
          <w:rFonts w:ascii="Times New Roman" w:eastAsia="Times New Roman" w:hAnsi="Times New Roman" w:cs="Times New Roman"/>
          <w:sz w:val="24"/>
          <w:szCs w:val="24"/>
        </w:rPr>
      </w:pPr>
      <w:ins w:id="11" w:author="Kevin" w:date="2015-10-15T10:08:00Z">
        <w:r>
          <w:rPr>
            <w:rFonts w:ascii="Times New Roman" w:eastAsia="Times New Roman" w:hAnsi="Times New Roman" w:cs="Times New Roman"/>
            <w:sz w:val="24"/>
            <w:szCs w:val="24"/>
          </w:rPr>
          <w:t xml:space="preserve">The term </w:t>
        </w:r>
      </w:ins>
      <w:ins w:id="12" w:author="Kevin" w:date="2015-10-15T10:09:00Z">
        <w:r>
          <w:rPr>
            <w:rFonts w:ascii="Times New Roman" w:eastAsia="Times New Roman" w:hAnsi="Times New Roman" w:cs="Times New Roman"/>
            <w:sz w:val="24"/>
            <w:szCs w:val="24"/>
          </w:rPr>
          <w:t>“LIABILITY PERIOD,”</w:t>
        </w:r>
      </w:ins>
      <w:ins w:id="13" w:author="Kevin" w:date="2015-10-15T10:12:00Z">
        <w:r>
          <w:rPr>
            <w:rFonts w:ascii="Times New Roman" w:eastAsia="Times New Roman" w:hAnsi="Times New Roman" w:cs="Times New Roman"/>
            <w:sz w:val="24"/>
            <w:szCs w:val="24"/>
          </w:rPr>
          <w:t xml:space="preserve"> shall mean the period of time from September 2, 2011 </w:t>
        </w:r>
      </w:ins>
      <w:ins w:id="14" w:author="Kevin" w:date="2015-10-15T10:13:00Z">
        <w:r>
          <w:rPr>
            <w:rFonts w:ascii="Times New Roman" w:eastAsia="Times New Roman" w:hAnsi="Times New Roman" w:cs="Times New Roman"/>
            <w:sz w:val="24"/>
            <w:szCs w:val="24"/>
          </w:rPr>
          <w:t>through the</w:t>
        </w:r>
      </w:ins>
      <w:ins w:id="15" w:author="Kevin" w:date="2015-10-15T10:12:00Z">
        <w:r>
          <w:rPr>
            <w:rFonts w:ascii="Times New Roman" w:eastAsia="Times New Roman" w:hAnsi="Times New Roman" w:cs="Times New Roman"/>
            <w:sz w:val="24"/>
            <w:szCs w:val="24"/>
          </w:rPr>
          <w:t xml:space="preserve"> present.</w:t>
        </w:r>
      </w:ins>
    </w:p>
    <w:p w14:paraId="51B22139" w14:textId="77777777" w:rsidR="00E56632" w:rsidRDefault="00E56632" w:rsidP="00E56632">
      <w:pPr>
        <w:pStyle w:val="Normal1"/>
        <w:numPr>
          <w:ilvl w:val="0"/>
          <w:numId w:val="29"/>
        </w:numPr>
        <w:spacing w:line="480" w:lineRule="auto"/>
        <w:ind w:left="0" w:firstLine="630"/>
        <w:contextualSpacing/>
        <w:jc w:val="both"/>
        <w:rPr>
          <w:ins w:id="16" w:author="Shafiel Karim" w:date="2015-10-23T17:01:00Z"/>
          <w:rFonts w:ascii="Times New Roman" w:eastAsia="Times New Roman" w:hAnsi="Times New Roman" w:cs="Times New Roman"/>
          <w:sz w:val="24"/>
          <w:szCs w:val="24"/>
        </w:rPr>
        <w:pPrChange w:id="17" w:author="Shafiel Karim" w:date="2015-10-23T16:41:00Z">
          <w:pPr>
            <w:jc w:val="left"/>
          </w:pPr>
        </w:pPrChange>
      </w:pPr>
      <w:ins w:id="18" w:author="Shafiel Karim" w:date="2015-10-23T16:50:00Z">
        <w:r>
          <w:rPr>
            <w:rFonts w:ascii="Times New Roman" w:eastAsia="Times New Roman" w:hAnsi="Times New Roman" w:cs="Times New Roman"/>
            <w:sz w:val="24"/>
            <w:szCs w:val="24"/>
          </w:rPr>
          <w:lastRenderedPageBreak/>
          <w:t>The name “ROSARIO GARNETT” refers to the registrant of several domains en</w:t>
        </w:r>
        <w:r>
          <w:rPr>
            <w:rFonts w:ascii="Times New Roman" w:eastAsia="Times New Roman" w:hAnsi="Times New Roman" w:cs="Times New Roman"/>
            <w:sz w:val="24"/>
            <w:szCs w:val="24"/>
          </w:rPr>
          <w:t>u</w:t>
        </w:r>
        <w:r>
          <w:rPr>
            <w:rFonts w:ascii="Times New Roman" w:eastAsia="Times New Roman" w:hAnsi="Times New Roman" w:cs="Times New Roman"/>
            <w:sz w:val="24"/>
            <w:szCs w:val="24"/>
          </w:rPr>
          <w:t>merated in the Complaint, which directed users to the ORDERAHEAD APP; the name is also re</w:t>
        </w:r>
        <w:r>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erenced by </w:t>
        </w:r>
      </w:ins>
      <w:ins w:id="19" w:author="Shafiel Karim" w:date="2015-10-23T16:57:00Z">
        <w:r w:rsidR="004465FD">
          <w:rPr>
            <w:rFonts w:ascii="Times New Roman" w:eastAsia="Times New Roman" w:hAnsi="Times New Roman" w:cs="Times New Roman"/>
            <w:sz w:val="24"/>
            <w:szCs w:val="24"/>
          </w:rPr>
          <w:t>a series of</w:t>
        </w:r>
      </w:ins>
      <w:ins w:id="20" w:author="Shafiel Karim" w:date="2015-10-23T16:50:00Z">
        <w:r>
          <w:rPr>
            <w:rFonts w:ascii="Times New Roman" w:eastAsia="Times New Roman" w:hAnsi="Times New Roman" w:cs="Times New Roman"/>
            <w:sz w:val="24"/>
            <w:szCs w:val="24"/>
          </w:rPr>
          <w:t xml:space="preserve"> </w:t>
        </w:r>
      </w:ins>
      <w:ins w:id="21" w:author="Shafiel Karim" w:date="2015-10-23T16:57:00Z">
        <w:r w:rsidR="004465FD">
          <w:rPr>
            <w:rFonts w:ascii="Times New Roman" w:eastAsia="Times New Roman" w:hAnsi="Times New Roman" w:cs="Times New Roman"/>
            <w:sz w:val="24"/>
            <w:szCs w:val="24"/>
          </w:rPr>
          <w:t>articles authored by TODD BISHOP</w:t>
        </w:r>
      </w:ins>
      <w:ins w:id="22" w:author="Shafiel Karim" w:date="2015-10-23T16:59:00Z">
        <w:r w:rsidR="004465FD">
          <w:rPr>
            <w:rFonts w:ascii="Times New Roman" w:eastAsia="Times New Roman" w:hAnsi="Times New Roman" w:cs="Times New Roman"/>
            <w:sz w:val="24"/>
            <w:szCs w:val="24"/>
          </w:rPr>
          <w:t xml:space="preserve"> and BLAIR HANLEY-FRANK</w:t>
        </w:r>
      </w:ins>
      <w:ins w:id="23" w:author="Shafiel Karim" w:date="2015-10-23T16:57:00Z">
        <w:r w:rsidR="004465FD">
          <w:rPr>
            <w:rFonts w:ascii="Times New Roman" w:eastAsia="Times New Roman" w:hAnsi="Times New Roman" w:cs="Times New Roman"/>
            <w:sz w:val="24"/>
            <w:szCs w:val="24"/>
          </w:rPr>
          <w:t xml:space="preserve"> at GEEKWIRE</w:t>
        </w:r>
      </w:ins>
      <w:ins w:id="24" w:author="Shafiel Karim" w:date="2015-10-23T16:50:00Z">
        <w:r>
          <w:rPr>
            <w:rFonts w:ascii="Times New Roman" w:eastAsia="Times New Roman" w:hAnsi="Times New Roman" w:cs="Times New Roman"/>
            <w:sz w:val="24"/>
            <w:szCs w:val="24"/>
          </w:rPr>
          <w:t xml:space="preserve"> describing the fraud alleged in the Complaint pu</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lished</w:t>
        </w:r>
      </w:ins>
      <w:ins w:id="25" w:author="Shafiel Karim" w:date="2015-10-23T16:52:00Z">
        <w:r>
          <w:rPr>
            <w:rFonts w:ascii="Times New Roman" w:eastAsia="Times New Roman" w:hAnsi="Times New Roman" w:cs="Times New Roman"/>
            <w:sz w:val="24"/>
            <w:szCs w:val="24"/>
          </w:rPr>
          <w:t xml:space="preserve"> beginning</w:t>
        </w:r>
      </w:ins>
      <w:ins w:id="26" w:author="Shafiel Karim" w:date="2015-10-23T16:50:00Z">
        <w:r w:rsidR="004465FD">
          <w:rPr>
            <w:rFonts w:ascii="Times New Roman" w:eastAsia="Times New Roman" w:hAnsi="Times New Roman" w:cs="Times New Roman"/>
            <w:sz w:val="24"/>
            <w:szCs w:val="24"/>
          </w:rPr>
          <w:t xml:space="preserve"> on or around May 5</w:t>
        </w:r>
        <w:r>
          <w:rPr>
            <w:rFonts w:ascii="Times New Roman" w:eastAsia="Times New Roman" w:hAnsi="Times New Roman" w:cs="Times New Roman"/>
            <w:sz w:val="24"/>
            <w:szCs w:val="24"/>
          </w:rPr>
          <w:t>, 2015.</w:t>
        </w:r>
      </w:ins>
      <w:ins w:id="27" w:author="Shafiel Karim" w:date="2015-10-23T16:57:00Z">
        <w:r w:rsidR="004465FD">
          <w:rPr>
            <w:rStyle w:val="FootnoteReference"/>
            <w:rFonts w:ascii="Times New Roman" w:eastAsia="Times New Roman" w:hAnsi="Times New Roman" w:cs="Times New Roman"/>
            <w:sz w:val="24"/>
            <w:szCs w:val="24"/>
          </w:rPr>
          <w:footnoteReference w:id="5"/>
        </w:r>
      </w:ins>
    </w:p>
    <w:p w14:paraId="39B15A94" w14:textId="77777777" w:rsidR="000A7FE6" w:rsidRDefault="000A7FE6" w:rsidP="000A7FE6">
      <w:pPr>
        <w:pStyle w:val="Normal1"/>
        <w:numPr>
          <w:ilvl w:val="0"/>
          <w:numId w:val="29"/>
        </w:numPr>
        <w:spacing w:line="480" w:lineRule="auto"/>
        <w:ind w:left="0" w:firstLine="630"/>
        <w:contextualSpacing/>
        <w:jc w:val="both"/>
        <w:rPr>
          <w:ins w:id="37" w:author="Shafiel Karim" w:date="2015-10-23T17:04:00Z"/>
          <w:rFonts w:ascii="Times New Roman" w:eastAsia="Times New Roman" w:hAnsi="Times New Roman" w:cs="Times New Roman"/>
          <w:sz w:val="24"/>
          <w:szCs w:val="24"/>
        </w:rPr>
      </w:pPr>
      <w:ins w:id="38" w:author="Shafiel Karim" w:date="2015-10-23T17:04:00Z">
        <w:r>
          <w:rPr>
            <w:rFonts w:ascii="Times New Roman" w:eastAsia="Times New Roman" w:hAnsi="Times New Roman" w:cs="Times New Roman"/>
            <w:sz w:val="24"/>
            <w:szCs w:val="24"/>
          </w:rPr>
          <w:t>The name “CHRIS TIMM” refers to the registrant of several domains enumerated in the Complaint, which directed users to the ORDERAHEAD APP; the name is also referenced by a series of articles authored by TODD BISHOP and BLAIR HANLEY-FRANK at GEEKWIRE d</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scribing the fraud alleged in the Complaint pu</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lished beginning on or around May 5, 2015.</w:t>
        </w:r>
        <w:r>
          <w:rPr>
            <w:rStyle w:val="FootnoteReference"/>
            <w:rFonts w:ascii="Times New Roman" w:eastAsia="Times New Roman" w:hAnsi="Times New Roman" w:cs="Times New Roman"/>
            <w:sz w:val="24"/>
            <w:szCs w:val="24"/>
          </w:rPr>
          <w:footnoteReference w:id="6"/>
        </w:r>
      </w:ins>
    </w:p>
    <w:p w14:paraId="63ECB58F" w14:textId="77777777" w:rsidR="000A7FE6" w:rsidRPr="000A7FE6" w:rsidRDefault="000A7FE6" w:rsidP="000A7FE6">
      <w:pPr>
        <w:pStyle w:val="Normal1"/>
        <w:numPr>
          <w:ilvl w:val="0"/>
          <w:numId w:val="29"/>
        </w:numPr>
        <w:spacing w:line="480" w:lineRule="auto"/>
        <w:ind w:left="0" w:firstLine="630"/>
        <w:contextualSpacing/>
        <w:jc w:val="both"/>
        <w:rPr>
          <w:ins w:id="41" w:author="Shafiel Karim" w:date="2015-10-23T17:04:00Z"/>
          <w:rFonts w:ascii="Times New Roman" w:eastAsia="Times New Roman" w:hAnsi="Times New Roman" w:cs="Times New Roman"/>
          <w:sz w:val="24"/>
          <w:szCs w:val="24"/>
        </w:rPr>
      </w:pPr>
      <w:ins w:id="42" w:author="Shafiel Karim" w:date="2015-10-23T17:04:00Z">
        <w:r>
          <w:rPr>
            <w:rFonts w:ascii="Times New Roman" w:eastAsia="Times New Roman" w:hAnsi="Times New Roman" w:cs="Times New Roman"/>
            <w:sz w:val="24"/>
            <w:szCs w:val="24"/>
          </w:rPr>
          <w:t>The name “</w:t>
        </w:r>
      </w:ins>
      <w:ins w:id="43" w:author="Shafiel Karim" w:date="2015-10-23T17:05:00Z">
        <w:r>
          <w:rPr>
            <w:rFonts w:ascii="Times New Roman" w:eastAsia="Times New Roman" w:hAnsi="Times New Roman" w:cs="Times New Roman"/>
            <w:sz w:val="24"/>
            <w:szCs w:val="24"/>
          </w:rPr>
          <w:t>ALAN SMALL</w:t>
        </w:r>
      </w:ins>
      <w:ins w:id="44" w:author="Shafiel Karim" w:date="2015-10-23T17:04:00Z">
        <w:r>
          <w:rPr>
            <w:rFonts w:ascii="Times New Roman" w:eastAsia="Times New Roman" w:hAnsi="Times New Roman" w:cs="Times New Roman"/>
            <w:sz w:val="24"/>
            <w:szCs w:val="24"/>
          </w:rPr>
          <w:t>” refers to the registrant of several domains enumerated in the Complaint, which directed users to the ORDERAHEAD APP; the name is also referenced by a series of articles authored by TODD BISHOP and BLAIR HANLEY-FRANK at GEEKWIRE describing the fraud alleged in the Complaint pu</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lished beginning on or around May 5, 2015.</w:t>
        </w:r>
        <w:r>
          <w:rPr>
            <w:rStyle w:val="FootnoteReference"/>
            <w:rFonts w:ascii="Times New Roman" w:eastAsia="Times New Roman" w:hAnsi="Times New Roman" w:cs="Times New Roman"/>
            <w:sz w:val="24"/>
            <w:szCs w:val="24"/>
          </w:rPr>
          <w:footnoteReference w:id="7"/>
        </w:r>
      </w:ins>
    </w:p>
    <w:p w14:paraId="0AFE07F8" w14:textId="77777777" w:rsidR="002A1BDE" w:rsidRPr="002A1BDE" w:rsidDel="00E56632" w:rsidRDefault="002A1BDE" w:rsidP="0078268A">
      <w:pPr>
        <w:pStyle w:val="Normal1"/>
        <w:numPr>
          <w:ilvl w:val="0"/>
          <w:numId w:val="29"/>
        </w:numPr>
        <w:spacing w:line="480" w:lineRule="auto"/>
        <w:ind w:left="0" w:firstLine="630"/>
        <w:contextualSpacing/>
        <w:jc w:val="both"/>
        <w:rPr>
          <w:del w:id="47" w:author="Shafiel Karim" w:date="2015-10-23T16:41:00Z"/>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other words or terms should be given and interpreted according to their common and typical meanings and usage.</w:t>
      </w:r>
    </w:p>
    <w:p w14:paraId="4E84607A" w14:textId="77777777" w:rsidR="0078268A" w:rsidRPr="00E56632" w:rsidRDefault="0078268A" w:rsidP="00E56632">
      <w:pPr>
        <w:pStyle w:val="Normal1"/>
        <w:numPr>
          <w:ilvl w:val="0"/>
          <w:numId w:val="29"/>
        </w:numPr>
        <w:spacing w:line="480" w:lineRule="auto"/>
        <w:ind w:left="0" w:firstLine="630"/>
        <w:contextualSpacing/>
        <w:jc w:val="both"/>
        <w:rPr>
          <w:b/>
          <w:u w:val="single"/>
          <w:rPrChange w:id="48" w:author="Shafiel Karim" w:date="2015-10-23T16:41:00Z">
            <w:rPr/>
          </w:rPrChange>
        </w:rPr>
        <w:pPrChange w:id="49" w:author="Shafiel Karim" w:date="2015-10-23T16:41:00Z">
          <w:pPr>
            <w:jc w:val="left"/>
          </w:pPr>
        </w:pPrChange>
      </w:pPr>
      <w:del w:id="50" w:author="Shafiel Karim" w:date="2015-10-23T16:41:00Z">
        <w:r w:rsidRPr="00E56632" w:rsidDel="00E56632">
          <w:rPr>
            <w:b/>
            <w:u w:val="single"/>
            <w:rPrChange w:id="51" w:author="Shafiel Karim" w:date="2015-10-23T16:41:00Z">
              <w:rPr/>
            </w:rPrChange>
          </w:rPr>
          <w:br w:type="page"/>
        </w:r>
      </w:del>
    </w:p>
    <w:p w14:paraId="477608AE" w14:textId="77777777" w:rsidR="00D655DD" w:rsidRDefault="00D655DD">
      <w:pPr>
        <w:jc w:val="left"/>
        <w:rPr>
          <w:ins w:id="52" w:author="Shafiel Karim" w:date="2015-10-23T17:14:00Z"/>
          <w:b/>
          <w:color w:val="000000"/>
          <w:u w:val="single"/>
        </w:rPr>
      </w:pPr>
      <w:ins w:id="53" w:author="Shafiel Karim" w:date="2015-10-23T17:14:00Z">
        <w:r>
          <w:rPr>
            <w:b/>
            <w:u w:val="single"/>
          </w:rPr>
          <w:br w:type="page"/>
        </w:r>
      </w:ins>
    </w:p>
    <w:p w14:paraId="1637C551"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lastRenderedPageBreak/>
        <w:t>INSTRUCTIONS</w:t>
      </w:r>
    </w:p>
    <w:p w14:paraId="7499808D"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Any request for production that inquires about the knowledge, conduct, activities, or materials possessed by any Defendant will be taken to include the knowledge, conduct, activities, or materials possessed by that Defendant’s subsidiaries, parents, affiliates and merged or acquired predecessors, as well as the present or former investigators, accountants, attorneys, directors, offi</w:t>
      </w:r>
      <w:r w:rsidRPr="002A1BDE">
        <w:rPr>
          <w:rFonts w:ascii="Times New Roman" w:eastAsia="Times New Roman" w:hAnsi="Times New Roman" w:cs="Times New Roman"/>
          <w:sz w:val="24"/>
          <w:szCs w:val="24"/>
        </w:rPr>
        <w:t>c</w:t>
      </w:r>
      <w:r w:rsidRPr="002A1BDE">
        <w:rPr>
          <w:rFonts w:ascii="Times New Roman" w:eastAsia="Times New Roman" w:hAnsi="Times New Roman" w:cs="Times New Roman"/>
          <w:sz w:val="24"/>
          <w:szCs w:val="24"/>
        </w:rPr>
        <w:t>ers, members, managers, partners, employees, and other agents of that Defendant.  Similarly, refe</w:t>
      </w:r>
      <w:r w:rsidRPr="002A1BDE">
        <w:rPr>
          <w:rFonts w:ascii="Times New Roman" w:eastAsia="Times New Roman" w:hAnsi="Times New Roman" w:cs="Times New Roman"/>
          <w:sz w:val="24"/>
          <w:szCs w:val="24"/>
        </w:rPr>
        <w:t>r</w:t>
      </w:r>
      <w:r w:rsidRPr="002A1BDE">
        <w:rPr>
          <w:rFonts w:ascii="Times New Roman" w:eastAsia="Times New Roman" w:hAnsi="Times New Roman" w:cs="Times New Roman"/>
          <w:sz w:val="24"/>
          <w:szCs w:val="24"/>
        </w:rPr>
        <w:t>ences to “personnel” of that Defendant will include personnel of Defendant’s subsidiaries, parents, affiliates, and merged or acquired predecessors, as well as the present or former investigators, a</w:t>
      </w:r>
      <w:r w:rsidRPr="002A1BDE">
        <w:rPr>
          <w:rFonts w:ascii="Times New Roman" w:eastAsia="Times New Roman" w:hAnsi="Times New Roman" w:cs="Times New Roman"/>
          <w:sz w:val="24"/>
          <w:szCs w:val="24"/>
        </w:rPr>
        <w:t>c</w:t>
      </w:r>
      <w:r w:rsidRPr="002A1BDE">
        <w:rPr>
          <w:rFonts w:ascii="Times New Roman" w:eastAsia="Times New Roman" w:hAnsi="Times New Roman" w:cs="Times New Roman"/>
          <w:sz w:val="24"/>
          <w:szCs w:val="24"/>
        </w:rPr>
        <w:t>countants, attorneys directors, officers, members, managers, partners, employees, and other agents of that Defendant.</w:t>
      </w:r>
    </w:p>
    <w:p w14:paraId="3FE5900B"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If YOU assert or claim any form of privilege as a ground for not responding to a r</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quest or any part of a request, in whole or in part, whether based on statute or otherwise founded, enumerate in complete detail, each and every fact upon which the asserted or claimed privilege is based.  If YOU decline to produce any DOCUMENT or respond to any paragraph or discovery r</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quest, in whole or in part, because of a claim or assertion of privilege, please identify and describe in detail--and not in summary form--the following:  (1) subject matter, (b) type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letter, mem</w:t>
      </w:r>
      <w:r w:rsidRPr="002A1BDE">
        <w:rPr>
          <w:rFonts w:ascii="Times New Roman" w:eastAsia="Times New Roman" w:hAnsi="Times New Roman" w:cs="Times New Roman"/>
          <w:sz w:val="24"/>
          <w:szCs w:val="24"/>
        </w:rPr>
        <w:t>o</w:t>
      </w:r>
      <w:r w:rsidRPr="002A1BDE">
        <w:rPr>
          <w:rFonts w:ascii="Times New Roman" w:eastAsia="Times New Roman" w:hAnsi="Times New Roman" w:cs="Times New Roman"/>
          <w:sz w:val="24"/>
          <w:szCs w:val="24"/>
        </w:rPr>
        <w:t>randum, manual, etc.), (c) date, (d) author, (e) all persons that prepared or sent the DOCUMENT, (f) all recipients or addresses of the DOCUMENT, and (g) what specific privilege is being asserted or claimed and the basis for asserting or claiming that privilege.</w:t>
      </w:r>
    </w:p>
    <w:p w14:paraId="64D3C259"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If YOU assert or claim any form of privilege as a ground for not describing reques</w:t>
      </w:r>
      <w:r w:rsidRPr="002A1BDE">
        <w:rPr>
          <w:rFonts w:ascii="Times New Roman" w:eastAsia="Times New Roman" w:hAnsi="Times New Roman" w:cs="Times New Roman"/>
          <w:sz w:val="24"/>
          <w:szCs w:val="24"/>
        </w:rPr>
        <w:t>t</w:t>
      </w:r>
      <w:r w:rsidRPr="002A1BDE">
        <w:rPr>
          <w:rFonts w:ascii="Times New Roman" w:eastAsia="Times New Roman" w:hAnsi="Times New Roman" w:cs="Times New Roman"/>
          <w:sz w:val="24"/>
          <w:szCs w:val="24"/>
        </w:rPr>
        <w:t>ed oral communications or DOCUMENTS, whether based on statute or otherwise founded, provide a complete privilege log and state the following (a) date, (b) type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letter, memorandum, man</w:t>
      </w:r>
      <w:r w:rsidRPr="002A1BDE">
        <w:rPr>
          <w:rFonts w:ascii="Times New Roman" w:eastAsia="Times New Roman" w:hAnsi="Times New Roman" w:cs="Times New Roman"/>
          <w:sz w:val="24"/>
          <w:szCs w:val="24"/>
        </w:rPr>
        <w:t>u</w:t>
      </w:r>
      <w:r w:rsidRPr="002A1BDE">
        <w:rPr>
          <w:rFonts w:ascii="Times New Roman" w:eastAsia="Times New Roman" w:hAnsi="Times New Roman" w:cs="Times New Roman"/>
          <w:sz w:val="24"/>
          <w:szCs w:val="24"/>
        </w:rPr>
        <w:t>al, etc.), (c) author, (d) identity of the addressee and all recipients, (e) the identity of all other pe</w:t>
      </w:r>
      <w:r w:rsidRPr="002A1BDE">
        <w:rPr>
          <w:rFonts w:ascii="Times New Roman" w:eastAsia="Times New Roman" w:hAnsi="Times New Roman" w:cs="Times New Roman"/>
          <w:sz w:val="24"/>
          <w:szCs w:val="24"/>
        </w:rPr>
        <w:t>r</w:t>
      </w:r>
      <w:r w:rsidRPr="002A1BDE">
        <w:rPr>
          <w:rFonts w:ascii="Times New Roman" w:eastAsia="Times New Roman" w:hAnsi="Times New Roman" w:cs="Times New Roman"/>
          <w:sz w:val="24"/>
          <w:szCs w:val="24"/>
        </w:rPr>
        <w:t>sons who received, copies, or otherwise permitted to see all or part of the original or any copy thereof, (f), a description of each subject matter discussed, described or referred to therein, (g) the identity of the present custodian, (h) the specific reason for YOUR claim or assertion of privilege or other objection, and (i) each and every fact or basis upon which YOU claim or assert the priv</w:t>
      </w:r>
      <w:r w:rsidRPr="002A1BDE">
        <w:rPr>
          <w:rFonts w:ascii="Times New Roman" w:eastAsia="Times New Roman" w:hAnsi="Times New Roman" w:cs="Times New Roman"/>
          <w:sz w:val="24"/>
          <w:szCs w:val="24"/>
        </w:rPr>
        <w:t>i</w:t>
      </w:r>
      <w:r w:rsidRPr="002A1BDE">
        <w:rPr>
          <w:rFonts w:ascii="Times New Roman" w:eastAsia="Times New Roman" w:hAnsi="Times New Roman" w:cs="Times New Roman"/>
          <w:sz w:val="24"/>
          <w:szCs w:val="24"/>
        </w:rPr>
        <w:t>lege.</w:t>
      </w:r>
    </w:p>
    <w:p w14:paraId="2AD3ADB2"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Where a request for production asks that a date, an amount, or any other specific i</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formation be provided or described, YOUR best approximation of the information requested, and the basis upon which YOUR approximation is founded, is to be given if the precise information required is unknown to YOU.</w:t>
      </w:r>
    </w:p>
    <w:p w14:paraId="15BB4595"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If any DOCUMENT request was, but not longer is, in YOUR possession or subject to YOUR CONTROL, please provide a complete and detailed explanation of all circumstances su</w:t>
      </w:r>
      <w:r w:rsidRPr="002A1BDE">
        <w:rPr>
          <w:rFonts w:ascii="Times New Roman" w:eastAsia="Times New Roman" w:hAnsi="Times New Roman" w:cs="Times New Roman"/>
          <w:sz w:val="24"/>
          <w:szCs w:val="24"/>
        </w:rPr>
        <w:t>r</w:t>
      </w:r>
      <w:r w:rsidRPr="002A1BDE">
        <w:rPr>
          <w:rFonts w:ascii="Times New Roman" w:eastAsia="Times New Roman" w:hAnsi="Times New Roman" w:cs="Times New Roman"/>
          <w:sz w:val="24"/>
          <w:szCs w:val="24"/>
        </w:rPr>
        <w:t>rounding the disposition of the document including dates and manner of disposition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lot, d</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stroyed, transferred to a third party, etc.).</w:t>
      </w:r>
    </w:p>
    <w:p w14:paraId="4C691648"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If YOU are declining to produce any document or respond to any paragraph or di</w:t>
      </w:r>
      <w:r w:rsidRPr="002A1BDE">
        <w:rPr>
          <w:rFonts w:ascii="Times New Roman" w:eastAsia="Times New Roman" w:hAnsi="Times New Roman" w:cs="Times New Roman"/>
          <w:sz w:val="24"/>
          <w:szCs w:val="24"/>
        </w:rPr>
        <w:t>s</w:t>
      </w:r>
      <w:r w:rsidRPr="002A1BDE">
        <w:rPr>
          <w:rFonts w:ascii="Times New Roman" w:eastAsia="Times New Roman" w:hAnsi="Times New Roman" w:cs="Times New Roman"/>
          <w:sz w:val="24"/>
          <w:szCs w:val="24"/>
        </w:rPr>
        <w:t>covery request, in whole or in part, because of a claim or assertion of privilege, whether based on statute or otherwise founded, provide a complete privilege log and state the following:  (a) date, (b) type (</w:t>
      </w:r>
      <w:r w:rsidRPr="002A1BDE">
        <w:rPr>
          <w:rFonts w:ascii="Times New Roman" w:eastAsia="Times New Roman" w:hAnsi="Times New Roman" w:cs="Times New Roman"/>
          <w:i/>
          <w:sz w:val="24"/>
          <w:szCs w:val="24"/>
        </w:rPr>
        <w:t>e.g.</w:t>
      </w:r>
      <w:r w:rsidRPr="002A1BDE">
        <w:rPr>
          <w:rFonts w:ascii="Times New Roman" w:eastAsia="Times New Roman" w:hAnsi="Times New Roman" w:cs="Times New Roman"/>
          <w:sz w:val="24"/>
          <w:szCs w:val="24"/>
        </w:rPr>
        <w:t>, letter, memorandum, manual, etc.), (c) author, (d) identity of the addressee and all reci</w:t>
      </w:r>
      <w:r w:rsidRPr="002A1BDE">
        <w:rPr>
          <w:rFonts w:ascii="Times New Roman" w:eastAsia="Times New Roman" w:hAnsi="Times New Roman" w:cs="Times New Roman"/>
          <w:sz w:val="24"/>
          <w:szCs w:val="24"/>
        </w:rPr>
        <w:t>p</w:t>
      </w:r>
      <w:r w:rsidRPr="002A1BDE">
        <w:rPr>
          <w:rFonts w:ascii="Times New Roman" w:eastAsia="Times New Roman" w:hAnsi="Times New Roman" w:cs="Times New Roman"/>
          <w:sz w:val="24"/>
          <w:szCs w:val="24"/>
        </w:rPr>
        <w:t>ients, (e) the identity of all other persons who received copies or otherwise permitted to see all or part of the original or any copy thereof, (f) a description of each subject matter discussed, d</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scribed, or referred to therein, (g) the identity of the present custodian, (h) the specific reason for YOUR claim or assertion of privilege or other objection, and (i) each and every fact or basis upon which YOU claim or assert the privilege.</w:t>
      </w:r>
    </w:p>
    <w:p w14:paraId="7688A7FD"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The words “and” and “or” will be read conjunctively unless specifically indicated by the definition, instruction, or request.</w:t>
      </w:r>
    </w:p>
    <w:p w14:paraId="73A17AF6" w14:textId="77777777" w:rsidR="002A1BDE" w:rsidRPr="002A1BDE" w:rsidRDefault="002A1BDE" w:rsidP="0078268A">
      <w:pPr>
        <w:pStyle w:val="Normal1"/>
        <w:numPr>
          <w:ilvl w:val="0"/>
          <w:numId w:val="30"/>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If a DOCUMENT is responsive to a request for product and the DOCUMENT is in YOUR CONTROL but is not in YOUR possession or custody, YOU are required to identity the PERSON with possession or custody.</w:t>
      </w:r>
    </w:p>
    <w:p w14:paraId="14F7187F"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RELEVANT TIME PERIOD</w:t>
      </w:r>
    </w:p>
    <w:p w14:paraId="66736D9E" w14:textId="77777777" w:rsidR="002A1BDE" w:rsidRPr="002A1BDE" w:rsidRDefault="002A1BDE" w:rsidP="0078268A">
      <w:pPr>
        <w:pStyle w:val="Normal1"/>
        <w:spacing w:line="480" w:lineRule="auto"/>
        <w:jc w:val="both"/>
        <w:rPr>
          <w:rFonts w:ascii="Times New Roman" w:hAnsi="Times New Roman" w:cs="Times New Roman"/>
          <w:sz w:val="24"/>
          <w:szCs w:val="24"/>
        </w:rPr>
      </w:pPr>
      <w:r w:rsidRPr="002A1BDE">
        <w:rPr>
          <w:rFonts w:ascii="Times New Roman" w:eastAsia="Times New Roman" w:hAnsi="Times New Roman" w:cs="Times New Roman"/>
          <w:sz w:val="24"/>
          <w:szCs w:val="24"/>
        </w:rPr>
        <w:tab/>
        <w:t xml:space="preserve">Unless otherwise indicated, the </w:t>
      </w:r>
      <w:r>
        <w:rPr>
          <w:rFonts w:ascii="Times New Roman" w:eastAsia="Times New Roman" w:hAnsi="Times New Roman" w:cs="Times New Roman"/>
          <w:sz w:val="24"/>
          <w:szCs w:val="24"/>
        </w:rPr>
        <w:t>“</w:t>
      </w:r>
      <w:r w:rsidRPr="002A1BDE">
        <w:rPr>
          <w:rFonts w:ascii="Times New Roman" w:eastAsia="Times New Roman" w:hAnsi="Times New Roman" w:cs="Times New Roman"/>
          <w:sz w:val="24"/>
          <w:szCs w:val="24"/>
        </w:rPr>
        <w:t>relevant time period</w:t>
      </w:r>
      <w:r>
        <w:rPr>
          <w:rFonts w:ascii="Times New Roman" w:eastAsia="Times New Roman" w:hAnsi="Times New Roman" w:cs="Times New Roman"/>
          <w:sz w:val="24"/>
          <w:szCs w:val="24"/>
        </w:rPr>
        <w:t>”</w:t>
      </w:r>
      <w:r w:rsidRPr="002A1BDE">
        <w:rPr>
          <w:rFonts w:ascii="Times New Roman" w:eastAsia="Times New Roman" w:hAnsi="Times New Roman" w:cs="Times New Roman"/>
          <w:sz w:val="24"/>
          <w:szCs w:val="24"/>
        </w:rPr>
        <w:t xml:space="preserve"> applicable to these discovery r</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quests runs from four (4) years preceding the date of filing the original complaint in this action and continues through the present.</w:t>
      </w:r>
    </w:p>
    <w:p w14:paraId="75412A0D"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FORM OF PRODUCTION</w:t>
      </w:r>
    </w:p>
    <w:p w14:paraId="5FF724E4" w14:textId="77777777" w:rsidR="002A1BDE" w:rsidRPr="002A1BDE" w:rsidRDefault="002A1BDE" w:rsidP="0078268A">
      <w:pPr>
        <w:pStyle w:val="Normal1"/>
        <w:spacing w:line="480" w:lineRule="auto"/>
        <w:jc w:val="both"/>
        <w:rPr>
          <w:rFonts w:ascii="Times New Roman" w:hAnsi="Times New Roman" w:cs="Times New Roman"/>
          <w:sz w:val="24"/>
          <w:szCs w:val="24"/>
        </w:rPr>
      </w:pPr>
      <w:r w:rsidRPr="002A1BDE">
        <w:rPr>
          <w:rFonts w:ascii="Times New Roman" w:eastAsia="Times New Roman" w:hAnsi="Times New Roman" w:cs="Times New Roman"/>
          <w:sz w:val="24"/>
          <w:szCs w:val="24"/>
        </w:rPr>
        <w:tab/>
        <w:t>ALL DOCUMENTS and tangible things responsive to these requests should be imaged and produced in electronic form stored on CD-ROMs or DVDs wherever possible.  If a DOCUMENT or thing cannot be imaged and produced on CD-ROM or DVD, that DOCUMENT or thing should be produced physically in paper form.  YOU may produce a photocopy in lieu of the original of any DOCUMENT or thing that is responsive to a request for production.  If a DOCUMENT or thing cannot be photocopied, please identify the location and custodian of that DOCUMENT or thing and the time and conditions upon which it will be made available for inspection.</w:t>
      </w:r>
    </w:p>
    <w:p w14:paraId="274F1586"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ELECTRONIC DATA FORMAT</w:t>
      </w:r>
    </w:p>
    <w:p w14:paraId="1FF96F3A" w14:textId="77777777" w:rsidR="002A1BDE" w:rsidRPr="002A1BDE" w:rsidRDefault="002A1BDE" w:rsidP="0078268A">
      <w:pPr>
        <w:pStyle w:val="Normal1"/>
        <w:spacing w:line="480" w:lineRule="auto"/>
        <w:jc w:val="both"/>
        <w:rPr>
          <w:rFonts w:ascii="Times New Roman" w:hAnsi="Times New Roman" w:cs="Times New Roman"/>
          <w:sz w:val="24"/>
          <w:szCs w:val="24"/>
        </w:rPr>
      </w:pPr>
      <w:r w:rsidRPr="002A1BDE">
        <w:rPr>
          <w:rFonts w:ascii="Times New Roman" w:eastAsia="Times New Roman" w:hAnsi="Times New Roman" w:cs="Times New Roman"/>
          <w:sz w:val="24"/>
          <w:szCs w:val="24"/>
        </w:rPr>
        <w:tab/>
        <w:t>Electronic database information that is responsive to a request for production should be provided in Microsoft Excel format or other mutually agreeable format.</w:t>
      </w:r>
    </w:p>
    <w:p w14:paraId="3F2CCABA"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CONTINUING REQUEST</w:t>
      </w:r>
    </w:p>
    <w:p w14:paraId="346A266D" w14:textId="77777777" w:rsidR="002A1BDE" w:rsidRPr="002A1BDE" w:rsidDel="00E56632" w:rsidRDefault="002A1BDE" w:rsidP="0078268A">
      <w:pPr>
        <w:pStyle w:val="Normal1"/>
        <w:spacing w:line="480" w:lineRule="auto"/>
        <w:jc w:val="both"/>
        <w:rPr>
          <w:del w:id="54" w:author="Shafiel Karim" w:date="2015-10-23T16:41:00Z"/>
          <w:rFonts w:ascii="Times New Roman" w:hAnsi="Times New Roman" w:cs="Times New Roman"/>
          <w:sz w:val="24"/>
          <w:szCs w:val="24"/>
        </w:rPr>
      </w:pPr>
      <w:r w:rsidRPr="002A1BDE">
        <w:rPr>
          <w:rFonts w:ascii="Times New Roman" w:eastAsia="Times New Roman" w:hAnsi="Times New Roman" w:cs="Times New Roman"/>
          <w:sz w:val="24"/>
          <w:szCs w:val="24"/>
        </w:rPr>
        <w:tab/>
        <w:t>This is a continuing request for production of ALL DOCUMENTS or tangible things now in existence or hereafter obtained in any time prior to final entry of judgment in this action.  If the answer depends upon or is different as to a shorter time period within the relevant time period, state that shorter time period or periods and answer accordingly for those time periods.</w:t>
      </w:r>
    </w:p>
    <w:p w14:paraId="6750E9CE" w14:textId="77777777" w:rsidR="0078268A" w:rsidRDefault="0078268A" w:rsidP="00E56632">
      <w:pPr>
        <w:pStyle w:val="Normal1"/>
        <w:spacing w:line="480" w:lineRule="auto"/>
        <w:jc w:val="both"/>
        <w:pPrChange w:id="55" w:author="Shafiel Karim" w:date="2015-10-23T16:41:00Z">
          <w:pPr>
            <w:jc w:val="left"/>
          </w:pPr>
        </w:pPrChange>
      </w:pPr>
      <w:del w:id="56" w:author="Shafiel Karim" w:date="2015-10-23T16:41:00Z">
        <w:r w:rsidDel="00E56632">
          <w:br w:type="page"/>
        </w:r>
      </w:del>
    </w:p>
    <w:p w14:paraId="2626653F" w14:textId="77777777" w:rsidR="00D655DD" w:rsidRDefault="00D655DD">
      <w:pPr>
        <w:jc w:val="left"/>
        <w:rPr>
          <w:ins w:id="57" w:author="Shafiel Karim" w:date="2015-10-23T17:15:00Z"/>
          <w:b/>
          <w:color w:val="000000"/>
          <w:u w:val="single"/>
        </w:rPr>
      </w:pPr>
      <w:ins w:id="58" w:author="Shafiel Karim" w:date="2015-10-23T17:15:00Z">
        <w:r>
          <w:rPr>
            <w:b/>
            <w:u w:val="single"/>
          </w:rPr>
          <w:br w:type="page"/>
        </w:r>
      </w:ins>
    </w:p>
    <w:p w14:paraId="2A06DA76" w14:textId="77777777" w:rsidR="002A1BDE" w:rsidRPr="002A1BDE" w:rsidRDefault="002A1BDE" w:rsidP="0078268A">
      <w:pPr>
        <w:pStyle w:val="Normal1"/>
        <w:spacing w:line="480" w:lineRule="auto"/>
        <w:jc w:val="center"/>
        <w:rPr>
          <w:rFonts w:ascii="Times New Roman" w:hAnsi="Times New Roman" w:cs="Times New Roman"/>
          <w:sz w:val="24"/>
          <w:szCs w:val="24"/>
        </w:rPr>
      </w:pPr>
      <w:r w:rsidRPr="002A1BDE">
        <w:rPr>
          <w:rFonts w:ascii="Times New Roman" w:eastAsia="Times New Roman" w:hAnsi="Times New Roman" w:cs="Times New Roman"/>
          <w:b/>
          <w:sz w:val="24"/>
          <w:szCs w:val="24"/>
          <w:u w:val="single"/>
        </w:rPr>
        <w:t>DOCUMENT REQUESTS</w:t>
      </w:r>
    </w:p>
    <w:p w14:paraId="63F799A9" w14:textId="77777777" w:rsidR="00904170" w:rsidRDefault="002A1BDE" w:rsidP="0078268A">
      <w:pPr>
        <w:pStyle w:val="Normal1"/>
        <w:numPr>
          <w:ilvl w:val="0"/>
          <w:numId w:val="31"/>
        </w:numPr>
        <w:spacing w:line="480" w:lineRule="auto"/>
        <w:ind w:left="0" w:firstLine="630"/>
        <w:contextualSpacing/>
        <w:jc w:val="both"/>
        <w:rPr>
          <w:ins w:id="59" w:author="Kevin" w:date="2015-10-15T10:13:00Z"/>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 xml:space="preserve">ALL DOCUMENTS that identify any PERSONS who were hired </w:t>
      </w:r>
      <w:ins w:id="60" w:author="Kevin" w:date="2015-10-15T10:07:00Z">
        <w:r w:rsidR="00904170">
          <w:rPr>
            <w:rFonts w:ascii="Times New Roman" w:eastAsia="Times New Roman" w:hAnsi="Times New Roman" w:cs="Times New Roman"/>
            <w:sz w:val="24"/>
            <w:szCs w:val="24"/>
          </w:rPr>
          <w:t xml:space="preserve">by YOU </w:t>
        </w:r>
      </w:ins>
      <w:r w:rsidRPr="002A1BDE">
        <w:rPr>
          <w:rFonts w:ascii="Times New Roman" w:eastAsia="Times New Roman" w:hAnsi="Times New Roman" w:cs="Times New Roman"/>
          <w:sz w:val="24"/>
          <w:szCs w:val="24"/>
        </w:rPr>
        <w:t>to pu</w:t>
      </w:r>
      <w:r w:rsidRPr="002A1BDE">
        <w:rPr>
          <w:rFonts w:ascii="Times New Roman" w:eastAsia="Times New Roman" w:hAnsi="Times New Roman" w:cs="Times New Roman"/>
          <w:sz w:val="24"/>
          <w:szCs w:val="24"/>
        </w:rPr>
        <w:t>r</w:t>
      </w:r>
      <w:r w:rsidRPr="002A1BDE">
        <w:rPr>
          <w:rFonts w:ascii="Times New Roman" w:eastAsia="Times New Roman" w:hAnsi="Times New Roman" w:cs="Times New Roman"/>
          <w:sz w:val="24"/>
          <w:szCs w:val="24"/>
        </w:rPr>
        <w:t>chase food from Plaintiff</w:t>
      </w:r>
      <w:ins w:id="61" w:author="Kevin" w:date="2015-10-15T10:13:00Z">
        <w:r w:rsidR="00904170">
          <w:rPr>
            <w:rFonts w:ascii="Times New Roman" w:eastAsia="Times New Roman" w:hAnsi="Times New Roman" w:cs="Times New Roman"/>
            <w:sz w:val="24"/>
            <w:szCs w:val="24"/>
          </w:rPr>
          <w:t xml:space="preserve"> during the RELEVANT TIME PERIOD.</w:t>
        </w:r>
      </w:ins>
    </w:p>
    <w:p w14:paraId="2CCEDC76" w14:textId="77777777" w:rsidR="002A1BDE" w:rsidRPr="002A1BDE" w:rsidRDefault="002A1BDE" w:rsidP="0078268A">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 xml:space="preserve"> </w:t>
      </w:r>
      <w:ins w:id="62" w:author="Kevin" w:date="2015-10-15T10:13:00Z">
        <w:r w:rsidR="00904170" w:rsidRPr="002A1BDE">
          <w:rPr>
            <w:rFonts w:ascii="Times New Roman" w:eastAsia="Times New Roman" w:hAnsi="Times New Roman" w:cs="Times New Roman"/>
            <w:sz w:val="24"/>
            <w:szCs w:val="24"/>
          </w:rPr>
          <w:t xml:space="preserve">ALL DOCUMENTS that identify any PERSONS who were hired </w:t>
        </w:r>
        <w:r w:rsidR="00904170">
          <w:rPr>
            <w:rFonts w:ascii="Times New Roman" w:eastAsia="Times New Roman" w:hAnsi="Times New Roman" w:cs="Times New Roman"/>
            <w:sz w:val="24"/>
            <w:szCs w:val="24"/>
          </w:rPr>
          <w:t xml:space="preserve">by YOU </w:t>
        </w:r>
      </w:ins>
      <w:r w:rsidRPr="002A1BDE">
        <w:rPr>
          <w:rFonts w:ascii="Times New Roman" w:eastAsia="Times New Roman" w:hAnsi="Times New Roman" w:cs="Times New Roman"/>
          <w:sz w:val="24"/>
          <w:szCs w:val="24"/>
        </w:rPr>
        <w:t xml:space="preserve">and </w:t>
      </w:r>
      <w:del w:id="63" w:author="Kevin" w:date="2015-10-15T10:14:00Z">
        <w:r w:rsidRPr="002A1BDE" w:rsidDel="00904170">
          <w:rPr>
            <w:rFonts w:ascii="Times New Roman" w:eastAsia="Times New Roman" w:hAnsi="Times New Roman" w:cs="Times New Roman"/>
            <w:sz w:val="24"/>
            <w:szCs w:val="24"/>
          </w:rPr>
          <w:delText xml:space="preserve">members of the Class and subsequently </w:delText>
        </w:r>
      </w:del>
      <w:r w:rsidRPr="002A1BDE">
        <w:rPr>
          <w:rFonts w:ascii="Times New Roman" w:eastAsia="Times New Roman" w:hAnsi="Times New Roman" w:cs="Times New Roman"/>
          <w:sz w:val="24"/>
          <w:szCs w:val="24"/>
        </w:rPr>
        <w:t>i</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structed to deliver the food to end-users of the ORDERAHEAD APP</w:t>
      </w:r>
      <w:ins w:id="64" w:author="Kevin" w:date="2015-10-15T10:14:00Z">
        <w:r w:rsidR="00904170">
          <w:rPr>
            <w:rFonts w:ascii="Times New Roman" w:eastAsia="Times New Roman" w:hAnsi="Times New Roman" w:cs="Times New Roman"/>
            <w:sz w:val="24"/>
            <w:szCs w:val="24"/>
          </w:rPr>
          <w:t xml:space="preserve"> during the RELEVANT TIME PERIOD</w:t>
        </w:r>
      </w:ins>
      <w:r w:rsidRPr="002A1BDE">
        <w:rPr>
          <w:rFonts w:ascii="Times New Roman" w:eastAsia="Times New Roman" w:hAnsi="Times New Roman" w:cs="Times New Roman"/>
          <w:sz w:val="24"/>
          <w:szCs w:val="24"/>
        </w:rPr>
        <w:t>.</w:t>
      </w:r>
    </w:p>
    <w:p w14:paraId="16EC5C35" w14:textId="77777777" w:rsidR="002A1BDE" w:rsidRPr="002A1BDE" w:rsidRDefault="002A1BDE" w:rsidP="0078268A">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DOCUMENTS that identify any DATABASE that contains data relating to Plaintiff</w:t>
      </w:r>
      <w:ins w:id="65" w:author="Kevin" w:date="2015-10-15T10:14:00Z">
        <w:r w:rsidR="00904170">
          <w:rPr>
            <w:rFonts w:ascii="Times New Roman" w:eastAsia="Times New Roman" w:hAnsi="Times New Roman" w:cs="Times New Roman"/>
            <w:sz w:val="24"/>
            <w:szCs w:val="24"/>
          </w:rPr>
          <w:t xml:space="preserve"> during the RELEVANT TIME PERIOD</w:t>
        </w:r>
      </w:ins>
      <w:del w:id="66" w:author="Kevin" w:date="2015-10-15T10:14:00Z">
        <w:r w:rsidRPr="002A1BDE" w:rsidDel="00904170">
          <w:rPr>
            <w:rFonts w:ascii="Times New Roman" w:eastAsia="Times New Roman" w:hAnsi="Times New Roman" w:cs="Times New Roman"/>
            <w:sz w:val="24"/>
            <w:szCs w:val="24"/>
          </w:rPr>
          <w:delText xml:space="preserve"> and members of the Class</w:delText>
        </w:r>
      </w:del>
      <w:r w:rsidRPr="002A1BDE">
        <w:rPr>
          <w:rFonts w:ascii="Times New Roman" w:eastAsia="Times New Roman" w:hAnsi="Times New Roman" w:cs="Times New Roman"/>
          <w:sz w:val="24"/>
          <w:szCs w:val="24"/>
        </w:rPr>
        <w:t>.</w:t>
      </w:r>
    </w:p>
    <w:p w14:paraId="049A1FB8" w14:textId="77777777" w:rsidR="002A1BDE" w:rsidRPr="002A1BDE" w:rsidRDefault="002A1BDE" w:rsidP="0078268A">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DOCUMENTS relating to the DATA MODEL for any DATABASE that co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tains data relating Plaintiff</w:t>
      </w:r>
      <w:del w:id="67" w:author="Shafiel Karim" w:date="2015-10-23T17:18:00Z">
        <w:r w:rsidRPr="002A1BDE" w:rsidDel="009269EE">
          <w:rPr>
            <w:rFonts w:ascii="Times New Roman" w:eastAsia="Times New Roman" w:hAnsi="Times New Roman" w:cs="Times New Roman"/>
            <w:sz w:val="24"/>
            <w:szCs w:val="24"/>
          </w:rPr>
          <w:delText xml:space="preserve"> </w:delText>
        </w:r>
      </w:del>
      <w:del w:id="68" w:author="Kevin" w:date="2015-10-15T10:15:00Z">
        <w:r w:rsidRPr="002A1BDE" w:rsidDel="00904170">
          <w:rPr>
            <w:rFonts w:ascii="Times New Roman" w:eastAsia="Times New Roman" w:hAnsi="Times New Roman" w:cs="Times New Roman"/>
            <w:sz w:val="24"/>
            <w:szCs w:val="24"/>
          </w:rPr>
          <w:delText>and members of the Cla</w:delText>
        </w:r>
      </w:del>
      <w:del w:id="69" w:author="Shafiel Karim" w:date="2015-10-23T17:18:00Z">
        <w:r w:rsidRPr="002A1BDE" w:rsidDel="009269EE">
          <w:rPr>
            <w:rFonts w:ascii="Times New Roman" w:eastAsia="Times New Roman" w:hAnsi="Times New Roman" w:cs="Times New Roman"/>
            <w:sz w:val="24"/>
            <w:szCs w:val="24"/>
          </w:rPr>
          <w:delText>ss</w:delText>
        </w:r>
      </w:del>
      <w:r w:rsidRPr="002A1BDE">
        <w:rPr>
          <w:rFonts w:ascii="Times New Roman" w:eastAsia="Times New Roman" w:hAnsi="Times New Roman" w:cs="Times New Roman"/>
          <w:sz w:val="24"/>
          <w:szCs w:val="24"/>
        </w:rPr>
        <w:t>, including the DATA MODEL itself</w:t>
      </w:r>
      <w:ins w:id="70" w:author="Kevin" w:date="2015-10-15T10:15:00Z">
        <w:r w:rsidR="00904170">
          <w:rPr>
            <w:rFonts w:ascii="Times New Roman" w:eastAsia="Times New Roman" w:hAnsi="Times New Roman" w:cs="Times New Roman"/>
            <w:sz w:val="24"/>
            <w:szCs w:val="24"/>
          </w:rPr>
          <w:t xml:space="preserve"> during the RELEVANT TIME PERIOD</w:t>
        </w:r>
      </w:ins>
      <w:r w:rsidRPr="002A1BDE">
        <w:rPr>
          <w:rFonts w:ascii="Times New Roman" w:eastAsia="Times New Roman" w:hAnsi="Times New Roman" w:cs="Times New Roman"/>
          <w:sz w:val="24"/>
          <w:szCs w:val="24"/>
        </w:rPr>
        <w:t>.</w:t>
      </w:r>
    </w:p>
    <w:p w14:paraId="27BF8DBE" w14:textId="77777777" w:rsidR="002A1BDE" w:rsidRPr="002A1BDE" w:rsidRDefault="002A1BDE" w:rsidP="0078268A">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DOCUMENTS relating to the DATA DICTIONARY for any DATABASE that contains data relating to the Plaintiff</w:t>
      </w:r>
      <w:del w:id="71" w:author="Kevin" w:date="2015-10-15T10:15:00Z">
        <w:r w:rsidRPr="002A1BDE" w:rsidDel="00904170">
          <w:rPr>
            <w:rFonts w:ascii="Times New Roman" w:eastAsia="Times New Roman" w:hAnsi="Times New Roman" w:cs="Times New Roman"/>
            <w:sz w:val="24"/>
            <w:szCs w:val="24"/>
          </w:rPr>
          <w:delText xml:space="preserve"> and members of the Class</w:delText>
        </w:r>
      </w:del>
      <w:r w:rsidRPr="002A1BDE">
        <w:rPr>
          <w:rFonts w:ascii="Times New Roman" w:eastAsia="Times New Roman" w:hAnsi="Times New Roman" w:cs="Times New Roman"/>
          <w:sz w:val="24"/>
          <w:szCs w:val="24"/>
        </w:rPr>
        <w:t>, including the DATA DICTIONARY itself</w:t>
      </w:r>
      <w:ins w:id="72" w:author="Kevin" w:date="2015-10-15T10:15:00Z">
        <w:r w:rsidR="00904170">
          <w:rPr>
            <w:rFonts w:ascii="Times New Roman" w:eastAsia="Times New Roman" w:hAnsi="Times New Roman" w:cs="Times New Roman"/>
            <w:sz w:val="24"/>
            <w:szCs w:val="24"/>
          </w:rPr>
          <w:t xml:space="preserve"> during the RELEVANT TIME PERIOD</w:t>
        </w:r>
      </w:ins>
      <w:r w:rsidRPr="002A1BDE">
        <w:rPr>
          <w:rFonts w:ascii="Times New Roman" w:eastAsia="Times New Roman" w:hAnsi="Times New Roman" w:cs="Times New Roman"/>
          <w:sz w:val="24"/>
          <w:szCs w:val="24"/>
        </w:rPr>
        <w:t>.</w:t>
      </w:r>
    </w:p>
    <w:p w14:paraId="7AAD78D4" w14:textId="77777777" w:rsidR="001C48C7" w:rsidRDefault="002A1BDE" w:rsidP="009269EE">
      <w:pPr>
        <w:pStyle w:val="Normal1"/>
        <w:numPr>
          <w:ilvl w:val="0"/>
          <w:numId w:val="31"/>
        </w:numPr>
        <w:spacing w:line="480" w:lineRule="auto"/>
        <w:ind w:left="0" w:firstLine="720"/>
        <w:contextualSpacing/>
        <w:jc w:val="both"/>
        <w:rPr>
          <w:ins w:id="73" w:author="Kevin" w:date="2015-10-15T10:16:00Z"/>
          <w:rFonts w:ascii="Times New Roman" w:eastAsia="Times New Roman" w:hAnsi="Times New Roman" w:cs="Times New Roman"/>
          <w:sz w:val="24"/>
          <w:szCs w:val="24"/>
        </w:rPr>
      </w:pPr>
      <w:r w:rsidRPr="002A1BDE">
        <w:rPr>
          <w:rFonts w:ascii="Times New Roman" w:eastAsia="Times New Roman" w:hAnsi="Times New Roman" w:cs="Times New Roman"/>
          <w:sz w:val="24"/>
          <w:szCs w:val="24"/>
        </w:rPr>
        <w:t>ALL DOCUMENTS, including actual data elements, fields, or records, or all of</w:t>
      </w:r>
      <w:del w:id="74" w:author="Kevin" w:date="2015-10-15T10:16:00Z">
        <w:r w:rsidRPr="002A1BDE" w:rsidDel="001C48C7">
          <w:rPr>
            <w:rFonts w:ascii="Times New Roman" w:eastAsia="Times New Roman" w:hAnsi="Times New Roman" w:cs="Times New Roman"/>
            <w:sz w:val="24"/>
            <w:szCs w:val="24"/>
          </w:rPr>
          <w:delText xml:space="preserve"> </w:delText>
        </w:r>
      </w:del>
    </w:p>
    <w:p w14:paraId="6C014FCE" w14:textId="77777777" w:rsidR="002A1BDE" w:rsidRPr="001C48C7" w:rsidRDefault="002A1BDE" w:rsidP="009269EE">
      <w:pPr>
        <w:pStyle w:val="Normal1"/>
        <w:spacing w:line="480" w:lineRule="auto"/>
        <w:contextualSpacing/>
        <w:jc w:val="both"/>
        <w:rPr>
          <w:ins w:id="75" w:author="Kevin" w:date="2015-10-15T10:15:00Z"/>
          <w:rFonts w:ascii="Times New Roman" w:eastAsia="Times New Roman" w:hAnsi="Times New Roman" w:cs="Times New Roman"/>
          <w:sz w:val="24"/>
          <w:szCs w:val="24"/>
        </w:rPr>
        <w:pPrChange w:id="76" w:author="Shafiel Karim" w:date="2015-10-23T17:21:00Z">
          <w:pPr>
            <w:pStyle w:val="Normal1"/>
            <w:numPr>
              <w:numId w:val="31"/>
            </w:numPr>
            <w:spacing w:line="480" w:lineRule="auto"/>
            <w:ind w:left="720" w:firstLine="360"/>
            <w:contextualSpacing/>
            <w:jc w:val="both"/>
          </w:pPr>
        </w:pPrChange>
      </w:pPr>
      <w:proofErr w:type="gramStart"/>
      <w:r w:rsidRPr="001C48C7">
        <w:rPr>
          <w:rFonts w:ascii="Times New Roman" w:eastAsia="Times New Roman" w:hAnsi="Times New Roman" w:cs="Times New Roman"/>
          <w:sz w:val="24"/>
          <w:szCs w:val="24"/>
        </w:rPr>
        <w:t>them</w:t>
      </w:r>
      <w:proofErr w:type="gramEnd"/>
      <w:r w:rsidRPr="001C48C7">
        <w:rPr>
          <w:rFonts w:ascii="Times New Roman" w:eastAsia="Times New Roman" w:hAnsi="Times New Roman" w:cs="Times New Roman"/>
          <w:sz w:val="24"/>
          <w:szCs w:val="24"/>
        </w:rPr>
        <w:t>, that contain data relating to</w:t>
      </w:r>
      <w:ins w:id="77" w:author="Kevin" w:date="2015-10-15T10:16:00Z">
        <w:r w:rsidR="001C48C7">
          <w:rPr>
            <w:rFonts w:ascii="Times New Roman" w:eastAsia="Times New Roman" w:hAnsi="Times New Roman" w:cs="Times New Roman"/>
            <w:sz w:val="24"/>
            <w:szCs w:val="24"/>
          </w:rPr>
          <w:t xml:space="preserve"> </w:t>
        </w:r>
      </w:ins>
      <w:ins w:id="78" w:author="Kevin" w:date="2015-10-15T10:15:00Z">
        <w:r w:rsidR="001C48C7">
          <w:rPr>
            <w:rFonts w:ascii="Times New Roman" w:eastAsia="Times New Roman" w:hAnsi="Times New Roman" w:cs="Times New Roman"/>
            <w:sz w:val="24"/>
            <w:szCs w:val="24"/>
          </w:rPr>
          <w:t>the name and address</w:t>
        </w:r>
        <w:r w:rsidR="001C48C7" w:rsidRPr="001C48C7">
          <w:rPr>
            <w:rFonts w:ascii="Times New Roman" w:eastAsia="Times New Roman" w:hAnsi="Times New Roman" w:cs="Times New Roman"/>
            <w:sz w:val="24"/>
            <w:szCs w:val="24"/>
          </w:rPr>
          <w:t xml:space="preserve"> of Plaintiff, including but not limited to full name, mailing address, other ad</w:t>
        </w:r>
        <w:r w:rsidR="001C48C7">
          <w:rPr>
            <w:rFonts w:ascii="Times New Roman" w:eastAsia="Times New Roman" w:hAnsi="Times New Roman" w:cs="Times New Roman"/>
            <w:sz w:val="24"/>
            <w:szCs w:val="24"/>
          </w:rPr>
          <w:t>dress</w:t>
        </w:r>
        <w:r w:rsidR="001C48C7" w:rsidRPr="001C48C7">
          <w:rPr>
            <w:rFonts w:ascii="Times New Roman" w:eastAsia="Times New Roman" w:hAnsi="Times New Roman" w:cs="Times New Roman"/>
            <w:sz w:val="24"/>
            <w:szCs w:val="24"/>
          </w:rPr>
          <w:t>, telephone numbers, email addresses, website addresses, d</w:t>
        </w:r>
        <w:r w:rsidR="001C48C7" w:rsidRPr="001C48C7">
          <w:rPr>
            <w:rFonts w:ascii="Times New Roman" w:eastAsia="Times New Roman" w:hAnsi="Times New Roman" w:cs="Times New Roman"/>
            <w:sz w:val="24"/>
            <w:szCs w:val="24"/>
          </w:rPr>
          <w:t>o</w:t>
        </w:r>
        <w:r w:rsidR="001C48C7" w:rsidRPr="001C48C7">
          <w:rPr>
            <w:rFonts w:ascii="Times New Roman" w:eastAsia="Times New Roman" w:hAnsi="Times New Roman" w:cs="Times New Roman"/>
            <w:sz w:val="24"/>
            <w:szCs w:val="24"/>
          </w:rPr>
          <w:t>main names, or uni</w:t>
        </w:r>
        <w:r w:rsidR="001C48C7">
          <w:rPr>
            <w:rFonts w:ascii="Times New Roman" w:eastAsia="Times New Roman" w:hAnsi="Times New Roman" w:cs="Times New Roman"/>
            <w:sz w:val="24"/>
            <w:szCs w:val="24"/>
          </w:rPr>
          <w:t>form resource locator ad</w:t>
        </w:r>
        <w:r w:rsidR="001C48C7" w:rsidRPr="001C48C7">
          <w:rPr>
            <w:rFonts w:ascii="Times New Roman" w:eastAsia="Times New Roman" w:hAnsi="Times New Roman" w:cs="Times New Roman"/>
            <w:sz w:val="24"/>
            <w:szCs w:val="24"/>
          </w:rPr>
          <w:t>dresses</w:t>
        </w:r>
      </w:ins>
      <w:ins w:id="79" w:author="Kevin" w:date="2015-10-15T10:17: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r w:rsidR="001C48C7" w:rsidRPr="002A1BDE">
          <w:rPr>
            <w:rFonts w:ascii="Times New Roman" w:eastAsia="Times New Roman" w:hAnsi="Times New Roman" w:cs="Times New Roman"/>
            <w:sz w:val="24"/>
            <w:szCs w:val="24"/>
          </w:rPr>
          <w:t>.</w:t>
        </w:r>
      </w:ins>
      <w:del w:id="80" w:author="Kevin" w:date="2015-10-15T10:15:00Z">
        <w:r w:rsidRPr="001C48C7" w:rsidDel="001C48C7">
          <w:rPr>
            <w:rFonts w:ascii="Times New Roman" w:eastAsia="Times New Roman" w:hAnsi="Times New Roman" w:cs="Times New Roman"/>
            <w:sz w:val="24"/>
            <w:szCs w:val="24"/>
          </w:rPr>
          <w:delText>:</w:delText>
        </w:r>
      </w:del>
    </w:p>
    <w:p w14:paraId="095F762B" w14:textId="77777777" w:rsidR="001C48C7" w:rsidRPr="001C48C7" w:rsidRDefault="001C48C7" w:rsidP="009269EE">
      <w:pPr>
        <w:pStyle w:val="Normal1"/>
        <w:numPr>
          <w:ilvl w:val="0"/>
          <w:numId w:val="31"/>
        </w:numPr>
        <w:spacing w:line="480" w:lineRule="auto"/>
        <w:ind w:left="0" w:firstLine="720"/>
        <w:contextualSpacing/>
        <w:jc w:val="both"/>
        <w:rPr>
          <w:ins w:id="81" w:author="Kevin" w:date="2015-10-15T10:17:00Z"/>
          <w:rFonts w:ascii="Times New Roman" w:eastAsia="Times New Roman" w:hAnsi="Times New Roman" w:cs="Times New Roman"/>
          <w:sz w:val="24"/>
          <w:szCs w:val="24"/>
        </w:rPr>
        <w:pPrChange w:id="82" w:author="Shafiel Karim" w:date="2015-10-23T17:21:00Z">
          <w:pPr>
            <w:pStyle w:val="Normal1"/>
            <w:numPr>
              <w:numId w:val="31"/>
            </w:numPr>
            <w:spacing w:line="480" w:lineRule="auto"/>
            <w:ind w:firstLine="720"/>
            <w:contextualSpacing/>
          </w:pPr>
        </w:pPrChange>
      </w:pPr>
      <w:ins w:id="83" w:author="Kevin" w:date="2015-10-15T10:17:00Z">
        <w:r w:rsidRPr="001C48C7">
          <w:rPr>
            <w:rFonts w:ascii="Times New Roman" w:eastAsia="Times New Roman" w:hAnsi="Times New Roman" w:cs="Times New Roman"/>
            <w:sz w:val="24"/>
            <w:szCs w:val="24"/>
          </w:rPr>
          <w:t>ALL DOCUMENTS, including actual data elements, fields, or records, or all of</w:t>
        </w:r>
      </w:ins>
    </w:p>
    <w:p w14:paraId="2E450B7D" w14:textId="77777777" w:rsidR="001C48C7" w:rsidRPr="002A1BDE" w:rsidRDefault="001C48C7" w:rsidP="009269EE">
      <w:pPr>
        <w:pStyle w:val="Normal1"/>
        <w:spacing w:line="480" w:lineRule="auto"/>
        <w:contextualSpacing/>
        <w:jc w:val="both"/>
        <w:rPr>
          <w:rFonts w:ascii="Times New Roman" w:eastAsia="Times New Roman" w:hAnsi="Times New Roman" w:cs="Times New Roman"/>
          <w:sz w:val="24"/>
          <w:szCs w:val="24"/>
        </w:rPr>
        <w:pPrChange w:id="84" w:author="Shafiel Karim" w:date="2015-10-23T17:21:00Z">
          <w:pPr>
            <w:pStyle w:val="Normal1"/>
            <w:numPr>
              <w:numId w:val="31"/>
            </w:numPr>
            <w:spacing w:line="480" w:lineRule="auto"/>
            <w:ind w:left="720" w:firstLine="360"/>
            <w:contextualSpacing/>
            <w:jc w:val="both"/>
          </w:pPr>
        </w:pPrChange>
      </w:pPr>
      <w:ins w:id="85" w:author="Kevin" w:date="2015-10-15T10:17:00Z">
        <w:r w:rsidRPr="001C48C7">
          <w:rPr>
            <w:rFonts w:ascii="Times New Roman" w:eastAsia="Times New Roman" w:hAnsi="Times New Roman" w:cs="Times New Roman"/>
            <w:sz w:val="24"/>
            <w:szCs w:val="24"/>
          </w:rPr>
          <w:t>them, that contain data relating to</w:t>
        </w:r>
      </w:ins>
    </w:p>
    <w:p w14:paraId="29D69945" w14:textId="77777777" w:rsidR="002A1BDE" w:rsidRPr="002A1BDE" w:rsidDel="001C48C7" w:rsidRDefault="002A1BDE" w:rsidP="0078268A">
      <w:pPr>
        <w:pStyle w:val="Normal1"/>
        <w:numPr>
          <w:ilvl w:val="1"/>
          <w:numId w:val="31"/>
        </w:numPr>
        <w:spacing w:line="480" w:lineRule="auto"/>
        <w:ind w:hanging="360"/>
        <w:contextualSpacing/>
        <w:jc w:val="both"/>
        <w:rPr>
          <w:del w:id="86" w:author="Kevin" w:date="2015-10-15T10:18:00Z"/>
          <w:rFonts w:ascii="Times New Roman" w:eastAsia="Times New Roman" w:hAnsi="Times New Roman" w:cs="Times New Roman"/>
          <w:sz w:val="24"/>
          <w:szCs w:val="24"/>
        </w:rPr>
      </w:pPr>
      <w:del w:id="87" w:author="Kevin" w:date="2015-10-15T10:18:00Z">
        <w:r w:rsidRPr="002A1BDE" w:rsidDel="001C48C7">
          <w:rPr>
            <w:rFonts w:ascii="Times New Roman" w:eastAsia="Times New Roman" w:hAnsi="Times New Roman" w:cs="Times New Roman"/>
            <w:sz w:val="24"/>
            <w:szCs w:val="24"/>
          </w:rPr>
          <w:delText>the names and addresses of Plaintiff and the other members of the Class, including but not limited to full name, mailing address, other addresses, telephone numbers, email addresses, website addresses, domain names, or uniform resource locator addresses;</w:delText>
        </w:r>
      </w:del>
    </w:p>
    <w:p w14:paraId="28C2C442" w14:textId="77777777" w:rsidR="002A1BDE" w:rsidRPr="001C48C7" w:rsidRDefault="002A1BDE" w:rsidP="001C48C7">
      <w:pPr>
        <w:pStyle w:val="Normal1"/>
        <w:numPr>
          <w:ilvl w:val="1"/>
          <w:numId w:val="31"/>
        </w:numPr>
        <w:spacing w:line="480" w:lineRule="auto"/>
        <w:ind w:hanging="360"/>
        <w:contextualSpacing/>
        <w:jc w:val="both"/>
        <w:rPr>
          <w:rFonts w:ascii="Times New Roman" w:eastAsia="Times New Roman" w:hAnsi="Times New Roman" w:cs="Times New Roman"/>
          <w:sz w:val="24"/>
          <w:szCs w:val="24"/>
        </w:rPr>
      </w:pPr>
      <w:r w:rsidRPr="001C48C7">
        <w:rPr>
          <w:rFonts w:ascii="Times New Roman" w:eastAsia="Times New Roman" w:hAnsi="Times New Roman" w:cs="Times New Roman"/>
          <w:sz w:val="24"/>
          <w:szCs w:val="24"/>
        </w:rPr>
        <w:t>transactions YOU engaged in with Plaintiff a</w:t>
      </w:r>
      <w:del w:id="88" w:author="Kevin" w:date="2015-10-15T10:18:00Z">
        <w:r w:rsidRPr="001C48C7" w:rsidDel="001C48C7">
          <w:rPr>
            <w:rFonts w:ascii="Times New Roman" w:eastAsia="Times New Roman" w:hAnsi="Times New Roman" w:cs="Times New Roman"/>
            <w:sz w:val="24"/>
            <w:szCs w:val="24"/>
          </w:rPr>
          <w:delText>nd other members of the Class</w:delText>
        </w:r>
      </w:del>
      <w:r w:rsidRPr="001C48C7">
        <w:rPr>
          <w:rFonts w:ascii="Times New Roman" w:eastAsia="Times New Roman" w:hAnsi="Times New Roman" w:cs="Times New Roman"/>
          <w:sz w:val="24"/>
          <w:szCs w:val="24"/>
        </w:rPr>
        <w:t>, including but not</w:t>
      </w:r>
      <w:ins w:id="89" w:author="Kevin" w:date="2015-10-15T10:18:00Z">
        <w:r w:rsidR="001C48C7">
          <w:rPr>
            <w:rFonts w:ascii="Times New Roman" w:eastAsia="Times New Roman" w:hAnsi="Times New Roman" w:cs="Times New Roman"/>
            <w:sz w:val="24"/>
            <w:szCs w:val="24"/>
          </w:rPr>
          <w:t xml:space="preserve"> limited</w:t>
        </w:r>
      </w:ins>
      <w:r w:rsidRPr="001C48C7">
        <w:rPr>
          <w:rFonts w:ascii="Times New Roman" w:eastAsia="Times New Roman" w:hAnsi="Times New Roman" w:cs="Times New Roman"/>
          <w:sz w:val="24"/>
          <w:szCs w:val="24"/>
        </w:rPr>
        <w:t xml:space="preserve"> to the date of the transaction, the goods or services involved, and the price of the goods or se</w:t>
      </w:r>
      <w:r w:rsidRPr="001C48C7">
        <w:rPr>
          <w:rFonts w:ascii="Times New Roman" w:eastAsia="Times New Roman" w:hAnsi="Times New Roman" w:cs="Times New Roman"/>
          <w:sz w:val="24"/>
          <w:szCs w:val="24"/>
        </w:rPr>
        <w:t>r</w:t>
      </w:r>
      <w:r w:rsidRPr="001C48C7">
        <w:rPr>
          <w:rFonts w:ascii="Times New Roman" w:eastAsia="Times New Roman" w:hAnsi="Times New Roman" w:cs="Times New Roman"/>
          <w:sz w:val="24"/>
          <w:szCs w:val="24"/>
        </w:rPr>
        <w:t>vices involved, including a breakdown of costs for food and delivery services</w:t>
      </w:r>
      <w:ins w:id="90" w:author="Kevin" w:date="2015-10-15T10:19:00Z">
        <w:r w:rsidR="001C48C7">
          <w:rPr>
            <w:rFonts w:ascii="Times New Roman" w:eastAsia="Times New Roman" w:hAnsi="Times New Roman" w:cs="Times New Roman"/>
            <w:sz w:val="24"/>
            <w:szCs w:val="24"/>
          </w:rPr>
          <w:t xml:space="preserve"> during the RELEVANT TIME PERIOD.</w:t>
        </w:r>
      </w:ins>
      <w:del w:id="91" w:author="Kevin" w:date="2015-10-15T10:20:00Z">
        <w:r w:rsidRPr="001C48C7" w:rsidDel="001C48C7">
          <w:rPr>
            <w:rFonts w:ascii="Times New Roman" w:eastAsia="Times New Roman" w:hAnsi="Times New Roman" w:cs="Times New Roman"/>
            <w:sz w:val="24"/>
            <w:szCs w:val="24"/>
          </w:rPr>
          <w:delText>;</w:delText>
        </w:r>
      </w:del>
    </w:p>
    <w:p w14:paraId="52EFE9CC" w14:textId="77777777" w:rsidR="001C48C7" w:rsidRPr="001C48C7" w:rsidRDefault="001C48C7" w:rsidP="009269EE">
      <w:pPr>
        <w:pStyle w:val="Normal1"/>
        <w:numPr>
          <w:ilvl w:val="0"/>
          <w:numId w:val="31"/>
        </w:numPr>
        <w:spacing w:line="480" w:lineRule="auto"/>
        <w:ind w:left="0" w:firstLine="720"/>
        <w:contextualSpacing/>
        <w:jc w:val="both"/>
        <w:rPr>
          <w:ins w:id="92" w:author="Kevin" w:date="2015-10-15T10:20:00Z"/>
          <w:rFonts w:ascii="Times New Roman" w:eastAsia="Times New Roman" w:hAnsi="Times New Roman" w:cs="Times New Roman"/>
          <w:sz w:val="24"/>
          <w:szCs w:val="24"/>
        </w:rPr>
        <w:pPrChange w:id="93" w:author="Shafiel Karim" w:date="2015-10-23T17:22:00Z">
          <w:pPr>
            <w:pStyle w:val="Normal1"/>
            <w:numPr>
              <w:numId w:val="31"/>
            </w:numPr>
            <w:spacing w:line="480" w:lineRule="auto"/>
            <w:ind w:firstLine="720"/>
            <w:contextualSpacing/>
          </w:pPr>
        </w:pPrChange>
      </w:pPr>
      <w:ins w:id="94" w:author="Kevin" w:date="2015-10-15T10:20:00Z">
        <w:r w:rsidRPr="001C48C7">
          <w:rPr>
            <w:rFonts w:ascii="Times New Roman" w:eastAsia="Times New Roman" w:hAnsi="Times New Roman" w:cs="Times New Roman"/>
            <w:sz w:val="24"/>
            <w:szCs w:val="24"/>
          </w:rPr>
          <w:t>ALL DOCUMENTS, including actual data elements, fields, or records, or all of</w:t>
        </w:r>
      </w:ins>
    </w:p>
    <w:p w14:paraId="58E91E6F" w14:textId="77777777" w:rsidR="002A1BDE" w:rsidRPr="002A1BDE" w:rsidRDefault="001C48C7" w:rsidP="009269EE">
      <w:pPr>
        <w:pStyle w:val="Normal1"/>
        <w:spacing w:line="480" w:lineRule="auto"/>
        <w:contextualSpacing/>
        <w:jc w:val="both"/>
        <w:rPr>
          <w:rFonts w:ascii="Times New Roman" w:eastAsia="Times New Roman" w:hAnsi="Times New Roman" w:cs="Times New Roman"/>
          <w:sz w:val="24"/>
          <w:szCs w:val="24"/>
        </w:rPr>
        <w:pPrChange w:id="95" w:author="Shafiel Karim" w:date="2015-10-23T17:22:00Z">
          <w:pPr>
            <w:pStyle w:val="Normal1"/>
            <w:spacing w:line="480" w:lineRule="auto"/>
            <w:ind w:left="2520"/>
            <w:contextualSpacing/>
            <w:jc w:val="both"/>
          </w:pPr>
        </w:pPrChange>
      </w:pPr>
      <w:ins w:id="96" w:author="Kevin" w:date="2015-10-15T10:20:00Z">
        <w:r w:rsidRPr="001C48C7">
          <w:rPr>
            <w:rFonts w:ascii="Times New Roman" w:eastAsia="Times New Roman" w:hAnsi="Times New Roman" w:cs="Times New Roman"/>
            <w:sz w:val="24"/>
            <w:szCs w:val="24"/>
          </w:rPr>
          <w:t>them, that contain data relating to</w:t>
        </w:r>
        <w:r>
          <w:rPr>
            <w:rFonts w:ascii="Times New Roman" w:eastAsia="Times New Roman" w:hAnsi="Times New Roman" w:cs="Times New Roman"/>
            <w:sz w:val="24"/>
            <w:szCs w:val="24"/>
          </w:rPr>
          <w:t xml:space="preserve"> </w:t>
        </w:r>
      </w:ins>
      <w:r w:rsidR="002A1BDE" w:rsidRPr="002A1BDE">
        <w:rPr>
          <w:rFonts w:ascii="Times New Roman" w:eastAsia="Times New Roman" w:hAnsi="Times New Roman" w:cs="Times New Roman"/>
          <w:sz w:val="24"/>
          <w:szCs w:val="24"/>
        </w:rPr>
        <w:t>sales, payments, refunds, and other adjustments relating to the goods or services sold to Plaintiff and to members of the Class, including any related dates, ident</w:t>
      </w:r>
      <w:r w:rsidR="002A1BDE" w:rsidRPr="002A1BDE">
        <w:rPr>
          <w:rFonts w:ascii="Times New Roman" w:eastAsia="Times New Roman" w:hAnsi="Times New Roman" w:cs="Times New Roman"/>
          <w:sz w:val="24"/>
          <w:szCs w:val="24"/>
        </w:rPr>
        <w:t>i</w:t>
      </w:r>
      <w:r w:rsidR="002A1BDE" w:rsidRPr="002A1BDE">
        <w:rPr>
          <w:rFonts w:ascii="Times New Roman" w:eastAsia="Times New Roman" w:hAnsi="Times New Roman" w:cs="Times New Roman"/>
          <w:sz w:val="24"/>
          <w:szCs w:val="24"/>
        </w:rPr>
        <w:t>ties of the payor, and method of payment</w:t>
      </w:r>
      <w:ins w:id="97" w:author="Kevin" w:date="2015-10-15T10:20:00Z">
        <w:r w:rsidRPr="001C4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RELEVANT TIME PERIOD</w:t>
        </w:r>
      </w:ins>
      <w:del w:id="98" w:author="Kevin" w:date="2015-10-15T10:20:00Z">
        <w:r w:rsidR="002A1BDE" w:rsidRPr="002A1BDE" w:rsidDel="001C48C7">
          <w:rPr>
            <w:rFonts w:ascii="Times New Roman" w:eastAsia="Times New Roman" w:hAnsi="Times New Roman" w:cs="Times New Roman"/>
            <w:sz w:val="24"/>
            <w:szCs w:val="24"/>
          </w:rPr>
          <w:delText>;</w:delText>
        </w:r>
      </w:del>
      <w:ins w:id="99" w:author="Kevin" w:date="2015-10-15T10:20:00Z">
        <w:r>
          <w:rPr>
            <w:rFonts w:ascii="Times New Roman" w:eastAsia="Times New Roman" w:hAnsi="Times New Roman" w:cs="Times New Roman"/>
            <w:sz w:val="24"/>
            <w:szCs w:val="24"/>
          </w:rPr>
          <w:t>.</w:t>
        </w:r>
      </w:ins>
    </w:p>
    <w:p w14:paraId="024174AD" w14:textId="77777777" w:rsidR="001C48C7" w:rsidRPr="001C48C7" w:rsidRDefault="001C48C7" w:rsidP="009269EE">
      <w:pPr>
        <w:pStyle w:val="Normal1"/>
        <w:numPr>
          <w:ilvl w:val="0"/>
          <w:numId w:val="31"/>
        </w:numPr>
        <w:spacing w:line="480" w:lineRule="auto"/>
        <w:ind w:left="0" w:firstLine="720"/>
        <w:contextualSpacing/>
        <w:jc w:val="both"/>
        <w:rPr>
          <w:ins w:id="100" w:author="Kevin" w:date="2015-10-15T10:21:00Z"/>
          <w:rFonts w:ascii="Times New Roman" w:eastAsia="Times New Roman" w:hAnsi="Times New Roman" w:cs="Times New Roman"/>
          <w:sz w:val="24"/>
          <w:szCs w:val="24"/>
        </w:rPr>
        <w:pPrChange w:id="101" w:author="Shafiel Karim" w:date="2015-10-23T17:22:00Z">
          <w:pPr>
            <w:pStyle w:val="Normal1"/>
            <w:numPr>
              <w:numId w:val="32"/>
            </w:numPr>
            <w:spacing w:line="480" w:lineRule="auto"/>
            <w:ind w:left="720" w:firstLine="360"/>
            <w:contextualSpacing/>
          </w:pPr>
        </w:pPrChange>
      </w:pPr>
      <w:ins w:id="102" w:author="Kevin" w:date="2015-10-15T10:21:00Z">
        <w:r w:rsidRPr="001C48C7">
          <w:rPr>
            <w:rFonts w:ascii="Times New Roman" w:eastAsia="Times New Roman" w:hAnsi="Times New Roman" w:cs="Times New Roman"/>
            <w:sz w:val="24"/>
            <w:szCs w:val="24"/>
          </w:rPr>
          <w:t xml:space="preserve">ALL DOCUMENTS, including </w:t>
        </w:r>
        <w:bookmarkStart w:id="103" w:name="_GoBack"/>
        <w:bookmarkEnd w:id="103"/>
        <w:r w:rsidRPr="001C48C7">
          <w:rPr>
            <w:rFonts w:ascii="Times New Roman" w:eastAsia="Times New Roman" w:hAnsi="Times New Roman" w:cs="Times New Roman"/>
            <w:sz w:val="24"/>
            <w:szCs w:val="24"/>
          </w:rPr>
          <w:t>actual data elements, fields, or records, or all of</w:t>
        </w:r>
      </w:ins>
    </w:p>
    <w:p w14:paraId="2425B6FD" w14:textId="77777777" w:rsidR="002A1BDE" w:rsidRPr="002A1BDE" w:rsidRDefault="001C48C7" w:rsidP="009269EE">
      <w:pPr>
        <w:pStyle w:val="Normal1"/>
        <w:spacing w:line="480" w:lineRule="auto"/>
        <w:contextualSpacing/>
        <w:jc w:val="both"/>
        <w:rPr>
          <w:rFonts w:ascii="Times New Roman" w:eastAsia="Times New Roman" w:hAnsi="Times New Roman" w:cs="Times New Roman"/>
          <w:sz w:val="24"/>
          <w:szCs w:val="24"/>
        </w:rPr>
        <w:pPrChange w:id="104" w:author="Shafiel Karim" w:date="2015-10-23T17:22:00Z">
          <w:pPr>
            <w:pStyle w:val="Normal1"/>
            <w:numPr>
              <w:ilvl w:val="1"/>
              <w:numId w:val="32"/>
            </w:numPr>
            <w:spacing w:line="480" w:lineRule="auto"/>
            <w:ind w:left="1440" w:hanging="360"/>
            <w:contextualSpacing/>
            <w:jc w:val="both"/>
          </w:pPr>
        </w:pPrChange>
      </w:pPr>
      <w:ins w:id="105" w:author="Kevin" w:date="2015-10-15T10:21:00Z">
        <w:r w:rsidRPr="001C48C7">
          <w:rPr>
            <w:rFonts w:ascii="Times New Roman" w:eastAsia="Times New Roman" w:hAnsi="Times New Roman" w:cs="Times New Roman"/>
            <w:sz w:val="24"/>
            <w:szCs w:val="24"/>
          </w:rPr>
          <w:t>them, that contain data relating to</w:t>
        </w:r>
        <w:r>
          <w:rPr>
            <w:rFonts w:ascii="Times New Roman" w:eastAsia="Times New Roman" w:hAnsi="Times New Roman" w:cs="Times New Roman"/>
            <w:sz w:val="24"/>
            <w:szCs w:val="24"/>
          </w:rPr>
          <w:t xml:space="preserve"> </w:t>
        </w:r>
      </w:ins>
      <w:r w:rsidR="002A1BDE" w:rsidRPr="002A1BDE">
        <w:rPr>
          <w:rFonts w:ascii="Times New Roman" w:eastAsia="Times New Roman" w:hAnsi="Times New Roman" w:cs="Times New Roman"/>
          <w:sz w:val="24"/>
          <w:szCs w:val="24"/>
        </w:rPr>
        <w:t xml:space="preserve">account, customer, or other reference numbers attributed to Plaintiff </w:t>
      </w:r>
      <w:del w:id="106" w:author="Kevin" w:date="2015-10-15T10:21:00Z">
        <w:r w:rsidR="002A1BDE" w:rsidRPr="002A1BDE" w:rsidDel="001C48C7">
          <w:rPr>
            <w:rFonts w:ascii="Times New Roman" w:eastAsia="Times New Roman" w:hAnsi="Times New Roman" w:cs="Times New Roman"/>
            <w:sz w:val="24"/>
            <w:szCs w:val="24"/>
          </w:rPr>
          <w:delText xml:space="preserve">and members of the Class </w:delText>
        </w:r>
      </w:del>
      <w:r w:rsidR="002A1BDE" w:rsidRPr="002A1BDE">
        <w:rPr>
          <w:rFonts w:ascii="Times New Roman" w:eastAsia="Times New Roman" w:hAnsi="Times New Roman" w:cs="Times New Roman"/>
          <w:sz w:val="24"/>
          <w:szCs w:val="24"/>
        </w:rPr>
        <w:t>and any good or service sold</w:t>
      </w:r>
      <w:ins w:id="107" w:author="Kevin" w:date="2015-10-15T10:21:00Z">
        <w:r w:rsidRPr="001C48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RELEVANT TIME PERIOD</w:t>
        </w:r>
      </w:ins>
      <w:del w:id="108" w:author="Kevin" w:date="2015-10-15T10:21:00Z">
        <w:r w:rsidR="002A1BDE" w:rsidRPr="002A1BDE" w:rsidDel="001C48C7">
          <w:rPr>
            <w:rFonts w:ascii="Times New Roman" w:eastAsia="Times New Roman" w:hAnsi="Times New Roman" w:cs="Times New Roman"/>
            <w:sz w:val="24"/>
            <w:szCs w:val="24"/>
          </w:rPr>
          <w:delText>; and</w:delText>
        </w:r>
      </w:del>
      <w:ins w:id="109" w:author="Kevin" w:date="2015-10-15T10:21:00Z">
        <w:r>
          <w:rPr>
            <w:rFonts w:ascii="Times New Roman" w:eastAsia="Times New Roman" w:hAnsi="Times New Roman" w:cs="Times New Roman"/>
            <w:sz w:val="24"/>
            <w:szCs w:val="24"/>
          </w:rPr>
          <w:t>.</w:t>
        </w:r>
      </w:ins>
    </w:p>
    <w:p w14:paraId="55E9CCD8" w14:textId="77777777" w:rsidR="001C48C7" w:rsidRPr="001C48C7" w:rsidRDefault="001C48C7" w:rsidP="009269EE">
      <w:pPr>
        <w:pStyle w:val="Normal1"/>
        <w:numPr>
          <w:ilvl w:val="0"/>
          <w:numId w:val="31"/>
        </w:numPr>
        <w:spacing w:line="480" w:lineRule="auto"/>
        <w:ind w:left="0" w:firstLine="720"/>
        <w:contextualSpacing/>
        <w:jc w:val="both"/>
        <w:rPr>
          <w:ins w:id="110" w:author="Kevin" w:date="2015-10-15T10:21:00Z"/>
          <w:rFonts w:ascii="Times New Roman" w:eastAsia="Times New Roman" w:hAnsi="Times New Roman" w:cs="Times New Roman"/>
          <w:sz w:val="24"/>
          <w:szCs w:val="24"/>
        </w:rPr>
        <w:pPrChange w:id="111" w:author="Shafiel Karim" w:date="2015-10-23T17:22:00Z">
          <w:pPr>
            <w:pStyle w:val="Normal1"/>
            <w:numPr>
              <w:numId w:val="33"/>
            </w:numPr>
            <w:spacing w:line="480" w:lineRule="auto"/>
            <w:ind w:left="720" w:firstLine="360"/>
            <w:contextualSpacing/>
          </w:pPr>
        </w:pPrChange>
      </w:pPr>
      <w:ins w:id="112" w:author="Kevin" w:date="2015-10-15T10:21:00Z">
        <w:r w:rsidRPr="001C48C7">
          <w:rPr>
            <w:rFonts w:ascii="Times New Roman" w:eastAsia="Times New Roman" w:hAnsi="Times New Roman" w:cs="Times New Roman"/>
            <w:sz w:val="24"/>
            <w:szCs w:val="24"/>
          </w:rPr>
          <w:t>ALL DOCUMENTS, including actual data elements, fields, or records, or all of</w:t>
        </w:r>
      </w:ins>
    </w:p>
    <w:p w14:paraId="05646F83" w14:textId="77777777" w:rsidR="002A1BDE" w:rsidRPr="002A1BDE" w:rsidRDefault="001C48C7" w:rsidP="009269EE">
      <w:pPr>
        <w:pStyle w:val="Normal1"/>
        <w:spacing w:line="480" w:lineRule="auto"/>
        <w:contextualSpacing/>
        <w:jc w:val="both"/>
        <w:rPr>
          <w:rFonts w:ascii="Times New Roman" w:eastAsia="Times New Roman" w:hAnsi="Times New Roman" w:cs="Times New Roman"/>
          <w:sz w:val="24"/>
          <w:szCs w:val="24"/>
        </w:rPr>
        <w:pPrChange w:id="113" w:author="Shafiel Karim" w:date="2015-10-23T17:22:00Z">
          <w:pPr>
            <w:pStyle w:val="Normal1"/>
            <w:numPr>
              <w:ilvl w:val="1"/>
              <w:numId w:val="32"/>
            </w:numPr>
            <w:spacing w:line="480" w:lineRule="auto"/>
            <w:ind w:left="1440" w:hanging="360"/>
            <w:contextualSpacing/>
            <w:jc w:val="both"/>
          </w:pPr>
        </w:pPrChange>
      </w:pPr>
      <w:ins w:id="114" w:author="Kevin" w:date="2015-10-15T10:21:00Z">
        <w:r w:rsidRPr="001C48C7">
          <w:rPr>
            <w:rFonts w:ascii="Times New Roman" w:eastAsia="Times New Roman" w:hAnsi="Times New Roman" w:cs="Times New Roman"/>
            <w:sz w:val="24"/>
            <w:szCs w:val="24"/>
          </w:rPr>
          <w:t>them, that contain data relating to</w:t>
        </w:r>
        <w:r>
          <w:rPr>
            <w:rFonts w:ascii="Times New Roman" w:eastAsia="Times New Roman" w:hAnsi="Times New Roman" w:cs="Times New Roman"/>
            <w:sz w:val="24"/>
            <w:szCs w:val="24"/>
          </w:rPr>
          <w:t xml:space="preserve"> </w:t>
        </w:r>
      </w:ins>
      <w:r w:rsidR="002A1BDE" w:rsidRPr="002A1BDE">
        <w:rPr>
          <w:rFonts w:ascii="Times New Roman" w:eastAsia="Times New Roman" w:hAnsi="Times New Roman" w:cs="Times New Roman"/>
          <w:sz w:val="24"/>
          <w:szCs w:val="24"/>
        </w:rPr>
        <w:t>any pre-existing data “reports” that relate to any of the info</w:t>
      </w:r>
      <w:r w:rsidR="002A1BDE" w:rsidRPr="002A1BDE">
        <w:rPr>
          <w:rFonts w:ascii="Times New Roman" w:eastAsia="Times New Roman" w:hAnsi="Times New Roman" w:cs="Times New Roman"/>
          <w:sz w:val="24"/>
          <w:szCs w:val="24"/>
        </w:rPr>
        <w:t>r</w:t>
      </w:r>
      <w:r w:rsidR="002A1BDE" w:rsidRPr="002A1BDE">
        <w:rPr>
          <w:rFonts w:ascii="Times New Roman" w:eastAsia="Times New Roman" w:hAnsi="Times New Roman" w:cs="Times New Roman"/>
          <w:sz w:val="24"/>
          <w:szCs w:val="24"/>
        </w:rPr>
        <w:t>mation in the preceding paragraphs.</w:t>
      </w:r>
    </w:p>
    <w:p w14:paraId="79169D6C"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15"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that identify any DATABASE that contains data relating to the end-users of the ORDERAHEAD APP</w:t>
      </w:r>
      <w:ins w:id="116" w:author="Kevin" w:date="2015-10-15T10:22: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ins>
      <w:r w:rsidRPr="002A1BDE">
        <w:rPr>
          <w:rFonts w:ascii="Times New Roman" w:eastAsia="Times New Roman" w:hAnsi="Times New Roman" w:cs="Times New Roman"/>
          <w:sz w:val="24"/>
          <w:szCs w:val="24"/>
        </w:rPr>
        <w:t>.</w:t>
      </w:r>
    </w:p>
    <w:p w14:paraId="73A23836"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17"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to the DATA MODEL for any DATABASE that co</w:t>
      </w:r>
      <w:r w:rsidRPr="002A1BDE">
        <w:rPr>
          <w:rFonts w:ascii="Times New Roman" w:eastAsia="Times New Roman" w:hAnsi="Times New Roman" w:cs="Times New Roman"/>
          <w:sz w:val="24"/>
          <w:szCs w:val="24"/>
        </w:rPr>
        <w:t>n</w:t>
      </w:r>
      <w:r w:rsidRPr="002A1BDE">
        <w:rPr>
          <w:rFonts w:ascii="Times New Roman" w:eastAsia="Times New Roman" w:hAnsi="Times New Roman" w:cs="Times New Roman"/>
          <w:sz w:val="24"/>
          <w:szCs w:val="24"/>
        </w:rPr>
        <w:t>tains data relating to end-users of the ORDERAHEAD APP, including the DATA MODEL itself</w:t>
      </w:r>
      <w:ins w:id="118" w:author="Kevin" w:date="2015-10-15T10:23: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ins>
      <w:r w:rsidRPr="002A1BDE">
        <w:rPr>
          <w:rFonts w:ascii="Times New Roman" w:eastAsia="Times New Roman" w:hAnsi="Times New Roman" w:cs="Times New Roman"/>
          <w:sz w:val="24"/>
          <w:szCs w:val="24"/>
        </w:rPr>
        <w:t>.</w:t>
      </w:r>
    </w:p>
    <w:p w14:paraId="315352C0"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19"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to the DATA DICTIONARY for any DATABASE that contains data relating to the end-users of the ORDERAHEAD APP, including the DATA DICTIONARY itself</w:t>
      </w:r>
      <w:ins w:id="120" w:author="Kevin" w:date="2015-10-15T10:23: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ins>
      <w:r w:rsidRPr="002A1BDE">
        <w:rPr>
          <w:rFonts w:ascii="Times New Roman" w:eastAsia="Times New Roman" w:hAnsi="Times New Roman" w:cs="Times New Roman"/>
          <w:sz w:val="24"/>
          <w:szCs w:val="24"/>
        </w:rPr>
        <w:t>.</w:t>
      </w:r>
    </w:p>
    <w:p w14:paraId="649A4F36" w14:textId="77777777" w:rsidR="002A1BDE" w:rsidRPr="002A1BDE" w:rsidDel="001C48C7" w:rsidRDefault="002A1BDE">
      <w:pPr>
        <w:pStyle w:val="Normal1"/>
        <w:numPr>
          <w:ilvl w:val="0"/>
          <w:numId w:val="31"/>
        </w:numPr>
        <w:spacing w:line="480" w:lineRule="auto"/>
        <w:ind w:left="0" w:firstLine="630"/>
        <w:contextualSpacing/>
        <w:jc w:val="both"/>
        <w:rPr>
          <w:del w:id="121" w:author="Kevin" w:date="2015-10-15T10:23:00Z"/>
          <w:rFonts w:ascii="Times New Roman" w:eastAsia="Times New Roman" w:hAnsi="Times New Roman" w:cs="Times New Roman"/>
          <w:sz w:val="24"/>
          <w:szCs w:val="24"/>
        </w:rPr>
        <w:pPrChange w:id="122"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including actual data elements, fields, records that contain d</w:t>
      </w:r>
      <w:r w:rsidRPr="002A1BDE">
        <w:rPr>
          <w:rFonts w:ascii="Times New Roman" w:eastAsia="Times New Roman" w:hAnsi="Times New Roman" w:cs="Times New Roman"/>
          <w:sz w:val="24"/>
          <w:szCs w:val="24"/>
        </w:rPr>
        <w:t>a</w:t>
      </w:r>
      <w:r w:rsidRPr="002A1BDE">
        <w:rPr>
          <w:rFonts w:ascii="Times New Roman" w:eastAsia="Times New Roman" w:hAnsi="Times New Roman" w:cs="Times New Roman"/>
          <w:sz w:val="24"/>
          <w:szCs w:val="24"/>
        </w:rPr>
        <w:t>ta, or all of them, relating to</w:t>
      </w:r>
      <w:ins w:id="123" w:author="Shafiel Karim" w:date="2015-10-23T16:42:00Z">
        <w:r w:rsidR="00E56632">
          <w:rPr>
            <w:rFonts w:ascii="Times New Roman" w:eastAsia="Times New Roman" w:hAnsi="Times New Roman" w:cs="Times New Roman"/>
            <w:sz w:val="24"/>
            <w:szCs w:val="24"/>
          </w:rPr>
          <w:t xml:space="preserve"> </w:t>
        </w:r>
      </w:ins>
      <w:del w:id="124" w:author="Shafiel Karim" w:date="2015-10-23T16:42:00Z">
        <w:r w:rsidRPr="002A1BDE" w:rsidDel="00E56632">
          <w:rPr>
            <w:rFonts w:ascii="Times New Roman" w:eastAsia="Times New Roman" w:hAnsi="Times New Roman" w:cs="Times New Roman"/>
            <w:sz w:val="24"/>
            <w:szCs w:val="24"/>
          </w:rPr>
          <w:delText>:</w:delText>
        </w:r>
      </w:del>
    </w:p>
    <w:p w14:paraId="0EDDC50E" w14:textId="77777777" w:rsidR="002A1BDE" w:rsidRDefault="002A1BDE">
      <w:pPr>
        <w:pStyle w:val="Normal1"/>
        <w:numPr>
          <w:ilvl w:val="0"/>
          <w:numId w:val="31"/>
        </w:numPr>
        <w:spacing w:line="480" w:lineRule="auto"/>
        <w:ind w:left="0" w:firstLine="630"/>
        <w:contextualSpacing/>
        <w:jc w:val="both"/>
        <w:rPr>
          <w:ins w:id="125" w:author="Kevin" w:date="2015-10-15T10:24:00Z"/>
          <w:rFonts w:ascii="Times New Roman" w:eastAsia="Times New Roman" w:hAnsi="Times New Roman" w:cs="Times New Roman"/>
          <w:sz w:val="24"/>
          <w:szCs w:val="24"/>
        </w:rPr>
        <w:pPrChange w:id="126" w:author="Kevin" w:date="2015-10-15T10:23:00Z">
          <w:pPr>
            <w:pStyle w:val="Normal1"/>
            <w:numPr>
              <w:ilvl w:val="1"/>
              <w:numId w:val="32"/>
            </w:numPr>
            <w:spacing w:line="480" w:lineRule="auto"/>
            <w:ind w:left="1440" w:hanging="360"/>
            <w:contextualSpacing/>
            <w:jc w:val="both"/>
          </w:pPr>
        </w:pPrChange>
      </w:pPr>
      <w:r w:rsidRPr="001C48C7">
        <w:rPr>
          <w:rFonts w:ascii="Times New Roman" w:eastAsia="Times New Roman" w:hAnsi="Times New Roman" w:cs="Times New Roman"/>
          <w:sz w:val="24"/>
          <w:szCs w:val="24"/>
        </w:rPr>
        <w:t>the names and addresses of any end-users of the ORDERAHEAD APP, including but not limited to, mailing address, other addresses, telephone numbers, and email addresses;</w:t>
      </w:r>
    </w:p>
    <w:p w14:paraId="6CDD55EB" w14:textId="77777777" w:rsidR="001C48C7" w:rsidRPr="001C48C7" w:rsidDel="001C48C7" w:rsidRDefault="001C48C7">
      <w:pPr>
        <w:pStyle w:val="Normal1"/>
        <w:numPr>
          <w:ilvl w:val="0"/>
          <w:numId w:val="31"/>
        </w:numPr>
        <w:spacing w:line="480" w:lineRule="auto"/>
        <w:ind w:left="0" w:firstLine="630"/>
        <w:contextualSpacing/>
        <w:jc w:val="both"/>
        <w:rPr>
          <w:del w:id="127" w:author="Kevin" w:date="2015-10-15T10:24:00Z"/>
          <w:rFonts w:ascii="Times New Roman" w:eastAsia="Times New Roman" w:hAnsi="Times New Roman" w:cs="Times New Roman"/>
          <w:sz w:val="24"/>
          <w:szCs w:val="24"/>
        </w:rPr>
        <w:pPrChange w:id="128" w:author="Kevin" w:date="2015-10-15T10:23:00Z">
          <w:pPr>
            <w:pStyle w:val="Normal1"/>
            <w:numPr>
              <w:ilvl w:val="1"/>
              <w:numId w:val="32"/>
            </w:numPr>
            <w:spacing w:line="480" w:lineRule="auto"/>
            <w:ind w:left="1440" w:hanging="360"/>
            <w:contextualSpacing/>
            <w:jc w:val="both"/>
          </w:pPr>
        </w:pPrChange>
      </w:pPr>
      <w:ins w:id="129" w:author="Kevin" w:date="2015-10-15T10:24:00Z">
        <w:r w:rsidRPr="002A1BDE">
          <w:rPr>
            <w:rFonts w:ascii="Times New Roman" w:eastAsia="Times New Roman" w:hAnsi="Times New Roman" w:cs="Times New Roman"/>
            <w:sz w:val="24"/>
            <w:szCs w:val="24"/>
          </w:rPr>
          <w:t>ALL DOCUMENTS relating to the DATA DICTIONARY for any DATABASE that contains data relating to</w:t>
        </w:r>
      </w:ins>
      <w:ins w:id="130" w:author="Shafiel Karim" w:date="2015-10-23T16:42:00Z">
        <w:r w:rsidR="00E56632">
          <w:rPr>
            <w:rFonts w:ascii="Times New Roman" w:eastAsia="Times New Roman" w:hAnsi="Times New Roman" w:cs="Times New Roman"/>
            <w:sz w:val="24"/>
            <w:szCs w:val="24"/>
          </w:rPr>
          <w:t xml:space="preserve"> </w:t>
        </w:r>
      </w:ins>
    </w:p>
    <w:p w14:paraId="0235FC2E" w14:textId="77777777" w:rsidR="001C48C7" w:rsidRDefault="002A1BDE">
      <w:pPr>
        <w:pStyle w:val="Normal1"/>
        <w:numPr>
          <w:ilvl w:val="0"/>
          <w:numId w:val="31"/>
        </w:numPr>
        <w:spacing w:line="480" w:lineRule="auto"/>
        <w:ind w:left="0" w:firstLine="630"/>
        <w:contextualSpacing/>
        <w:jc w:val="both"/>
        <w:rPr>
          <w:ins w:id="131" w:author="Kevin" w:date="2015-10-15T10:24:00Z"/>
          <w:rFonts w:ascii="Times New Roman" w:eastAsia="Times New Roman" w:hAnsi="Times New Roman" w:cs="Times New Roman"/>
          <w:sz w:val="24"/>
          <w:szCs w:val="24"/>
        </w:rPr>
        <w:pPrChange w:id="132" w:author="Kevin" w:date="2015-10-15T10:24:00Z">
          <w:pPr>
            <w:pStyle w:val="Normal1"/>
            <w:numPr>
              <w:ilvl w:val="1"/>
              <w:numId w:val="32"/>
            </w:numPr>
            <w:spacing w:line="480" w:lineRule="auto"/>
            <w:ind w:left="1440" w:hanging="360"/>
            <w:contextualSpacing/>
            <w:jc w:val="both"/>
          </w:pPr>
        </w:pPrChange>
      </w:pPr>
      <w:r w:rsidRPr="001C48C7">
        <w:rPr>
          <w:rFonts w:ascii="Times New Roman" w:eastAsia="Times New Roman" w:hAnsi="Times New Roman" w:cs="Times New Roman"/>
          <w:sz w:val="24"/>
          <w:szCs w:val="24"/>
        </w:rPr>
        <w:t>transactions YOU engaged in with end-users of the ORDERAHEAD APP, including but not limited to the date of the transaction, the goods or services involved, and the price of the goods or services involved including a breakdown of costs for food and delivery services</w:t>
      </w:r>
      <w:ins w:id="133" w:author="Kevin" w:date="2015-10-15T10:25: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r w:rsidR="001C48C7" w:rsidRPr="002A1BDE">
          <w:rPr>
            <w:rFonts w:ascii="Times New Roman" w:eastAsia="Times New Roman" w:hAnsi="Times New Roman" w:cs="Times New Roman"/>
            <w:sz w:val="24"/>
            <w:szCs w:val="24"/>
          </w:rPr>
          <w:t>.</w:t>
        </w:r>
      </w:ins>
    </w:p>
    <w:p w14:paraId="6C182216" w14:textId="77777777" w:rsidR="002A1BDE" w:rsidRPr="001C48C7" w:rsidDel="001C48C7" w:rsidRDefault="001C48C7">
      <w:pPr>
        <w:pStyle w:val="Normal1"/>
        <w:numPr>
          <w:ilvl w:val="0"/>
          <w:numId w:val="31"/>
        </w:numPr>
        <w:spacing w:line="480" w:lineRule="auto"/>
        <w:ind w:left="0" w:firstLine="630"/>
        <w:contextualSpacing/>
        <w:jc w:val="both"/>
        <w:rPr>
          <w:del w:id="134" w:author="Kevin" w:date="2015-10-15T10:24:00Z"/>
          <w:rFonts w:ascii="Times New Roman" w:eastAsia="Times New Roman" w:hAnsi="Times New Roman" w:cs="Times New Roman"/>
          <w:sz w:val="24"/>
          <w:szCs w:val="24"/>
        </w:rPr>
        <w:pPrChange w:id="135" w:author="Kevin" w:date="2015-10-15T10:24:00Z">
          <w:pPr>
            <w:pStyle w:val="Normal1"/>
            <w:numPr>
              <w:ilvl w:val="1"/>
              <w:numId w:val="32"/>
            </w:numPr>
            <w:spacing w:line="480" w:lineRule="auto"/>
            <w:ind w:left="1440" w:hanging="360"/>
            <w:contextualSpacing/>
            <w:jc w:val="both"/>
          </w:pPr>
        </w:pPrChange>
      </w:pPr>
      <w:ins w:id="136" w:author="Kevin" w:date="2015-10-15T10:24:00Z">
        <w:r w:rsidRPr="002A1BDE">
          <w:rPr>
            <w:rFonts w:ascii="Times New Roman" w:eastAsia="Times New Roman" w:hAnsi="Times New Roman" w:cs="Times New Roman"/>
            <w:sz w:val="24"/>
            <w:szCs w:val="24"/>
          </w:rPr>
          <w:t>ALL DOCUMENTS relating to the DATA DICTIONARY for any DATABASE that contains data relating to</w:t>
        </w:r>
      </w:ins>
      <w:ins w:id="137" w:author="Shafiel Karim" w:date="2015-10-23T17:19:00Z">
        <w:r w:rsidR="009269EE">
          <w:rPr>
            <w:rFonts w:ascii="Times New Roman" w:eastAsia="Times New Roman" w:hAnsi="Times New Roman" w:cs="Times New Roman"/>
            <w:sz w:val="24"/>
            <w:szCs w:val="24"/>
          </w:rPr>
          <w:t xml:space="preserve"> </w:t>
        </w:r>
      </w:ins>
      <w:del w:id="138" w:author="Shafiel Karim" w:date="2015-10-23T17:19:00Z">
        <w:r w:rsidR="002A1BDE" w:rsidRPr="001C48C7" w:rsidDel="009269EE">
          <w:rPr>
            <w:rFonts w:ascii="Times New Roman" w:eastAsia="Times New Roman" w:hAnsi="Times New Roman" w:cs="Times New Roman"/>
            <w:sz w:val="24"/>
            <w:szCs w:val="24"/>
          </w:rPr>
          <w:delText>;</w:delText>
        </w:r>
      </w:del>
    </w:p>
    <w:p w14:paraId="74E09ABB" w14:textId="77777777" w:rsidR="002A1BDE" w:rsidRDefault="002A1BDE">
      <w:pPr>
        <w:pStyle w:val="Normal1"/>
        <w:numPr>
          <w:ilvl w:val="0"/>
          <w:numId w:val="31"/>
        </w:numPr>
        <w:spacing w:line="480" w:lineRule="auto"/>
        <w:ind w:left="0" w:firstLine="630"/>
        <w:contextualSpacing/>
        <w:jc w:val="both"/>
        <w:rPr>
          <w:ins w:id="139" w:author="Kevin" w:date="2015-10-15T10:24:00Z"/>
          <w:rFonts w:ascii="Times New Roman" w:eastAsia="Times New Roman" w:hAnsi="Times New Roman" w:cs="Times New Roman"/>
          <w:sz w:val="24"/>
          <w:szCs w:val="24"/>
        </w:rPr>
        <w:pPrChange w:id="140" w:author="Kevin" w:date="2015-10-15T10:24:00Z">
          <w:pPr>
            <w:pStyle w:val="Normal1"/>
            <w:numPr>
              <w:ilvl w:val="1"/>
              <w:numId w:val="32"/>
            </w:numPr>
            <w:spacing w:line="480" w:lineRule="auto"/>
            <w:ind w:left="1440" w:hanging="360"/>
            <w:contextualSpacing/>
            <w:jc w:val="both"/>
          </w:pPr>
        </w:pPrChange>
      </w:pPr>
      <w:r w:rsidRPr="001C48C7">
        <w:rPr>
          <w:rFonts w:ascii="Times New Roman" w:eastAsia="Times New Roman" w:hAnsi="Times New Roman" w:cs="Times New Roman"/>
          <w:sz w:val="24"/>
          <w:szCs w:val="24"/>
        </w:rPr>
        <w:t>sales, payments, refunds, and other adjustments relating to the goods or services sold to end-users of the ORDERAHEAD APP including any related dates, identities of the payor, and method of payment</w:t>
      </w:r>
      <w:ins w:id="141" w:author="Kevin" w:date="2015-10-15T10:25: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r w:rsidR="001C48C7" w:rsidRPr="002A1BDE">
          <w:rPr>
            <w:rFonts w:ascii="Times New Roman" w:eastAsia="Times New Roman" w:hAnsi="Times New Roman" w:cs="Times New Roman"/>
            <w:sz w:val="24"/>
            <w:szCs w:val="24"/>
          </w:rPr>
          <w:t>.</w:t>
        </w:r>
      </w:ins>
      <w:del w:id="142" w:author="Kevin" w:date="2015-10-15T10:25:00Z">
        <w:r w:rsidRPr="001C48C7" w:rsidDel="001C48C7">
          <w:rPr>
            <w:rFonts w:ascii="Times New Roman" w:eastAsia="Times New Roman" w:hAnsi="Times New Roman" w:cs="Times New Roman"/>
            <w:sz w:val="24"/>
            <w:szCs w:val="24"/>
          </w:rPr>
          <w:delText>;</w:delText>
        </w:r>
      </w:del>
    </w:p>
    <w:p w14:paraId="679CE8B3" w14:textId="77777777" w:rsidR="001C48C7" w:rsidRPr="001C48C7" w:rsidDel="001C48C7" w:rsidRDefault="001C48C7">
      <w:pPr>
        <w:pStyle w:val="Normal1"/>
        <w:numPr>
          <w:ilvl w:val="0"/>
          <w:numId w:val="31"/>
        </w:numPr>
        <w:spacing w:line="480" w:lineRule="auto"/>
        <w:ind w:left="0" w:firstLine="630"/>
        <w:contextualSpacing/>
        <w:jc w:val="both"/>
        <w:rPr>
          <w:del w:id="143" w:author="Kevin" w:date="2015-10-15T10:25:00Z"/>
          <w:rFonts w:ascii="Times New Roman" w:eastAsia="Times New Roman" w:hAnsi="Times New Roman" w:cs="Times New Roman"/>
          <w:sz w:val="24"/>
          <w:szCs w:val="24"/>
        </w:rPr>
        <w:pPrChange w:id="144" w:author="Kevin" w:date="2015-10-15T10:24:00Z">
          <w:pPr>
            <w:pStyle w:val="Normal1"/>
            <w:numPr>
              <w:ilvl w:val="1"/>
              <w:numId w:val="32"/>
            </w:numPr>
            <w:spacing w:line="480" w:lineRule="auto"/>
            <w:ind w:left="1440" w:hanging="360"/>
            <w:contextualSpacing/>
            <w:jc w:val="both"/>
          </w:pPr>
        </w:pPrChange>
      </w:pPr>
      <w:ins w:id="145" w:author="Kevin" w:date="2015-10-15T10:24:00Z">
        <w:r w:rsidRPr="002A1BDE">
          <w:rPr>
            <w:rFonts w:ascii="Times New Roman" w:eastAsia="Times New Roman" w:hAnsi="Times New Roman" w:cs="Times New Roman"/>
            <w:sz w:val="24"/>
            <w:szCs w:val="24"/>
          </w:rPr>
          <w:t>ALL DOCUMENTS relating to the DATA DICTIONARY for any DATABASE that contains data relating to</w:t>
        </w:r>
      </w:ins>
      <w:ins w:id="146" w:author="Shafiel Karim" w:date="2015-10-23T16:42:00Z">
        <w:r w:rsidR="00E56632">
          <w:rPr>
            <w:rFonts w:ascii="Times New Roman" w:eastAsia="Times New Roman" w:hAnsi="Times New Roman" w:cs="Times New Roman"/>
            <w:sz w:val="24"/>
            <w:szCs w:val="24"/>
          </w:rPr>
          <w:t xml:space="preserve"> </w:t>
        </w:r>
      </w:ins>
    </w:p>
    <w:p w14:paraId="0998031B" w14:textId="77777777" w:rsidR="002A1BDE" w:rsidRDefault="002A1BDE">
      <w:pPr>
        <w:pStyle w:val="Normal1"/>
        <w:numPr>
          <w:ilvl w:val="0"/>
          <w:numId w:val="31"/>
        </w:numPr>
        <w:spacing w:line="480" w:lineRule="auto"/>
        <w:ind w:left="0" w:firstLine="630"/>
        <w:contextualSpacing/>
        <w:jc w:val="both"/>
        <w:rPr>
          <w:ins w:id="147" w:author="Kevin" w:date="2015-10-15T10:25:00Z"/>
          <w:rFonts w:ascii="Times New Roman" w:eastAsia="Times New Roman" w:hAnsi="Times New Roman" w:cs="Times New Roman"/>
          <w:sz w:val="24"/>
          <w:szCs w:val="24"/>
        </w:rPr>
        <w:pPrChange w:id="148" w:author="Kevin" w:date="2015-10-15T10:24:00Z">
          <w:pPr>
            <w:pStyle w:val="Normal1"/>
            <w:numPr>
              <w:ilvl w:val="1"/>
              <w:numId w:val="32"/>
            </w:numPr>
            <w:spacing w:line="480" w:lineRule="auto"/>
            <w:ind w:left="1440" w:hanging="360"/>
            <w:contextualSpacing/>
            <w:jc w:val="both"/>
          </w:pPr>
        </w:pPrChange>
      </w:pPr>
      <w:r w:rsidRPr="001C48C7">
        <w:rPr>
          <w:rFonts w:ascii="Times New Roman" w:eastAsia="Times New Roman" w:hAnsi="Times New Roman" w:cs="Times New Roman"/>
          <w:sz w:val="24"/>
          <w:szCs w:val="24"/>
        </w:rPr>
        <w:t>account, customer, or other reference numbers attributed to end-users of the ORDERAHEAD APP</w:t>
      </w:r>
      <w:ins w:id="149" w:author="Kevin" w:date="2015-10-15T10:25: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r w:rsidR="001C48C7" w:rsidRPr="002A1BDE">
          <w:rPr>
            <w:rFonts w:ascii="Times New Roman" w:eastAsia="Times New Roman" w:hAnsi="Times New Roman" w:cs="Times New Roman"/>
            <w:sz w:val="24"/>
            <w:szCs w:val="24"/>
          </w:rPr>
          <w:t>.</w:t>
        </w:r>
      </w:ins>
      <w:del w:id="150" w:author="Kevin" w:date="2015-10-15T10:25:00Z">
        <w:r w:rsidRPr="001C48C7" w:rsidDel="001C48C7">
          <w:rPr>
            <w:rFonts w:ascii="Times New Roman" w:eastAsia="Times New Roman" w:hAnsi="Times New Roman" w:cs="Times New Roman"/>
            <w:sz w:val="24"/>
            <w:szCs w:val="24"/>
          </w:rPr>
          <w:delText>; and</w:delText>
        </w:r>
      </w:del>
    </w:p>
    <w:p w14:paraId="27BBE1C0" w14:textId="77777777" w:rsidR="001C48C7" w:rsidRPr="001C48C7" w:rsidDel="001C48C7" w:rsidRDefault="001C48C7">
      <w:pPr>
        <w:pStyle w:val="Normal1"/>
        <w:numPr>
          <w:ilvl w:val="0"/>
          <w:numId w:val="31"/>
        </w:numPr>
        <w:spacing w:line="480" w:lineRule="auto"/>
        <w:ind w:left="0" w:firstLine="630"/>
        <w:contextualSpacing/>
        <w:jc w:val="both"/>
        <w:rPr>
          <w:del w:id="151" w:author="Kevin" w:date="2015-10-15T10:25:00Z"/>
          <w:rFonts w:ascii="Times New Roman" w:eastAsia="Times New Roman" w:hAnsi="Times New Roman" w:cs="Times New Roman"/>
          <w:sz w:val="24"/>
          <w:szCs w:val="24"/>
        </w:rPr>
        <w:pPrChange w:id="152" w:author="Kevin" w:date="2015-10-15T10:24:00Z">
          <w:pPr>
            <w:pStyle w:val="Normal1"/>
            <w:numPr>
              <w:ilvl w:val="1"/>
              <w:numId w:val="32"/>
            </w:numPr>
            <w:spacing w:line="480" w:lineRule="auto"/>
            <w:ind w:left="1440" w:hanging="360"/>
            <w:contextualSpacing/>
            <w:jc w:val="both"/>
          </w:pPr>
        </w:pPrChange>
      </w:pPr>
      <w:ins w:id="153" w:author="Kevin" w:date="2015-10-15T10:25:00Z">
        <w:r w:rsidRPr="002A1BDE">
          <w:rPr>
            <w:rFonts w:ascii="Times New Roman" w:eastAsia="Times New Roman" w:hAnsi="Times New Roman" w:cs="Times New Roman"/>
            <w:sz w:val="24"/>
            <w:szCs w:val="24"/>
          </w:rPr>
          <w:t>ALL DOCUMENTS relating to the DATA DICTIONARY for any DATABASE that contains data relating to</w:t>
        </w:r>
      </w:ins>
      <w:ins w:id="154" w:author="Shafiel Karim" w:date="2015-10-23T16:42:00Z">
        <w:r w:rsidR="00E56632">
          <w:rPr>
            <w:rFonts w:ascii="Times New Roman" w:eastAsia="Times New Roman" w:hAnsi="Times New Roman" w:cs="Times New Roman"/>
            <w:sz w:val="24"/>
            <w:szCs w:val="24"/>
          </w:rPr>
          <w:t xml:space="preserve"> </w:t>
        </w:r>
      </w:ins>
    </w:p>
    <w:p w14:paraId="6DD04C67" w14:textId="77777777" w:rsidR="002A1BDE" w:rsidRPr="005A09E3"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55" w:author="Kevin" w:date="2015-10-15T10:25:00Z">
          <w:pPr>
            <w:pStyle w:val="Normal1"/>
            <w:numPr>
              <w:ilvl w:val="1"/>
              <w:numId w:val="32"/>
            </w:numPr>
            <w:spacing w:line="480" w:lineRule="auto"/>
            <w:ind w:left="1440" w:hanging="360"/>
            <w:contextualSpacing/>
            <w:jc w:val="both"/>
          </w:pPr>
        </w:pPrChange>
      </w:pPr>
      <w:r w:rsidRPr="001C48C7">
        <w:rPr>
          <w:rFonts w:ascii="Times New Roman" w:eastAsia="Times New Roman" w:hAnsi="Times New Roman" w:cs="Times New Roman"/>
          <w:sz w:val="24"/>
          <w:szCs w:val="24"/>
        </w:rPr>
        <w:t>any pre-existing data “reports” that relate to any of the information in the preceding paragraphs</w:t>
      </w:r>
      <w:ins w:id="156" w:author="Kevin" w:date="2015-10-15T10:25:00Z">
        <w:r w:rsidR="001C48C7" w:rsidRPr="001C48C7">
          <w:rPr>
            <w:rFonts w:ascii="Times New Roman" w:eastAsia="Times New Roman" w:hAnsi="Times New Roman" w:cs="Times New Roman"/>
            <w:sz w:val="24"/>
            <w:szCs w:val="24"/>
          </w:rPr>
          <w:t xml:space="preserve"> </w:t>
        </w:r>
        <w:r w:rsidR="001C48C7">
          <w:rPr>
            <w:rFonts w:ascii="Times New Roman" w:eastAsia="Times New Roman" w:hAnsi="Times New Roman" w:cs="Times New Roman"/>
            <w:sz w:val="24"/>
            <w:szCs w:val="24"/>
          </w:rPr>
          <w:t>during the RELEVANT TIME PERIOD</w:t>
        </w:r>
        <w:r w:rsidR="001C48C7" w:rsidRPr="002A1BDE">
          <w:rPr>
            <w:rFonts w:ascii="Times New Roman" w:eastAsia="Times New Roman" w:hAnsi="Times New Roman" w:cs="Times New Roman"/>
            <w:sz w:val="24"/>
            <w:szCs w:val="24"/>
          </w:rPr>
          <w:t>.</w:t>
        </w:r>
      </w:ins>
      <w:del w:id="157" w:author="Kevin" w:date="2015-10-15T10:25:00Z">
        <w:r w:rsidRPr="001C48C7" w:rsidDel="001C48C7">
          <w:rPr>
            <w:rFonts w:ascii="Times New Roman" w:eastAsia="Times New Roman" w:hAnsi="Times New Roman" w:cs="Times New Roman"/>
            <w:sz w:val="24"/>
            <w:szCs w:val="24"/>
          </w:rPr>
          <w:delText>.</w:delText>
        </w:r>
      </w:del>
    </w:p>
    <w:p w14:paraId="6B0FFA76"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58"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to YOUR employment of or contract or agreement with ROSARIO GARNETT.</w:t>
      </w:r>
    </w:p>
    <w:p w14:paraId="5F086233"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59"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YOUR investigation of </w:t>
      </w:r>
      <w:commentRangeStart w:id="160"/>
      <w:r w:rsidRPr="00E56632">
        <w:rPr>
          <w:rFonts w:ascii="Times New Roman" w:eastAsia="Times New Roman" w:hAnsi="Times New Roman" w:cs="Times New Roman"/>
          <w:caps/>
          <w:sz w:val="24"/>
          <w:szCs w:val="24"/>
          <w:rPrChange w:id="161" w:author="Shafiel Karim" w:date="2015-10-23T16:46:00Z">
            <w:rPr>
              <w:rFonts w:ascii="Times New Roman" w:eastAsia="Times New Roman" w:hAnsi="Times New Roman" w:cs="Times New Roman"/>
              <w:sz w:val="24"/>
              <w:szCs w:val="24"/>
            </w:rPr>
          </w:rPrChange>
        </w:rPr>
        <w:t>Rosario Garnet</w:t>
      </w:r>
      <w:commentRangeEnd w:id="160"/>
      <w:r w:rsidR="005A09E3" w:rsidRPr="00E56632">
        <w:rPr>
          <w:rStyle w:val="CommentReference"/>
          <w:rFonts w:ascii="Times New Roman" w:eastAsia="Times New Roman" w:hAnsi="Times New Roman" w:cs="Times New Roman"/>
          <w:caps/>
          <w:color w:val="auto"/>
          <w:rPrChange w:id="162" w:author="Shafiel Karim" w:date="2015-10-23T16:46:00Z">
            <w:rPr>
              <w:rStyle w:val="CommentReference"/>
              <w:rFonts w:ascii="Times New Roman" w:eastAsia="Times New Roman" w:hAnsi="Times New Roman" w:cs="Times New Roman"/>
              <w:color w:val="auto"/>
            </w:rPr>
          </w:rPrChange>
        </w:rPr>
        <w:commentReference w:id="160"/>
      </w:r>
      <w:r w:rsidRPr="00E56632">
        <w:rPr>
          <w:rFonts w:ascii="Times New Roman" w:eastAsia="Times New Roman" w:hAnsi="Times New Roman" w:cs="Times New Roman"/>
          <w:caps/>
          <w:sz w:val="24"/>
          <w:szCs w:val="24"/>
          <w:rPrChange w:id="163" w:author="Shafiel Karim" w:date="2015-10-23T16:46:00Z">
            <w:rPr>
              <w:rFonts w:ascii="Times New Roman" w:eastAsia="Times New Roman" w:hAnsi="Times New Roman" w:cs="Times New Roman"/>
              <w:sz w:val="24"/>
              <w:szCs w:val="24"/>
            </w:rPr>
          </w:rPrChange>
        </w:rPr>
        <w:t>t</w:t>
      </w:r>
      <w:ins w:id="164" w:author="Shafiel Karim" w:date="2015-10-23T16:43:00Z">
        <w:r w:rsidR="00E56632">
          <w:rPr>
            <w:rFonts w:ascii="Times New Roman" w:eastAsia="Times New Roman" w:hAnsi="Times New Roman" w:cs="Times New Roman"/>
            <w:sz w:val="24"/>
            <w:szCs w:val="24"/>
          </w:rPr>
          <w:t xml:space="preserve"> fo</w:t>
        </w:r>
        <w:r w:rsidR="00E56632">
          <w:rPr>
            <w:rFonts w:ascii="Times New Roman" w:eastAsia="Times New Roman" w:hAnsi="Times New Roman" w:cs="Times New Roman"/>
            <w:sz w:val="24"/>
            <w:szCs w:val="24"/>
          </w:rPr>
          <w:t>l</w:t>
        </w:r>
        <w:r w:rsidR="00E56632">
          <w:rPr>
            <w:rFonts w:ascii="Times New Roman" w:eastAsia="Times New Roman" w:hAnsi="Times New Roman" w:cs="Times New Roman"/>
            <w:sz w:val="24"/>
            <w:szCs w:val="24"/>
          </w:rPr>
          <w:t>lowing the publication of several articles</w:t>
        </w:r>
      </w:ins>
      <w:ins w:id="165" w:author="Shafiel Karim" w:date="2015-10-23T16:44:00Z">
        <w:r w:rsidR="00E56632">
          <w:rPr>
            <w:rFonts w:ascii="Times New Roman" w:eastAsia="Times New Roman" w:hAnsi="Times New Roman" w:cs="Times New Roman"/>
            <w:sz w:val="24"/>
            <w:szCs w:val="24"/>
          </w:rPr>
          <w:t xml:space="preserve"> re</w:t>
        </w:r>
      </w:ins>
      <w:ins w:id="166" w:author="Shafiel Karim" w:date="2015-10-23T17:08:00Z">
        <w:r w:rsidR="000A7FE6">
          <w:rPr>
            <w:rFonts w:ascii="Times New Roman" w:eastAsia="Times New Roman" w:hAnsi="Times New Roman" w:cs="Times New Roman"/>
            <w:sz w:val="24"/>
            <w:szCs w:val="24"/>
          </w:rPr>
          <w:t>garding</w:t>
        </w:r>
      </w:ins>
      <w:ins w:id="167" w:author="Shafiel Karim" w:date="2015-10-23T16:44:00Z">
        <w:r w:rsidR="00E56632">
          <w:rPr>
            <w:rFonts w:ascii="Times New Roman" w:eastAsia="Times New Roman" w:hAnsi="Times New Roman" w:cs="Times New Roman"/>
            <w:sz w:val="24"/>
            <w:szCs w:val="24"/>
          </w:rPr>
          <w:t xml:space="preserve"> the ORDERAHEAD APP</w:t>
        </w:r>
      </w:ins>
      <w:ins w:id="168" w:author="Shafiel Karim" w:date="2015-10-23T16:43:00Z">
        <w:r w:rsidR="00E56632">
          <w:rPr>
            <w:rFonts w:ascii="Times New Roman" w:eastAsia="Times New Roman" w:hAnsi="Times New Roman" w:cs="Times New Roman"/>
            <w:sz w:val="24"/>
            <w:szCs w:val="24"/>
          </w:rPr>
          <w:t xml:space="preserve"> by GEEKWIRE </w:t>
        </w:r>
      </w:ins>
      <w:ins w:id="169" w:author="Shafiel Karim" w:date="2015-10-23T17:03:00Z">
        <w:r w:rsidR="000A7FE6">
          <w:rPr>
            <w:rFonts w:ascii="Times New Roman" w:eastAsia="Times New Roman" w:hAnsi="Times New Roman" w:cs="Times New Roman"/>
            <w:sz w:val="24"/>
            <w:szCs w:val="24"/>
          </w:rPr>
          <w:t>b</w:t>
        </w:r>
        <w:r w:rsidR="000A7FE6">
          <w:rPr>
            <w:rFonts w:ascii="Times New Roman" w:eastAsia="Times New Roman" w:hAnsi="Times New Roman" w:cs="Times New Roman"/>
            <w:sz w:val="24"/>
            <w:szCs w:val="24"/>
          </w:rPr>
          <w:t>e</w:t>
        </w:r>
        <w:r w:rsidR="000A7FE6">
          <w:rPr>
            <w:rFonts w:ascii="Times New Roman" w:eastAsia="Times New Roman" w:hAnsi="Times New Roman" w:cs="Times New Roman"/>
            <w:sz w:val="24"/>
            <w:szCs w:val="24"/>
          </w:rPr>
          <w:t xml:space="preserve">ginning </w:t>
        </w:r>
      </w:ins>
      <w:ins w:id="170" w:author="Shafiel Karim" w:date="2015-10-23T16:43:00Z">
        <w:r w:rsidR="00E56632">
          <w:rPr>
            <w:rFonts w:ascii="Times New Roman" w:eastAsia="Times New Roman" w:hAnsi="Times New Roman" w:cs="Times New Roman"/>
            <w:sz w:val="24"/>
            <w:szCs w:val="24"/>
          </w:rPr>
          <w:t>on o</w:t>
        </w:r>
        <w:r w:rsidR="000A7FE6">
          <w:rPr>
            <w:rFonts w:ascii="Times New Roman" w:eastAsia="Times New Roman" w:hAnsi="Times New Roman" w:cs="Times New Roman"/>
            <w:sz w:val="24"/>
            <w:szCs w:val="24"/>
          </w:rPr>
          <w:t>r around May 5</w:t>
        </w:r>
        <w:r w:rsidR="00E56632">
          <w:rPr>
            <w:rFonts w:ascii="Times New Roman" w:eastAsia="Times New Roman" w:hAnsi="Times New Roman" w:cs="Times New Roman"/>
            <w:sz w:val="24"/>
            <w:szCs w:val="24"/>
          </w:rPr>
          <w:t>, 2015</w:t>
        </w:r>
      </w:ins>
      <w:r w:rsidRPr="002A1BDE">
        <w:rPr>
          <w:rFonts w:ascii="Times New Roman" w:eastAsia="Times New Roman" w:hAnsi="Times New Roman" w:cs="Times New Roman"/>
          <w:sz w:val="24"/>
          <w:szCs w:val="24"/>
        </w:rPr>
        <w:t>.</w:t>
      </w:r>
    </w:p>
    <w:p w14:paraId="5FAC1691"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71"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Rosario Garnett, including but not limited to any CORRESPONDENCE authored by </w:t>
      </w:r>
      <w:r w:rsidRPr="00E56632">
        <w:rPr>
          <w:rFonts w:ascii="Times New Roman" w:eastAsia="Times New Roman" w:hAnsi="Times New Roman" w:cs="Times New Roman"/>
          <w:caps/>
          <w:sz w:val="24"/>
          <w:szCs w:val="24"/>
          <w:rPrChange w:id="172" w:author="Shafiel Karim" w:date="2015-10-23T16:46:00Z">
            <w:rPr>
              <w:rFonts w:ascii="Times New Roman" w:eastAsia="Times New Roman" w:hAnsi="Times New Roman" w:cs="Times New Roman"/>
              <w:sz w:val="24"/>
              <w:szCs w:val="24"/>
            </w:rPr>
          </w:rPrChange>
        </w:rPr>
        <w:t>Rosario Garnett</w:t>
      </w:r>
      <w:r w:rsidRPr="002A1BDE">
        <w:rPr>
          <w:rFonts w:ascii="Times New Roman" w:eastAsia="Times New Roman" w:hAnsi="Times New Roman" w:cs="Times New Roman"/>
          <w:sz w:val="24"/>
          <w:szCs w:val="24"/>
        </w:rPr>
        <w:t xml:space="preserve"> and sent to YOU or any CORRESPONDENCE sent by YOU to </w:t>
      </w:r>
      <w:r w:rsidRPr="00E56632">
        <w:rPr>
          <w:rFonts w:ascii="Times New Roman" w:eastAsia="Times New Roman" w:hAnsi="Times New Roman" w:cs="Times New Roman"/>
          <w:caps/>
          <w:sz w:val="24"/>
          <w:szCs w:val="24"/>
          <w:rPrChange w:id="173" w:author="Shafiel Karim" w:date="2015-10-23T16:46:00Z">
            <w:rPr>
              <w:rFonts w:ascii="Times New Roman" w:eastAsia="Times New Roman" w:hAnsi="Times New Roman" w:cs="Times New Roman"/>
              <w:sz w:val="24"/>
              <w:szCs w:val="24"/>
            </w:rPr>
          </w:rPrChange>
        </w:rPr>
        <w:t>Rosario Garnett</w:t>
      </w:r>
      <w:r w:rsidRPr="002A1BDE">
        <w:rPr>
          <w:rFonts w:ascii="Times New Roman" w:eastAsia="Times New Roman" w:hAnsi="Times New Roman" w:cs="Times New Roman"/>
          <w:sz w:val="24"/>
          <w:szCs w:val="24"/>
        </w:rPr>
        <w:t>.</w:t>
      </w:r>
    </w:p>
    <w:p w14:paraId="67EAA2EC"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74"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175" w:author="Shafiel Karim" w:date="2015-10-23T17:08: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to new stories </w:t>
      </w:r>
      <w:ins w:id="176" w:author="Shafiel Karim" w:date="2015-10-23T17:08:00Z">
        <w:r w:rsidR="000A7FE6">
          <w:rPr>
            <w:rFonts w:ascii="Times New Roman" w:eastAsia="Times New Roman" w:hAnsi="Times New Roman" w:cs="Times New Roman"/>
            <w:sz w:val="24"/>
            <w:szCs w:val="24"/>
          </w:rPr>
          <w:t xml:space="preserve">regarding the ORDEREHEAD APP </w:t>
        </w:r>
      </w:ins>
      <w:r w:rsidRPr="002A1BDE">
        <w:rPr>
          <w:rFonts w:ascii="Times New Roman" w:eastAsia="Times New Roman" w:hAnsi="Times New Roman" w:cs="Times New Roman"/>
          <w:sz w:val="24"/>
          <w:szCs w:val="24"/>
        </w:rPr>
        <w:t>published by GEEKWIRE</w:t>
      </w:r>
      <w:ins w:id="177" w:author="Shafiel Karim" w:date="2015-10-23T16:45:00Z">
        <w:r w:rsidR="00E56632">
          <w:rPr>
            <w:rFonts w:ascii="Times New Roman" w:eastAsia="Times New Roman" w:hAnsi="Times New Roman" w:cs="Times New Roman"/>
            <w:sz w:val="24"/>
            <w:szCs w:val="24"/>
          </w:rPr>
          <w:t xml:space="preserve"> </w:t>
        </w:r>
      </w:ins>
      <w:ins w:id="178" w:author="Shafiel Karim" w:date="2015-10-23T17:03:00Z">
        <w:r w:rsidR="000A7FE6">
          <w:rPr>
            <w:rFonts w:ascii="Times New Roman" w:eastAsia="Times New Roman" w:hAnsi="Times New Roman" w:cs="Times New Roman"/>
            <w:sz w:val="24"/>
            <w:szCs w:val="24"/>
          </w:rPr>
          <w:t>beginning</w:t>
        </w:r>
      </w:ins>
      <w:r w:rsidRPr="002A1BDE">
        <w:rPr>
          <w:rFonts w:ascii="Times New Roman" w:eastAsia="Times New Roman" w:hAnsi="Times New Roman" w:cs="Times New Roman"/>
          <w:sz w:val="24"/>
          <w:szCs w:val="24"/>
        </w:rPr>
        <w:t xml:space="preserve"> on or around May </w:t>
      </w:r>
      <w:ins w:id="179" w:author="Shafiel Karim" w:date="2015-10-23T17:03:00Z">
        <w:r w:rsidR="000A7FE6">
          <w:rPr>
            <w:rFonts w:ascii="Times New Roman" w:eastAsia="Times New Roman" w:hAnsi="Times New Roman" w:cs="Times New Roman"/>
            <w:sz w:val="24"/>
            <w:szCs w:val="24"/>
          </w:rPr>
          <w:t>5</w:t>
        </w:r>
      </w:ins>
      <w:del w:id="180" w:author="Shafiel Karim" w:date="2015-10-23T17:03:00Z">
        <w:r w:rsidRPr="002A1BDE" w:rsidDel="000A7FE6">
          <w:rPr>
            <w:rFonts w:ascii="Times New Roman" w:eastAsia="Times New Roman" w:hAnsi="Times New Roman" w:cs="Times New Roman"/>
            <w:sz w:val="24"/>
            <w:szCs w:val="24"/>
          </w:rPr>
          <w:delText>6</w:delText>
        </w:r>
      </w:del>
      <w:r w:rsidRPr="002A1BDE">
        <w:rPr>
          <w:rFonts w:ascii="Times New Roman" w:eastAsia="Times New Roman" w:hAnsi="Times New Roman" w:cs="Times New Roman"/>
          <w:sz w:val="24"/>
          <w:szCs w:val="24"/>
        </w:rPr>
        <w:t>, 2015 refe</w:t>
      </w:r>
      <w:r w:rsidRPr="002A1BDE">
        <w:rPr>
          <w:rFonts w:ascii="Times New Roman" w:eastAsia="Times New Roman" w:hAnsi="Times New Roman" w:cs="Times New Roman"/>
          <w:sz w:val="24"/>
          <w:szCs w:val="24"/>
        </w:rPr>
        <w:t>r</w:t>
      </w:r>
      <w:r w:rsidRPr="002A1BDE">
        <w:rPr>
          <w:rFonts w:ascii="Times New Roman" w:eastAsia="Times New Roman" w:hAnsi="Times New Roman" w:cs="Times New Roman"/>
          <w:sz w:val="24"/>
          <w:szCs w:val="24"/>
        </w:rPr>
        <w:t xml:space="preserve">encing </w:t>
      </w:r>
      <w:r w:rsidRPr="00E56632">
        <w:rPr>
          <w:rFonts w:ascii="Times New Roman" w:eastAsia="Times New Roman" w:hAnsi="Times New Roman" w:cs="Times New Roman"/>
          <w:caps/>
          <w:sz w:val="24"/>
          <w:szCs w:val="24"/>
          <w:rPrChange w:id="181" w:author="Shafiel Karim" w:date="2015-10-23T16:46:00Z">
            <w:rPr>
              <w:rFonts w:ascii="Times New Roman" w:eastAsia="Times New Roman" w:hAnsi="Times New Roman" w:cs="Times New Roman"/>
              <w:sz w:val="24"/>
              <w:szCs w:val="24"/>
            </w:rPr>
          </w:rPrChange>
        </w:rPr>
        <w:t>Rosario Garnett</w:t>
      </w:r>
      <w:r w:rsidRPr="002A1BDE">
        <w:rPr>
          <w:rFonts w:ascii="Times New Roman" w:eastAsia="Times New Roman" w:hAnsi="Times New Roman" w:cs="Times New Roman"/>
          <w:sz w:val="24"/>
          <w:szCs w:val="24"/>
        </w:rPr>
        <w:t>.</w:t>
      </w:r>
    </w:p>
    <w:p w14:paraId="2F79274E"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82"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YOUR employment of or contract or agreement with </w:t>
      </w:r>
      <w:r w:rsidRPr="000A7FE6">
        <w:rPr>
          <w:rFonts w:ascii="Times New Roman" w:eastAsia="Times New Roman" w:hAnsi="Times New Roman" w:cs="Times New Roman"/>
          <w:caps/>
          <w:sz w:val="24"/>
          <w:szCs w:val="24"/>
          <w:rPrChange w:id="183" w:author="Shafiel Karim" w:date="2015-10-23T17:03:00Z">
            <w:rPr>
              <w:rFonts w:ascii="Times New Roman" w:eastAsia="Times New Roman" w:hAnsi="Times New Roman" w:cs="Times New Roman"/>
              <w:sz w:val="24"/>
              <w:szCs w:val="24"/>
            </w:rPr>
          </w:rPrChange>
        </w:rPr>
        <w:t xml:space="preserve">Chris </w:t>
      </w:r>
      <w:commentRangeStart w:id="184"/>
      <w:r w:rsidRPr="000A7FE6">
        <w:rPr>
          <w:rFonts w:ascii="Times New Roman" w:eastAsia="Times New Roman" w:hAnsi="Times New Roman" w:cs="Times New Roman"/>
          <w:caps/>
          <w:sz w:val="24"/>
          <w:szCs w:val="24"/>
          <w:rPrChange w:id="185" w:author="Shafiel Karim" w:date="2015-10-23T17:03:00Z">
            <w:rPr>
              <w:rFonts w:ascii="Times New Roman" w:eastAsia="Times New Roman" w:hAnsi="Times New Roman" w:cs="Times New Roman"/>
              <w:sz w:val="24"/>
              <w:szCs w:val="24"/>
            </w:rPr>
          </w:rPrChange>
        </w:rPr>
        <w:t>Timm</w:t>
      </w:r>
      <w:commentRangeEnd w:id="184"/>
      <w:r w:rsidR="005A09E3" w:rsidRPr="000A7FE6">
        <w:rPr>
          <w:rStyle w:val="CommentReference"/>
          <w:rFonts w:ascii="Times New Roman" w:eastAsia="Times New Roman" w:hAnsi="Times New Roman" w:cs="Times New Roman"/>
          <w:caps/>
          <w:color w:val="auto"/>
          <w:rPrChange w:id="186" w:author="Shafiel Karim" w:date="2015-10-23T17:03:00Z">
            <w:rPr>
              <w:rStyle w:val="CommentReference"/>
              <w:rFonts w:ascii="Times New Roman" w:eastAsia="Times New Roman" w:hAnsi="Times New Roman" w:cs="Times New Roman"/>
              <w:color w:val="auto"/>
            </w:rPr>
          </w:rPrChange>
        </w:rPr>
        <w:commentReference w:id="184"/>
      </w:r>
      <w:r w:rsidRPr="002A1BDE">
        <w:rPr>
          <w:rFonts w:ascii="Times New Roman" w:eastAsia="Times New Roman" w:hAnsi="Times New Roman" w:cs="Times New Roman"/>
          <w:sz w:val="24"/>
          <w:szCs w:val="24"/>
        </w:rPr>
        <w:t>.</w:t>
      </w:r>
    </w:p>
    <w:p w14:paraId="55E5A092"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87"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YOUR investigation of </w:t>
      </w:r>
      <w:r w:rsidRPr="00E56632">
        <w:rPr>
          <w:rFonts w:ascii="Times New Roman" w:eastAsia="Times New Roman" w:hAnsi="Times New Roman" w:cs="Times New Roman"/>
          <w:caps/>
          <w:sz w:val="24"/>
          <w:szCs w:val="24"/>
          <w:rPrChange w:id="188" w:author="Shafiel Karim" w:date="2015-10-23T16:46:00Z">
            <w:rPr>
              <w:rFonts w:ascii="Times New Roman" w:eastAsia="Times New Roman" w:hAnsi="Times New Roman" w:cs="Times New Roman"/>
              <w:sz w:val="24"/>
              <w:szCs w:val="24"/>
            </w:rPr>
          </w:rPrChange>
        </w:rPr>
        <w:t>Chris Timm</w:t>
      </w:r>
      <w:r w:rsidRPr="002A1BDE">
        <w:rPr>
          <w:rFonts w:ascii="Times New Roman" w:eastAsia="Times New Roman" w:hAnsi="Times New Roman" w:cs="Times New Roman"/>
          <w:sz w:val="24"/>
          <w:szCs w:val="24"/>
        </w:rPr>
        <w:t>.</w:t>
      </w:r>
    </w:p>
    <w:p w14:paraId="654DD495"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89"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190" w:author="Shafiel Karim" w:date="2015-10-23T17:07: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to </w:t>
      </w:r>
      <w:r w:rsidRPr="00E56632">
        <w:rPr>
          <w:rFonts w:ascii="Times New Roman" w:eastAsia="Times New Roman" w:hAnsi="Times New Roman" w:cs="Times New Roman"/>
          <w:caps/>
          <w:sz w:val="24"/>
          <w:szCs w:val="24"/>
          <w:rPrChange w:id="191" w:author="Shafiel Karim" w:date="2015-10-23T16:46:00Z">
            <w:rPr>
              <w:rFonts w:ascii="Times New Roman" w:eastAsia="Times New Roman" w:hAnsi="Times New Roman" w:cs="Times New Roman"/>
              <w:sz w:val="24"/>
              <w:szCs w:val="24"/>
            </w:rPr>
          </w:rPrChange>
        </w:rPr>
        <w:t>Chris Timm</w:t>
      </w:r>
      <w:r w:rsidRPr="002A1BDE">
        <w:rPr>
          <w:rFonts w:ascii="Times New Roman" w:eastAsia="Times New Roman" w:hAnsi="Times New Roman" w:cs="Times New Roman"/>
          <w:sz w:val="24"/>
          <w:szCs w:val="24"/>
        </w:rPr>
        <w:t xml:space="preserve">, including but not limited to any CORRESPONDENCE authored by </w:t>
      </w:r>
      <w:r w:rsidRPr="00E56632">
        <w:rPr>
          <w:rFonts w:ascii="Times New Roman" w:eastAsia="Times New Roman" w:hAnsi="Times New Roman" w:cs="Times New Roman"/>
          <w:caps/>
          <w:sz w:val="24"/>
          <w:szCs w:val="24"/>
          <w:rPrChange w:id="192" w:author="Shafiel Karim" w:date="2015-10-23T16:46:00Z">
            <w:rPr>
              <w:rFonts w:ascii="Times New Roman" w:eastAsia="Times New Roman" w:hAnsi="Times New Roman" w:cs="Times New Roman"/>
              <w:sz w:val="24"/>
              <w:szCs w:val="24"/>
            </w:rPr>
          </w:rPrChange>
        </w:rPr>
        <w:t>Chris Timm</w:t>
      </w:r>
      <w:r w:rsidRPr="002A1BDE">
        <w:rPr>
          <w:rFonts w:ascii="Times New Roman" w:eastAsia="Times New Roman" w:hAnsi="Times New Roman" w:cs="Times New Roman"/>
          <w:sz w:val="24"/>
          <w:szCs w:val="24"/>
        </w:rPr>
        <w:t xml:space="preserve"> and sent to YOU or any CORRESPONDENCE sent by YOU to </w:t>
      </w:r>
      <w:r w:rsidRPr="00E56632">
        <w:rPr>
          <w:rFonts w:ascii="Times New Roman" w:eastAsia="Times New Roman" w:hAnsi="Times New Roman" w:cs="Times New Roman"/>
          <w:caps/>
          <w:sz w:val="24"/>
          <w:szCs w:val="24"/>
          <w:rPrChange w:id="193" w:author="Shafiel Karim" w:date="2015-10-23T16:47:00Z">
            <w:rPr>
              <w:rFonts w:ascii="Times New Roman" w:eastAsia="Times New Roman" w:hAnsi="Times New Roman" w:cs="Times New Roman"/>
              <w:sz w:val="24"/>
              <w:szCs w:val="24"/>
            </w:rPr>
          </w:rPrChange>
        </w:rPr>
        <w:t>Chris Timm</w:t>
      </w:r>
      <w:r w:rsidRPr="002A1BDE">
        <w:rPr>
          <w:rFonts w:ascii="Times New Roman" w:eastAsia="Times New Roman" w:hAnsi="Times New Roman" w:cs="Times New Roman"/>
          <w:sz w:val="24"/>
          <w:szCs w:val="24"/>
        </w:rPr>
        <w:t>.</w:t>
      </w:r>
    </w:p>
    <w:p w14:paraId="75E14645"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194"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195" w:author="Shafiel Karim" w:date="2015-10-23T17:07: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to news stories</w:t>
      </w:r>
      <w:ins w:id="196" w:author="Shafiel Karim" w:date="2015-10-23T17:08:00Z">
        <w:r w:rsidR="000A7FE6">
          <w:rPr>
            <w:rFonts w:ascii="Times New Roman" w:eastAsia="Times New Roman" w:hAnsi="Times New Roman" w:cs="Times New Roman"/>
            <w:sz w:val="24"/>
            <w:szCs w:val="24"/>
          </w:rPr>
          <w:t xml:space="preserve"> regarding the ORDERAHEAD APP</w:t>
        </w:r>
      </w:ins>
      <w:r w:rsidRPr="002A1BDE">
        <w:rPr>
          <w:rFonts w:ascii="Times New Roman" w:eastAsia="Times New Roman" w:hAnsi="Times New Roman" w:cs="Times New Roman"/>
          <w:sz w:val="24"/>
          <w:szCs w:val="24"/>
        </w:rPr>
        <w:t xml:space="preserve"> published by </w:t>
      </w:r>
      <w:r w:rsidRPr="00E56632">
        <w:rPr>
          <w:rFonts w:ascii="Times New Roman" w:eastAsia="Times New Roman" w:hAnsi="Times New Roman" w:cs="Times New Roman"/>
          <w:caps/>
          <w:sz w:val="24"/>
          <w:szCs w:val="24"/>
          <w:rPrChange w:id="197" w:author="Shafiel Karim" w:date="2015-10-23T16:47:00Z">
            <w:rPr>
              <w:rFonts w:ascii="Times New Roman" w:eastAsia="Times New Roman" w:hAnsi="Times New Roman" w:cs="Times New Roman"/>
              <w:sz w:val="24"/>
              <w:szCs w:val="24"/>
            </w:rPr>
          </w:rPrChange>
        </w:rPr>
        <w:t>GeekWire</w:t>
      </w:r>
      <w:r w:rsidRPr="002A1BDE">
        <w:rPr>
          <w:rFonts w:ascii="Times New Roman" w:eastAsia="Times New Roman" w:hAnsi="Times New Roman" w:cs="Times New Roman"/>
          <w:sz w:val="24"/>
          <w:szCs w:val="24"/>
        </w:rPr>
        <w:t xml:space="preserve"> </w:t>
      </w:r>
      <w:ins w:id="198" w:author="Shafiel Karim" w:date="2015-10-23T17:07:00Z">
        <w:r w:rsidR="000A7FE6">
          <w:rPr>
            <w:rFonts w:ascii="Times New Roman" w:eastAsia="Times New Roman" w:hAnsi="Times New Roman" w:cs="Times New Roman"/>
            <w:sz w:val="24"/>
            <w:szCs w:val="24"/>
          </w:rPr>
          <w:t xml:space="preserve">beginning </w:t>
        </w:r>
      </w:ins>
      <w:r w:rsidRPr="002A1BDE">
        <w:rPr>
          <w:rFonts w:ascii="Times New Roman" w:eastAsia="Times New Roman" w:hAnsi="Times New Roman" w:cs="Times New Roman"/>
          <w:sz w:val="24"/>
          <w:szCs w:val="24"/>
        </w:rPr>
        <w:t xml:space="preserve">on or around May </w:t>
      </w:r>
      <w:ins w:id="199" w:author="Shafiel Karim" w:date="2015-10-23T17:09:00Z">
        <w:r w:rsidR="000A7FE6">
          <w:rPr>
            <w:rFonts w:ascii="Times New Roman" w:eastAsia="Times New Roman" w:hAnsi="Times New Roman" w:cs="Times New Roman"/>
            <w:sz w:val="24"/>
            <w:szCs w:val="24"/>
          </w:rPr>
          <w:t>5</w:t>
        </w:r>
      </w:ins>
      <w:del w:id="200" w:author="Shafiel Karim" w:date="2015-10-23T17:09:00Z">
        <w:r w:rsidRPr="002A1BDE" w:rsidDel="000A7FE6">
          <w:rPr>
            <w:rFonts w:ascii="Times New Roman" w:eastAsia="Times New Roman" w:hAnsi="Times New Roman" w:cs="Times New Roman"/>
            <w:sz w:val="24"/>
            <w:szCs w:val="24"/>
          </w:rPr>
          <w:delText>6</w:delText>
        </w:r>
      </w:del>
      <w:r w:rsidRPr="002A1BDE">
        <w:rPr>
          <w:rFonts w:ascii="Times New Roman" w:eastAsia="Times New Roman" w:hAnsi="Times New Roman" w:cs="Times New Roman"/>
          <w:sz w:val="24"/>
          <w:szCs w:val="24"/>
        </w:rPr>
        <w:t xml:space="preserve">, 2015 referencing </w:t>
      </w:r>
      <w:r w:rsidRPr="00E56632">
        <w:rPr>
          <w:rFonts w:ascii="Times New Roman" w:eastAsia="Times New Roman" w:hAnsi="Times New Roman" w:cs="Times New Roman"/>
          <w:caps/>
          <w:sz w:val="24"/>
          <w:szCs w:val="24"/>
          <w:rPrChange w:id="201" w:author="Shafiel Karim" w:date="2015-10-23T16:47:00Z">
            <w:rPr>
              <w:rFonts w:ascii="Times New Roman" w:eastAsia="Times New Roman" w:hAnsi="Times New Roman" w:cs="Times New Roman"/>
              <w:sz w:val="24"/>
              <w:szCs w:val="24"/>
            </w:rPr>
          </w:rPrChange>
        </w:rPr>
        <w:t>Chris Timm</w:t>
      </w:r>
      <w:r w:rsidRPr="002A1BDE">
        <w:rPr>
          <w:rFonts w:ascii="Times New Roman" w:eastAsia="Times New Roman" w:hAnsi="Times New Roman" w:cs="Times New Roman"/>
          <w:sz w:val="24"/>
          <w:szCs w:val="24"/>
        </w:rPr>
        <w:t>.</w:t>
      </w:r>
    </w:p>
    <w:p w14:paraId="5E51C5B7"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02"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YOUR employment of or contract or agreement with </w:t>
      </w:r>
      <w:r w:rsidRPr="00E56632">
        <w:rPr>
          <w:rFonts w:ascii="Times New Roman" w:eastAsia="Times New Roman" w:hAnsi="Times New Roman" w:cs="Times New Roman"/>
          <w:caps/>
          <w:sz w:val="24"/>
          <w:szCs w:val="24"/>
          <w:rPrChange w:id="203" w:author="Shafiel Karim" w:date="2015-10-23T16:47:00Z">
            <w:rPr>
              <w:rFonts w:ascii="Times New Roman" w:eastAsia="Times New Roman" w:hAnsi="Times New Roman" w:cs="Times New Roman"/>
              <w:sz w:val="24"/>
              <w:szCs w:val="24"/>
            </w:rPr>
          </w:rPrChange>
        </w:rPr>
        <w:t xml:space="preserve">Alan </w:t>
      </w:r>
      <w:commentRangeStart w:id="204"/>
      <w:r w:rsidRPr="00E56632">
        <w:rPr>
          <w:rFonts w:ascii="Times New Roman" w:eastAsia="Times New Roman" w:hAnsi="Times New Roman" w:cs="Times New Roman"/>
          <w:caps/>
          <w:sz w:val="24"/>
          <w:szCs w:val="24"/>
          <w:rPrChange w:id="205" w:author="Shafiel Karim" w:date="2015-10-23T16:47:00Z">
            <w:rPr>
              <w:rFonts w:ascii="Times New Roman" w:eastAsia="Times New Roman" w:hAnsi="Times New Roman" w:cs="Times New Roman"/>
              <w:sz w:val="24"/>
              <w:szCs w:val="24"/>
            </w:rPr>
          </w:rPrChange>
        </w:rPr>
        <w:t>Small</w:t>
      </w:r>
      <w:commentRangeEnd w:id="204"/>
      <w:r w:rsidR="005A09E3" w:rsidRPr="00E56632">
        <w:rPr>
          <w:rStyle w:val="CommentReference"/>
          <w:rFonts w:ascii="Times New Roman" w:eastAsia="Times New Roman" w:hAnsi="Times New Roman" w:cs="Times New Roman"/>
          <w:caps/>
          <w:color w:val="auto"/>
          <w:rPrChange w:id="206" w:author="Shafiel Karim" w:date="2015-10-23T16:47:00Z">
            <w:rPr>
              <w:rStyle w:val="CommentReference"/>
              <w:rFonts w:ascii="Times New Roman" w:eastAsia="Times New Roman" w:hAnsi="Times New Roman" w:cs="Times New Roman"/>
              <w:color w:val="auto"/>
            </w:rPr>
          </w:rPrChange>
        </w:rPr>
        <w:commentReference w:id="204"/>
      </w:r>
      <w:r w:rsidRPr="002A1BDE">
        <w:rPr>
          <w:rFonts w:ascii="Times New Roman" w:eastAsia="Times New Roman" w:hAnsi="Times New Roman" w:cs="Times New Roman"/>
          <w:sz w:val="24"/>
          <w:szCs w:val="24"/>
        </w:rPr>
        <w:t>.</w:t>
      </w:r>
    </w:p>
    <w:p w14:paraId="021AF90B"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07"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YOUR investigation of </w:t>
      </w:r>
      <w:r w:rsidRPr="000A7FE6">
        <w:rPr>
          <w:rFonts w:ascii="Times New Roman" w:eastAsia="Times New Roman" w:hAnsi="Times New Roman" w:cs="Times New Roman"/>
          <w:caps/>
          <w:sz w:val="24"/>
          <w:szCs w:val="24"/>
          <w:rPrChange w:id="208" w:author="Shafiel Karim" w:date="2015-10-23T17:05:00Z">
            <w:rPr>
              <w:rFonts w:ascii="Times New Roman" w:eastAsia="Times New Roman" w:hAnsi="Times New Roman" w:cs="Times New Roman"/>
              <w:sz w:val="24"/>
              <w:szCs w:val="24"/>
            </w:rPr>
          </w:rPrChange>
        </w:rPr>
        <w:t>Alan Small</w:t>
      </w:r>
      <w:r w:rsidRPr="002A1BDE">
        <w:rPr>
          <w:rFonts w:ascii="Times New Roman" w:eastAsia="Times New Roman" w:hAnsi="Times New Roman" w:cs="Times New Roman"/>
          <w:sz w:val="24"/>
          <w:szCs w:val="24"/>
        </w:rPr>
        <w:t>.</w:t>
      </w:r>
    </w:p>
    <w:p w14:paraId="5FD0BC43"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09"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w:t>
      </w:r>
      <w:r w:rsidRPr="000A7FE6">
        <w:rPr>
          <w:rFonts w:ascii="Times New Roman" w:eastAsia="Times New Roman" w:hAnsi="Times New Roman" w:cs="Times New Roman"/>
          <w:caps/>
          <w:sz w:val="24"/>
          <w:szCs w:val="24"/>
          <w:rPrChange w:id="210" w:author="Shafiel Karim" w:date="2015-10-23T17:04:00Z">
            <w:rPr>
              <w:rFonts w:ascii="Times New Roman" w:eastAsia="Times New Roman" w:hAnsi="Times New Roman" w:cs="Times New Roman"/>
              <w:sz w:val="24"/>
              <w:szCs w:val="24"/>
            </w:rPr>
          </w:rPrChange>
        </w:rPr>
        <w:t>Alan Small</w:t>
      </w:r>
      <w:r w:rsidRPr="002A1BDE">
        <w:rPr>
          <w:rFonts w:ascii="Times New Roman" w:eastAsia="Times New Roman" w:hAnsi="Times New Roman" w:cs="Times New Roman"/>
          <w:sz w:val="24"/>
          <w:szCs w:val="24"/>
        </w:rPr>
        <w:t xml:space="preserve">, including but not limited to any CORRESPONDENCE authored by </w:t>
      </w:r>
      <w:r w:rsidRPr="00D655DD">
        <w:rPr>
          <w:rFonts w:ascii="Times New Roman" w:eastAsia="Times New Roman" w:hAnsi="Times New Roman" w:cs="Times New Roman"/>
          <w:caps/>
          <w:sz w:val="24"/>
          <w:szCs w:val="24"/>
          <w:rPrChange w:id="211" w:author="Shafiel Karim" w:date="2015-10-23T17:15:00Z">
            <w:rPr>
              <w:rFonts w:ascii="Times New Roman" w:eastAsia="Times New Roman" w:hAnsi="Times New Roman" w:cs="Times New Roman"/>
              <w:sz w:val="24"/>
              <w:szCs w:val="24"/>
            </w:rPr>
          </w:rPrChange>
        </w:rPr>
        <w:t>Alan Small</w:t>
      </w:r>
      <w:r w:rsidRPr="002A1BDE">
        <w:rPr>
          <w:rFonts w:ascii="Times New Roman" w:eastAsia="Times New Roman" w:hAnsi="Times New Roman" w:cs="Times New Roman"/>
          <w:sz w:val="24"/>
          <w:szCs w:val="24"/>
        </w:rPr>
        <w:t xml:space="preserve"> and sent to YOU or any CORRESPONDENCE sent by YOU to Alan Small.</w:t>
      </w:r>
    </w:p>
    <w:p w14:paraId="65D3490E"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12"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213" w:author="Shafiel Karim" w:date="2015-10-23T17:09:00Z">
        <w:r w:rsidR="000A7FE6">
          <w:rPr>
            <w:rFonts w:ascii="Times New Roman" w:eastAsia="Times New Roman" w:hAnsi="Times New Roman" w:cs="Times New Roman"/>
            <w:sz w:val="24"/>
            <w:szCs w:val="24"/>
          </w:rPr>
          <w:t xml:space="preserve">, including but not limited to e-mails, memoranda, and notes, </w:t>
        </w:r>
      </w:ins>
      <w:r w:rsidRPr="002A1BDE">
        <w:rPr>
          <w:rFonts w:ascii="Times New Roman" w:eastAsia="Times New Roman" w:hAnsi="Times New Roman" w:cs="Times New Roman"/>
          <w:sz w:val="24"/>
          <w:szCs w:val="24"/>
        </w:rPr>
        <w:t xml:space="preserve"> relating to news stories</w:t>
      </w:r>
      <w:ins w:id="214" w:author="Shafiel Karim" w:date="2015-10-23T17:09:00Z">
        <w:r w:rsidR="000A7FE6">
          <w:rPr>
            <w:rFonts w:ascii="Times New Roman" w:eastAsia="Times New Roman" w:hAnsi="Times New Roman" w:cs="Times New Roman"/>
            <w:sz w:val="24"/>
            <w:szCs w:val="24"/>
          </w:rPr>
          <w:t xml:space="preserve"> regarding the ORDERAHEAD APP</w:t>
        </w:r>
      </w:ins>
      <w:r w:rsidRPr="002A1BDE">
        <w:rPr>
          <w:rFonts w:ascii="Times New Roman" w:eastAsia="Times New Roman" w:hAnsi="Times New Roman" w:cs="Times New Roman"/>
          <w:sz w:val="24"/>
          <w:szCs w:val="24"/>
        </w:rPr>
        <w:t xml:space="preserve"> published by </w:t>
      </w:r>
      <w:r w:rsidRPr="00E56632">
        <w:rPr>
          <w:rFonts w:ascii="Times New Roman" w:eastAsia="Times New Roman" w:hAnsi="Times New Roman" w:cs="Times New Roman"/>
          <w:caps/>
          <w:sz w:val="24"/>
          <w:szCs w:val="24"/>
          <w:rPrChange w:id="215" w:author="Shafiel Karim" w:date="2015-10-23T16:47:00Z">
            <w:rPr>
              <w:rFonts w:ascii="Times New Roman" w:eastAsia="Times New Roman" w:hAnsi="Times New Roman" w:cs="Times New Roman"/>
              <w:sz w:val="24"/>
              <w:szCs w:val="24"/>
            </w:rPr>
          </w:rPrChange>
        </w:rPr>
        <w:t>GeekWire</w:t>
      </w:r>
      <w:ins w:id="216" w:author="Shafiel Karim" w:date="2015-10-23T17:11:00Z">
        <w:r w:rsidR="000A7FE6">
          <w:rPr>
            <w:rFonts w:ascii="Times New Roman" w:eastAsia="Times New Roman" w:hAnsi="Times New Roman" w:cs="Times New Roman"/>
            <w:caps/>
            <w:sz w:val="24"/>
            <w:szCs w:val="24"/>
          </w:rPr>
          <w:t xml:space="preserve"> </w:t>
        </w:r>
        <w:r w:rsidR="000A7FE6" w:rsidRPr="000A7FE6">
          <w:rPr>
            <w:rFonts w:ascii="Times New Roman" w:eastAsia="Times New Roman" w:hAnsi="Times New Roman" w:cs="Times New Roman"/>
            <w:sz w:val="24"/>
            <w:szCs w:val="24"/>
            <w:rPrChange w:id="217" w:author="Shafiel Karim" w:date="2015-10-23T17:11:00Z">
              <w:rPr>
                <w:rFonts w:ascii="Times New Roman" w:eastAsia="Times New Roman" w:hAnsi="Times New Roman" w:cs="Times New Roman"/>
                <w:caps/>
                <w:sz w:val="24"/>
                <w:szCs w:val="24"/>
              </w:rPr>
            </w:rPrChange>
          </w:rPr>
          <w:t>beginning</w:t>
        </w:r>
      </w:ins>
      <w:r w:rsidRPr="002A1BDE">
        <w:rPr>
          <w:rFonts w:ascii="Times New Roman" w:eastAsia="Times New Roman" w:hAnsi="Times New Roman" w:cs="Times New Roman"/>
          <w:sz w:val="24"/>
          <w:szCs w:val="24"/>
        </w:rPr>
        <w:t xml:space="preserve"> on or around May </w:t>
      </w:r>
      <w:ins w:id="218" w:author="Shafiel Karim" w:date="2015-10-23T17:09:00Z">
        <w:r w:rsidR="000A7FE6">
          <w:rPr>
            <w:rFonts w:ascii="Times New Roman" w:eastAsia="Times New Roman" w:hAnsi="Times New Roman" w:cs="Times New Roman"/>
            <w:sz w:val="24"/>
            <w:szCs w:val="24"/>
          </w:rPr>
          <w:t>5</w:t>
        </w:r>
      </w:ins>
      <w:del w:id="219" w:author="Shafiel Karim" w:date="2015-10-23T17:09:00Z">
        <w:r w:rsidRPr="002A1BDE" w:rsidDel="000A7FE6">
          <w:rPr>
            <w:rFonts w:ascii="Times New Roman" w:eastAsia="Times New Roman" w:hAnsi="Times New Roman" w:cs="Times New Roman"/>
            <w:sz w:val="24"/>
            <w:szCs w:val="24"/>
          </w:rPr>
          <w:delText>6</w:delText>
        </w:r>
      </w:del>
      <w:r w:rsidRPr="002A1BDE">
        <w:rPr>
          <w:rFonts w:ascii="Times New Roman" w:eastAsia="Times New Roman" w:hAnsi="Times New Roman" w:cs="Times New Roman"/>
          <w:sz w:val="24"/>
          <w:szCs w:val="24"/>
        </w:rPr>
        <w:t xml:space="preserve">, 2015 referencing </w:t>
      </w:r>
      <w:r w:rsidRPr="00E56632">
        <w:rPr>
          <w:rFonts w:ascii="Times New Roman" w:eastAsia="Times New Roman" w:hAnsi="Times New Roman" w:cs="Times New Roman"/>
          <w:caps/>
          <w:sz w:val="24"/>
          <w:szCs w:val="24"/>
          <w:rPrChange w:id="220" w:author="Shafiel Karim" w:date="2015-10-23T16:47:00Z">
            <w:rPr>
              <w:rFonts w:ascii="Times New Roman" w:eastAsia="Times New Roman" w:hAnsi="Times New Roman" w:cs="Times New Roman"/>
              <w:sz w:val="24"/>
              <w:szCs w:val="24"/>
            </w:rPr>
          </w:rPrChange>
        </w:rPr>
        <w:t>Alan Small</w:t>
      </w:r>
      <w:r w:rsidRPr="002A1BDE">
        <w:rPr>
          <w:rFonts w:ascii="Times New Roman" w:eastAsia="Times New Roman" w:hAnsi="Times New Roman" w:cs="Times New Roman"/>
          <w:sz w:val="24"/>
          <w:szCs w:val="24"/>
        </w:rPr>
        <w:t>.</w:t>
      </w:r>
    </w:p>
    <w:p w14:paraId="75A69272"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21"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 xml:space="preserve">ALL DOCUMENTS relating to news stories published by </w:t>
      </w:r>
      <w:r w:rsidRPr="00E56632">
        <w:rPr>
          <w:rFonts w:ascii="Times New Roman" w:eastAsia="Times New Roman" w:hAnsi="Times New Roman" w:cs="Times New Roman"/>
          <w:caps/>
          <w:sz w:val="24"/>
          <w:szCs w:val="24"/>
          <w:rPrChange w:id="222" w:author="Shafiel Karim" w:date="2015-10-23T16:47:00Z">
            <w:rPr>
              <w:rFonts w:ascii="Times New Roman" w:eastAsia="Times New Roman" w:hAnsi="Times New Roman" w:cs="Times New Roman"/>
              <w:sz w:val="24"/>
              <w:szCs w:val="24"/>
            </w:rPr>
          </w:rPrChange>
        </w:rPr>
        <w:t>GeekWire</w:t>
      </w:r>
      <w:r w:rsidRPr="002A1BDE">
        <w:rPr>
          <w:rFonts w:ascii="Times New Roman" w:eastAsia="Times New Roman" w:hAnsi="Times New Roman" w:cs="Times New Roman"/>
          <w:sz w:val="24"/>
          <w:szCs w:val="24"/>
        </w:rPr>
        <w:t xml:space="preserve"> referencing the ORDERAHEAD APP.</w:t>
      </w:r>
    </w:p>
    <w:p w14:paraId="124D22FE"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23"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224" w:author="Shafiel Karim" w:date="2015-10-23T17:13: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w:t>
      </w:r>
      <w:ins w:id="225" w:author="Shafiel Karim" w:date="2015-10-23T17:10:00Z">
        <w:r w:rsidR="000A7FE6">
          <w:rPr>
            <w:rFonts w:ascii="Times New Roman" w:eastAsia="Times New Roman" w:hAnsi="Times New Roman" w:cs="Times New Roman"/>
            <w:sz w:val="24"/>
            <w:szCs w:val="24"/>
          </w:rPr>
          <w:t>o news stories regarding</w:t>
        </w:r>
      </w:ins>
      <w:ins w:id="226" w:author="Shafiel Karim" w:date="2015-10-23T17:11:00Z">
        <w:r w:rsidR="000A7FE6">
          <w:rPr>
            <w:rFonts w:ascii="Times New Roman" w:eastAsia="Times New Roman" w:hAnsi="Times New Roman" w:cs="Times New Roman"/>
            <w:sz w:val="24"/>
            <w:szCs w:val="24"/>
          </w:rPr>
          <w:t xml:space="preserve"> </w:t>
        </w:r>
      </w:ins>
      <w:del w:id="227" w:author="Shafiel Karim" w:date="2015-10-23T17:10:00Z">
        <w:r w:rsidRPr="002A1BDE" w:rsidDel="000A7FE6">
          <w:rPr>
            <w:rFonts w:ascii="Times New Roman" w:eastAsia="Times New Roman" w:hAnsi="Times New Roman" w:cs="Times New Roman"/>
            <w:sz w:val="24"/>
            <w:szCs w:val="24"/>
          </w:rPr>
          <w:delText xml:space="preserve">o </w:delText>
        </w:r>
      </w:del>
      <w:r w:rsidRPr="00E56632">
        <w:rPr>
          <w:rFonts w:ascii="Times New Roman" w:eastAsia="Times New Roman" w:hAnsi="Times New Roman" w:cs="Times New Roman"/>
          <w:caps/>
          <w:sz w:val="24"/>
          <w:szCs w:val="24"/>
          <w:rPrChange w:id="228" w:author="Shafiel Karim" w:date="2015-10-23T16:48:00Z">
            <w:rPr>
              <w:rFonts w:ascii="Times New Roman" w:eastAsia="Times New Roman" w:hAnsi="Times New Roman" w:cs="Times New Roman"/>
              <w:sz w:val="24"/>
              <w:szCs w:val="24"/>
            </w:rPr>
          </w:rPrChange>
        </w:rPr>
        <w:t>Bruce Michaux</w:t>
      </w:r>
      <w:r w:rsidRPr="002A1BDE">
        <w:rPr>
          <w:rFonts w:ascii="Times New Roman" w:eastAsia="Times New Roman" w:hAnsi="Times New Roman" w:cs="Times New Roman"/>
          <w:sz w:val="24"/>
          <w:szCs w:val="24"/>
        </w:rPr>
        <w:t xml:space="preserve"> or </w:t>
      </w:r>
      <w:r w:rsidRPr="00E56632">
        <w:rPr>
          <w:rFonts w:ascii="Times New Roman" w:eastAsia="Times New Roman" w:hAnsi="Times New Roman" w:cs="Times New Roman"/>
          <w:caps/>
          <w:sz w:val="24"/>
          <w:szCs w:val="24"/>
          <w:rPrChange w:id="229" w:author="Shafiel Karim" w:date="2015-10-23T16:48:00Z">
            <w:rPr>
              <w:rFonts w:ascii="Times New Roman" w:eastAsia="Times New Roman" w:hAnsi="Times New Roman" w:cs="Times New Roman"/>
              <w:sz w:val="24"/>
              <w:szCs w:val="24"/>
            </w:rPr>
          </w:rPrChange>
        </w:rPr>
        <w:t>Wild Ginger</w:t>
      </w:r>
      <w:r w:rsidRPr="002A1BDE">
        <w:rPr>
          <w:rFonts w:ascii="Times New Roman" w:eastAsia="Times New Roman" w:hAnsi="Times New Roman" w:cs="Times New Roman"/>
          <w:sz w:val="24"/>
          <w:szCs w:val="24"/>
        </w:rPr>
        <w:t xml:space="preserve">, a restaurant in Seattle, </w:t>
      </w:r>
      <w:ins w:id="230" w:author="Shafiel Karim" w:date="2015-10-23T17:10:00Z">
        <w:r w:rsidR="000A7FE6">
          <w:rPr>
            <w:rFonts w:ascii="Times New Roman" w:eastAsia="Times New Roman" w:hAnsi="Times New Roman" w:cs="Times New Roman"/>
            <w:sz w:val="24"/>
            <w:szCs w:val="24"/>
          </w:rPr>
          <w:t xml:space="preserve">and the ORDERAHEAD APP </w:t>
        </w:r>
      </w:ins>
      <w:del w:id="231" w:author="Shafiel Karim" w:date="2015-10-23T17:10:00Z">
        <w:r w:rsidRPr="002A1BDE" w:rsidDel="000A7FE6">
          <w:rPr>
            <w:rFonts w:ascii="Times New Roman" w:eastAsia="Times New Roman" w:hAnsi="Times New Roman" w:cs="Times New Roman"/>
            <w:sz w:val="24"/>
            <w:szCs w:val="24"/>
          </w:rPr>
          <w:delText xml:space="preserve">and news stories </w:delText>
        </w:r>
      </w:del>
      <w:r w:rsidRPr="002A1BDE">
        <w:rPr>
          <w:rFonts w:ascii="Times New Roman" w:eastAsia="Times New Roman" w:hAnsi="Times New Roman" w:cs="Times New Roman"/>
          <w:sz w:val="24"/>
          <w:szCs w:val="24"/>
        </w:rPr>
        <w:t xml:space="preserve">published by </w:t>
      </w:r>
      <w:r w:rsidRPr="00E56632">
        <w:rPr>
          <w:rFonts w:ascii="Times New Roman" w:eastAsia="Times New Roman" w:hAnsi="Times New Roman" w:cs="Times New Roman"/>
          <w:caps/>
          <w:sz w:val="24"/>
          <w:szCs w:val="24"/>
          <w:rPrChange w:id="232" w:author="Shafiel Karim" w:date="2015-10-23T16:48:00Z">
            <w:rPr>
              <w:rFonts w:ascii="Times New Roman" w:eastAsia="Times New Roman" w:hAnsi="Times New Roman" w:cs="Times New Roman"/>
              <w:sz w:val="24"/>
              <w:szCs w:val="24"/>
            </w:rPr>
          </w:rPrChange>
        </w:rPr>
        <w:t>GeekWire</w:t>
      </w:r>
      <w:r w:rsidRPr="002A1BDE">
        <w:rPr>
          <w:rFonts w:ascii="Times New Roman" w:eastAsia="Times New Roman" w:hAnsi="Times New Roman" w:cs="Times New Roman"/>
          <w:sz w:val="24"/>
          <w:szCs w:val="24"/>
        </w:rPr>
        <w:t xml:space="preserve"> </w:t>
      </w:r>
      <w:ins w:id="233" w:author="Shafiel Karim" w:date="2015-10-23T17:10:00Z">
        <w:r w:rsidR="000A7FE6">
          <w:rPr>
            <w:rFonts w:ascii="Times New Roman" w:eastAsia="Times New Roman" w:hAnsi="Times New Roman" w:cs="Times New Roman"/>
            <w:sz w:val="24"/>
            <w:szCs w:val="24"/>
          </w:rPr>
          <w:t xml:space="preserve">beginning </w:t>
        </w:r>
      </w:ins>
      <w:r w:rsidRPr="002A1BDE">
        <w:rPr>
          <w:rFonts w:ascii="Times New Roman" w:eastAsia="Times New Roman" w:hAnsi="Times New Roman" w:cs="Times New Roman"/>
          <w:sz w:val="24"/>
          <w:szCs w:val="24"/>
        </w:rPr>
        <w:t>on or around May 6, 2015.</w:t>
      </w:r>
    </w:p>
    <w:p w14:paraId="34441C40"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34"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235" w:author="Shafiel Karim" w:date="2015-10-23T17:12: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to</w:t>
      </w:r>
      <w:ins w:id="236" w:author="Shafiel Karim" w:date="2015-10-23T17:11:00Z">
        <w:r w:rsidR="000A7FE6">
          <w:rPr>
            <w:rFonts w:ascii="Times New Roman" w:eastAsia="Times New Roman" w:hAnsi="Times New Roman" w:cs="Times New Roman"/>
            <w:sz w:val="24"/>
            <w:szCs w:val="24"/>
          </w:rPr>
          <w:t xml:space="preserve"> news stories regarding </w:t>
        </w:r>
      </w:ins>
      <w:r w:rsidRPr="002A1BDE">
        <w:rPr>
          <w:rFonts w:ascii="Times New Roman" w:eastAsia="Times New Roman" w:hAnsi="Times New Roman" w:cs="Times New Roman"/>
          <w:sz w:val="24"/>
          <w:szCs w:val="24"/>
        </w:rPr>
        <w:t xml:space="preserve"> </w:t>
      </w:r>
      <w:r w:rsidRPr="00E56632">
        <w:rPr>
          <w:rFonts w:ascii="Times New Roman" w:eastAsia="Times New Roman" w:hAnsi="Times New Roman" w:cs="Times New Roman"/>
          <w:caps/>
          <w:sz w:val="24"/>
          <w:szCs w:val="24"/>
          <w:rPrChange w:id="237" w:author="Shafiel Karim" w:date="2015-10-23T16:48:00Z">
            <w:rPr>
              <w:rFonts w:ascii="Times New Roman" w:eastAsia="Times New Roman" w:hAnsi="Times New Roman" w:cs="Times New Roman"/>
              <w:sz w:val="24"/>
              <w:szCs w:val="24"/>
            </w:rPr>
          </w:rPrChange>
        </w:rPr>
        <w:t>Emily Yaw</w:t>
      </w:r>
      <w:r w:rsidRPr="002A1BDE">
        <w:rPr>
          <w:rFonts w:ascii="Times New Roman" w:eastAsia="Times New Roman" w:hAnsi="Times New Roman" w:cs="Times New Roman"/>
          <w:sz w:val="24"/>
          <w:szCs w:val="24"/>
        </w:rPr>
        <w:t xml:space="preserve"> or </w:t>
      </w:r>
      <w:r w:rsidRPr="00E56632">
        <w:rPr>
          <w:rFonts w:ascii="Times New Roman" w:eastAsia="Times New Roman" w:hAnsi="Times New Roman" w:cs="Times New Roman"/>
          <w:caps/>
          <w:sz w:val="24"/>
          <w:szCs w:val="24"/>
          <w:rPrChange w:id="238" w:author="Shafiel Karim" w:date="2015-10-23T16:48:00Z">
            <w:rPr>
              <w:rFonts w:ascii="Times New Roman" w:eastAsia="Times New Roman" w:hAnsi="Times New Roman" w:cs="Times New Roman"/>
              <w:sz w:val="24"/>
              <w:szCs w:val="24"/>
            </w:rPr>
          </w:rPrChange>
        </w:rPr>
        <w:t>Mel’s Market</w:t>
      </w:r>
      <w:r w:rsidRPr="002A1BDE">
        <w:rPr>
          <w:rFonts w:ascii="Times New Roman" w:eastAsia="Times New Roman" w:hAnsi="Times New Roman" w:cs="Times New Roman"/>
          <w:sz w:val="24"/>
          <w:szCs w:val="24"/>
        </w:rPr>
        <w:t xml:space="preserve">, a restaurant in Seattle, </w:t>
      </w:r>
      <w:ins w:id="239" w:author="Shafiel Karim" w:date="2015-10-23T17:11:00Z">
        <w:r w:rsidR="000A7FE6">
          <w:rPr>
            <w:rFonts w:ascii="Times New Roman" w:eastAsia="Times New Roman" w:hAnsi="Times New Roman" w:cs="Times New Roman"/>
            <w:sz w:val="24"/>
            <w:szCs w:val="24"/>
          </w:rPr>
          <w:t xml:space="preserve">and the ORDERAHEAD APP </w:t>
        </w:r>
      </w:ins>
      <w:del w:id="240" w:author="Shafiel Karim" w:date="2015-10-23T17:11:00Z">
        <w:r w:rsidRPr="002A1BDE" w:rsidDel="000A7FE6">
          <w:rPr>
            <w:rFonts w:ascii="Times New Roman" w:eastAsia="Times New Roman" w:hAnsi="Times New Roman" w:cs="Times New Roman"/>
            <w:sz w:val="24"/>
            <w:szCs w:val="24"/>
          </w:rPr>
          <w:delText xml:space="preserve">and news stories </w:delText>
        </w:r>
      </w:del>
      <w:r w:rsidRPr="002A1BDE">
        <w:rPr>
          <w:rFonts w:ascii="Times New Roman" w:eastAsia="Times New Roman" w:hAnsi="Times New Roman" w:cs="Times New Roman"/>
          <w:sz w:val="24"/>
          <w:szCs w:val="24"/>
        </w:rPr>
        <w:t xml:space="preserve">published by </w:t>
      </w:r>
      <w:r w:rsidRPr="00E56632">
        <w:rPr>
          <w:rFonts w:ascii="Times New Roman" w:eastAsia="Times New Roman" w:hAnsi="Times New Roman" w:cs="Times New Roman"/>
          <w:caps/>
          <w:sz w:val="24"/>
          <w:szCs w:val="24"/>
          <w:rPrChange w:id="241" w:author="Shafiel Karim" w:date="2015-10-23T16:48:00Z">
            <w:rPr>
              <w:rFonts w:ascii="Times New Roman" w:eastAsia="Times New Roman" w:hAnsi="Times New Roman" w:cs="Times New Roman"/>
              <w:sz w:val="24"/>
              <w:szCs w:val="24"/>
            </w:rPr>
          </w:rPrChange>
        </w:rPr>
        <w:t>GeekWire</w:t>
      </w:r>
      <w:ins w:id="242" w:author="Shafiel Karim" w:date="2015-10-23T17:11:00Z">
        <w:r w:rsidR="000A7FE6">
          <w:rPr>
            <w:rFonts w:ascii="Times New Roman" w:eastAsia="Times New Roman" w:hAnsi="Times New Roman" w:cs="Times New Roman"/>
            <w:caps/>
            <w:sz w:val="24"/>
            <w:szCs w:val="24"/>
          </w:rPr>
          <w:t xml:space="preserve"> </w:t>
        </w:r>
        <w:r w:rsidR="000A7FE6">
          <w:rPr>
            <w:rFonts w:ascii="Times New Roman" w:eastAsia="Times New Roman" w:hAnsi="Times New Roman" w:cs="Times New Roman"/>
            <w:sz w:val="24"/>
            <w:szCs w:val="24"/>
          </w:rPr>
          <w:t>begi</w:t>
        </w:r>
        <w:r w:rsidR="000A7FE6">
          <w:rPr>
            <w:rFonts w:ascii="Times New Roman" w:eastAsia="Times New Roman" w:hAnsi="Times New Roman" w:cs="Times New Roman"/>
            <w:sz w:val="24"/>
            <w:szCs w:val="24"/>
          </w:rPr>
          <w:t>n</w:t>
        </w:r>
        <w:r w:rsidR="000A7FE6">
          <w:rPr>
            <w:rFonts w:ascii="Times New Roman" w:eastAsia="Times New Roman" w:hAnsi="Times New Roman" w:cs="Times New Roman"/>
            <w:sz w:val="24"/>
            <w:szCs w:val="24"/>
          </w:rPr>
          <w:t>ning</w:t>
        </w:r>
      </w:ins>
      <w:r w:rsidRPr="002A1BDE">
        <w:rPr>
          <w:rFonts w:ascii="Times New Roman" w:eastAsia="Times New Roman" w:hAnsi="Times New Roman" w:cs="Times New Roman"/>
          <w:sz w:val="24"/>
          <w:szCs w:val="24"/>
        </w:rPr>
        <w:t xml:space="preserve"> on or around May 6, 2015.</w:t>
      </w:r>
    </w:p>
    <w:p w14:paraId="33FCA302"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43"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w:t>
      </w:r>
      <w:ins w:id="244" w:author="Shafiel Karim" w:date="2015-10-23T17:12:00Z">
        <w:r w:rsidR="000A7FE6">
          <w:rPr>
            <w:rFonts w:ascii="Times New Roman" w:eastAsia="Times New Roman" w:hAnsi="Times New Roman" w:cs="Times New Roman"/>
            <w:sz w:val="24"/>
            <w:szCs w:val="24"/>
          </w:rPr>
          <w:t>, including but not limited to e-mails., memoranda, and notes,</w:t>
        </w:r>
      </w:ins>
      <w:r w:rsidRPr="002A1BDE">
        <w:rPr>
          <w:rFonts w:ascii="Times New Roman" w:eastAsia="Times New Roman" w:hAnsi="Times New Roman" w:cs="Times New Roman"/>
          <w:sz w:val="24"/>
          <w:szCs w:val="24"/>
        </w:rPr>
        <w:t xml:space="preserve"> relating to</w:t>
      </w:r>
      <w:ins w:id="245" w:author="Shafiel Karim" w:date="2015-10-23T17:12:00Z">
        <w:r w:rsidR="000A7FE6">
          <w:rPr>
            <w:rFonts w:ascii="Times New Roman" w:eastAsia="Times New Roman" w:hAnsi="Times New Roman" w:cs="Times New Roman"/>
            <w:sz w:val="24"/>
            <w:szCs w:val="24"/>
          </w:rPr>
          <w:t xml:space="preserve"> news stories regarding</w:t>
        </w:r>
      </w:ins>
      <w:r w:rsidRPr="002A1BDE">
        <w:rPr>
          <w:rFonts w:ascii="Times New Roman" w:eastAsia="Times New Roman" w:hAnsi="Times New Roman" w:cs="Times New Roman"/>
          <w:sz w:val="24"/>
          <w:szCs w:val="24"/>
        </w:rPr>
        <w:t xml:space="preserve"> </w:t>
      </w:r>
      <w:r w:rsidRPr="00E56632">
        <w:rPr>
          <w:rFonts w:ascii="Times New Roman" w:eastAsia="Times New Roman" w:hAnsi="Times New Roman" w:cs="Times New Roman"/>
          <w:caps/>
          <w:sz w:val="24"/>
          <w:szCs w:val="24"/>
          <w:rPrChange w:id="246" w:author="Shafiel Karim" w:date="2015-10-23T16:48:00Z">
            <w:rPr>
              <w:rFonts w:ascii="Times New Roman" w:eastAsia="Times New Roman" w:hAnsi="Times New Roman" w:cs="Times New Roman"/>
              <w:sz w:val="24"/>
              <w:szCs w:val="24"/>
            </w:rPr>
          </w:rPrChange>
        </w:rPr>
        <w:t>Nikos Gyros</w:t>
      </w:r>
      <w:r w:rsidRPr="002A1BDE">
        <w:rPr>
          <w:rFonts w:ascii="Times New Roman" w:eastAsia="Times New Roman" w:hAnsi="Times New Roman" w:cs="Times New Roman"/>
          <w:sz w:val="24"/>
          <w:szCs w:val="24"/>
        </w:rPr>
        <w:t>, a restaurant in Seattle, and</w:t>
      </w:r>
      <w:ins w:id="247" w:author="Shafiel Karim" w:date="2015-10-23T17:12:00Z">
        <w:r w:rsidR="000A7FE6">
          <w:rPr>
            <w:rFonts w:ascii="Times New Roman" w:eastAsia="Times New Roman" w:hAnsi="Times New Roman" w:cs="Times New Roman"/>
            <w:sz w:val="24"/>
            <w:szCs w:val="24"/>
          </w:rPr>
          <w:t xml:space="preserve"> the ORDERAHEAD APP</w:t>
        </w:r>
      </w:ins>
      <w:r w:rsidRPr="002A1BDE">
        <w:rPr>
          <w:rFonts w:ascii="Times New Roman" w:eastAsia="Times New Roman" w:hAnsi="Times New Roman" w:cs="Times New Roman"/>
          <w:sz w:val="24"/>
          <w:szCs w:val="24"/>
        </w:rPr>
        <w:t xml:space="preserve"> </w:t>
      </w:r>
      <w:del w:id="248" w:author="Shafiel Karim" w:date="2015-10-23T17:12:00Z">
        <w:r w:rsidRPr="002A1BDE" w:rsidDel="000A7FE6">
          <w:rPr>
            <w:rFonts w:ascii="Times New Roman" w:eastAsia="Times New Roman" w:hAnsi="Times New Roman" w:cs="Times New Roman"/>
            <w:sz w:val="24"/>
            <w:szCs w:val="24"/>
          </w:rPr>
          <w:delText xml:space="preserve">news stories </w:delText>
        </w:r>
      </w:del>
      <w:r w:rsidRPr="002A1BDE">
        <w:rPr>
          <w:rFonts w:ascii="Times New Roman" w:eastAsia="Times New Roman" w:hAnsi="Times New Roman" w:cs="Times New Roman"/>
          <w:sz w:val="24"/>
          <w:szCs w:val="24"/>
        </w:rPr>
        <w:t xml:space="preserve">published by </w:t>
      </w:r>
      <w:r w:rsidRPr="00E56632">
        <w:rPr>
          <w:rFonts w:ascii="Times New Roman" w:eastAsia="Times New Roman" w:hAnsi="Times New Roman" w:cs="Times New Roman"/>
          <w:caps/>
          <w:sz w:val="24"/>
          <w:szCs w:val="24"/>
          <w:rPrChange w:id="249" w:author="Shafiel Karim" w:date="2015-10-23T16:48:00Z">
            <w:rPr>
              <w:rFonts w:ascii="Times New Roman" w:eastAsia="Times New Roman" w:hAnsi="Times New Roman" w:cs="Times New Roman"/>
              <w:sz w:val="24"/>
              <w:szCs w:val="24"/>
            </w:rPr>
          </w:rPrChange>
        </w:rPr>
        <w:t>Magnolia Voice</w:t>
      </w:r>
      <w:r w:rsidRPr="002A1BDE">
        <w:rPr>
          <w:rFonts w:ascii="Times New Roman" w:eastAsia="Times New Roman" w:hAnsi="Times New Roman" w:cs="Times New Roman"/>
          <w:sz w:val="24"/>
          <w:szCs w:val="24"/>
        </w:rPr>
        <w:t xml:space="preserve"> </w:t>
      </w:r>
      <w:ins w:id="250" w:author="Shafiel Karim" w:date="2015-10-23T17:12:00Z">
        <w:r w:rsidR="000A7FE6">
          <w:rPr>
            <w:rFonts w:ascii="Times New Roman" w:eastAsia="Times New Roman" w:hAnsi="Times New Roman" w:cs="Times New Roman"/>
            <w:sz w:val="24"/>
            <w:szCs w:val="24"/>
          </w:rPr>
          <w:t>begi</w:t>
        </w:r>
        <w:r w:rsidR="000A7FE6">
          <w:rPr>
            <w:rFonts w:ascii="Times New Roman" w:eastAsia="Times New Roman" w:hAnsi="Times New Roman" w:cs="Times New Roman"/>
            <w:sz w:val="24"/>
            <w:szCs w:val="24"/>
          </w:rPr>
          <w:t>n</w:t>
        </w:r>
        <w:r w:rsidR="000A7FE6">
          <w:rPr>
            <w:rFonts w:ascii="Times New Roman" w:eastAsia="Times New Roman" w:hAnsi="Times New Roman" w:cs="Times New Roman"/>
            <w:sz w:val="24"/>
            <w:szCs w:val="24"/>
          </w:rPr>
          <w:t xml:space="preserve">ning </w:t>
        </w:r>
      </w:ins>
      <w:r w:rsidRPr="002A1BDE">
        <w:rPr>
          <w:rFonts w:ascii="Times New Roman" w:eastAsia="Times New Roman" w:hAnsi="Times New Roman" w:cs="Times New Roman"/>
          <w:sz w:val="24"/>
          <w:szCs w:val="24"/>
        </w:rPr>
        <w:t>on or around April 29, 2015.</w:t>
      </w:r>
    </w:p>
    <w:p w14:paraId="7E0662CF" w14:textId="77777777" w:rsidR="00D655DD" w:rsidRDefault="00D655DD">
      <w:pPr>
        <w:pStyle w:val="Normal1"/>
        <w:numPr>
          <w:ilvl w:val="0"/>
          <w:numId w:val="31"/>
        </w:numPr>
        <w:spacing w:line="480" w:lineRule="auto"/>
        <w:ind w:left="0" w:firstLine="630"/>
        <w:contextualSpacing/>
        <w:jc w:val="both"/>
        <w:rPr>
          <w:ins w:id="251" w:author="Shafiel Karim" w:date="2015-10-23T17:15:00Z"/>
          <w:rFonts w:ascii="Times New Roman" w:eastAsia="Times New Roman" w:hAnsi="Times New Roman" w:cs="Times New Roman"/>
          <w:sz w:val="24"/>
          <w:szCs w:val="24"/>
        </w:rPr>
        <w:pPrChange w:id="252" w:author="Kevin" w:date="2015-10-15T10:21:00Z">
          <w:pPr>
            <w:pStyle w:val="Normal1"/>
            <w:numPr>
              <w:numId w:val="32"/>
            </w:numPr>
            <w:spacing w:line="480" w:lineRule="auto"/>
            <w:ind w:left="720" w:firstLine="630"/>
            <w:contextualSpacing/>
            <w:jc w:val="both"/>
          </w:pPr>
        </w:pPrChange>
      </w:pPr>
      <w:ins w:id="253" w:author="Shafiel Karim" w:date="2015-10-23T17:15:00Z">
        <w:r>
          <w:rPr>
            <w:rFonts w:ascii="Times New Roman" w:eastAsia="Times New Roman" w:hAnsi="Times New Roman" w:cs="Times New Roman"/>
            <w:sz w:val="24"/>
            <w:szCs w:val="24"/>
          </w:rPr>
          <w:t>ALL DOCUMENTS</w:t>
        </w:r>
      </w:ins>
      <w:ins w:id="254" w:author="Shafiel Karim" w:date="2015-10-23T17:16:00Z">
        <w:r>
          <w:rPr>
            <w:rFonts w:ascii="Times New Roman" w:eastAsia="Times New Roman" w:hAnsi="Times New Roman" w:cs="Times New Roman"/>
            <w:sz w:val="24"/>
            <w:szCs w:val="24"/>
          </w:rPr>
          <w:t>, including but not limited to e-mails, memoranda, and notes,</w:t>
        </w:r>
      </w:ins>
      <w:ins w:id="255" w:author="Shafiel Karim" w:date="2015-10-23T17:15:00Z">
        <w:r>
          <w:rPr>
            <w:rFonts w:ascii="Times New Roman" w:eastAsia="Times New Roman" w:hAnsi="Times New Roman" w:cs="Times New Roman"/>
            <w:sz w:val="24"/>
            <w:szCs w:val="24"/>
          </w:rPr>
          <w:t xml:space="preserve"> authored by JEFFREY BYUN regarding the series of articles published by GEEKWIRE regarding the ORDERAHEAD APP b</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ginning on or around May 5, 2015.</w:t>
        </w:r>
      </w:ins>
    </w:p>
    <w:p w14:paraId="56098C4B" w14:textId="77777777" w:rsidR="00D655DD" w:rsidRDefault="00D655DD">
      <w:pPr>
        <w:pStyle w:val="Normal1"/>
        <w:numPr>
          <w:ilvl w:val="0"/>
          <w:numId w:val="31"/>
        </w:numPr>
        <w:spacing w:line="480" w:lineRule="auto"/>
        <w:ind w:left="0" w:firstLine="630"/>
        <w:contextualSpacing/>
        <w:jc w:val="both"/>
        <w:rPr>
          <w:ins w:id="256" w:author="Shafiel Karim" w:date="2015-10-23T17:15:00Z"/>
          <w:rFonts w:ascii="Times New Roman" w:eastAsia="Times New Roman" w:hAnsi="Times New Roman" w:cs="Times New Roman"/>
          <w:sz w:val="24"/>
          <w:szCs w:val="24"/>
        </w:rPr>
        <w:pPrChange w:id="257" w:author="Kevin" w:date="2015-10-15T10:21:00Z">
          <w:pPr>
            <w:pStyle w:val="Normal1"/>
            <w:numPr>
              <w:numId w:val="32"/>
            </w:numPr>
            <w:spacing w:line="480" w:lineRule="auto"/>
            <w:ind w:left="720" w:firstLine="630"/>
            <w:contextualSpacing/>
            <w:jc w:val="both"/>
          </w:pPr>
        </w:pPrChange>
      </w:pPr>
      <w:ins w:id="258" w:author="Shafiel Karim" w:date="2015-10-23T17:16:00Z">
        <w:r>
          <w:rPr>
            <w:rFonts w:ascii="Times New Roman" w:eastAsia="Times New Roman" w:hAnsi="Times New Roman" w:cs="Times New Roman"/>
            <w:sz w:val="24"/>
            <w:szCs w:val="24"/>
          </w:rPr>
          <w:t>ALL DOCUMENTS, including but not limited to e-mails, memoranda, and notes, authored by JEFFREY BYUN regarding articles published by MAGNOLIA VOICE regarding the ORDERAHEAD APP beginning on or around April 29, 2015.</w:t>
        </w:r>
      </w:ins>
    </w:p>
    <w:p w14:paraId="47580511"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59"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to the menu prices of Plaintiff and the members of the Class and the prices charged to end-users of the ORDERAHEAD APP for the same menu items by the ORDERAHEAD APP.</w:t>
      </w:r>
    </w:p>
    <w:p w14:paraId="16C745A1"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60"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all Internet domain names, websites, or uniform r</w:t>
      </w:r>
      <w:r w:rsidRPr="002A1BDE">
        <w:rPr>
          <w:rFonts w:ascii="Times New Roman" w:eastAsia="Times New Roman" w:hAnsi="Times New Roman" w:cs="Times New Roman"/>
          <w:sz w:val="24"/>
          <w:szCs w:val="24"/>
        </w:rPr>
        <w:t>e</w:t>
      </w:r>
      <w:r w:rsidRPr="002A1BDE">
        <w:rPr>
          <w:rFonts w:ascii="Times New Roman" w:eastAsia="Times New Roman" w:hAnsi="Times New Roman" w:cs="Times New Roman"/>
          <w:sz w:val="24"/>
          <w:szCs w:val="24"/>
        </w:rPr>
        <w:t>source locators YOU host or operate</w:t>
      </w:r>
      <w:ins w:id="261" w:author="Kevin" w:date="2015-10-15T10:28:00Z">
        <w:r w:rsidR="005A09E3" w:rsidRPr="005A09E3">
          <w:rPr>
            <w:rFonts w:ascii="Times New Roman" w:eastAsia="Times New Roman" w:hAnsi="Times New Roman" w:cs="Times New Roman"/>
            <w:sz w:val="24"/>
            <w:szCs w:val="24"/>
          </w:rPr>
          <w:t xml:space="preserve"> </w:t>
        </w:r>
        <w:r w:rsidR="005A09E3">
          <w:rPr>
            <w:rFonts w:ascii="Times New Roman" w:eastAsia="Times New Roman" w:hAnsi="Times New Roman" w:cs="Times New Roman"/>
            <w:sz w:val="24"/>
            <w:szCs w:val="24"/>
          </w:rPr>
          <w:t>during the RELEVANT TIME PERIOD</w:t>
        </w:r>
      </w:ins>
      <w:r w:rsidRPr="002A1BDE">
        <w:rPr>
          <w:rFonts w:ascii="Times New Roman" w:eastAsia="Times New Roman" w:hAnsi="Times New Roman" w:cs="Times New Roman"/>
          <w:sz w:val="24"/>
          <w:szCs w:val="24"/>
        </w:rPr>
        <w:t>.</w:t>
      </w:r>
    </w:p>
    <w:p w14:paraId="75C6ECE7" w14:textId="77777777" w:rsidR="002A1BDE" w:rsidRPr="002A1BDE" w:rsidRDefault="002A1BDE">
      <w:pPr>
        <w:pStyle w:val="Normal1"/>
        <w:numPr>
          <w:ilvl w:val="0"/>
          <w:numId w:val="31"/>
        </w:numPr>
        <w:spacing w:line="480" w:lineRule="auto"/>
        <w:ind w:left="0" w:firstLine="630"/>
        <w:contextualSpacing/>
        <w:jc w:val="both"/>
        <w:rPr>
          <w:rFonts w:ascii="Times New Roman" w:eastAsia="Times New Roman" w:hAnsi="Times New Roman" w:cs="Times New Roman"/>
          <w:sz w:val="24"/>
          <w:szCs w:val="24"/>
        </w:rPr>
        <w:pPrChange w:id="262" w:author="Kevin" w:date="2015-10-15T10:21:00Z">
          <w:pPr>
            <w:pStyle w:val="Normal1"/>
            <w:numPr>
              <w:numId w:val="32"/>
            </w:numPr>
            <w:spacing w:line="480" w:lineRule="auto"/>
            <w:ind w:left="720" w:firstLine="630"/>
            <w:contextualSpacing/>
            <w:jc w:val="both"/>
          </w:pPr>
        </w:pPrChange>
      </w:pPr>
      <w:r w:rsidRPr="002A1BDE">
        <w:rPr>
          <w:rFonts w:ascii="Times New Roman" w:eastAsia="Times New Roman" w:hAnsi="Times New Roman" w:cs="Times New Roman"/>
          <w:sz w:val="24"/>
          <w:szCs w:val="24"/>
        </w:rPr>
        <w:t>ALL DOCUMENTS relating to pricing or pricing formulae for the different menu items sold on the ORDERAHEAD APP</w:t>
      </w:r>
      <w:ins w:id="263" w:author="Kevin" w:date="2015-10-15T10:28:00Z">
        <w:r w:rsidR="005A09E3" w:rsidRPr="005A09E3">
          <w:rPr>
            <w:rFonts w:ascii="Times New Roman" w:eastAsia="Times New Roman" w:hAnsi="Times New Roman" w:cs="Times New Roman"/>
            <w:sz w:val="24"/>
            <w:szCs w:val="24"/>
          </w:rPr>
          <w:t xml:space="preserve"> </w:t>
        </w:r>
        <w:r w:rsidR="005A09E3">
          <w:rPr>
            <w:rFonts w:ascii="Times New Roman" w:eastAsia="Times New Roman" w:hAnsi="Times New Roman" w:cs="Times New Roman"/>
            <w:sz w:val="24"/>
            <w:szCs w:val="24"/>
          </w:rPr>
          <w:t>during the RELEVANT TIME PERIOD</w:t>
        </w:r>
        <w:r w:rsidR="005A09E3" w:rsidRPr="002A1BDE">
          <w:rPr>
            <w:rFonts w:ascii="Times New Roman" w:eastAsia="Times New Roman" w:hAnsi="Times New Roman" w:cs="Times New Roman"/>
            <w:sz w:val="24"/>
            <w:szCs w:val="24"/>
          </w:rPr>
          <w:t>.</w:t>
        </w:r>
      </w:ins>
      <w:r w:rsidRPr="002A1BDE">
        <w:rPr>
          <w:rFonts w:ascii="Times New Roman" w:eastAsia="Times New Roman" w:hAnsi="Times New Roman" w:cs="Times New Roman"/>
          <w:sz w:val="24"/>
          <w:szCs w:val="24"/>
        </w:rPr>
        <w:t>.</w:t>
      </w:r>
    </w:p>
    <w:p w14:paraId="6B7B5BB1" w14:textId="77777777" w:rsidR="00D0058E" w:rsidDel="00D655DD" w:rsidRDefault="002A1BDE" w:rsidP="000A7FE6">
      <w:pPr>
        <w:pStyle w:val="Normal1"/>
        <w:numPr>
          <w:ilvl w:val="0"/>
          <w:numId w:val="31"/>
        </w:numPr>
        <w:spacing w:line="480" w:lineRule="auto"/>
        <w:ind w:left="0" w:firstLine="630"/>
        <w:contextualSpacing/>
        <w:jc w:val="both"/>
        <w:rPr>
          <w:del w:id="264" w:author="Shafiel Karim" w:date="2015-10-23T17:13:00Z"/>
          <w:rFonts w:ascii="Times New Roman" w:eastAsia="Times New Roman" w:hAnsi="Times New Roman" w:cs="Times New Roman"/>
          <w:sz w:val="24"/>
          <w:szCs w:val="24"/>
        </w:rPr>
        <w:pPrChange w:id="265" w:author="Shafiel Karim" w:date="2015-10-23T17:13:00Z">
          <w:pPr>
            <w:jc w:val="left"/>
          </w:pPr>
        </w:pPrChange>
      </w:pPr>
      <w:r w:rsidRPr="002A1BDE">
        <w:rPr>
          <w:rFonts w:ascii="Times New Roman" w:eastAsia="Times New Roman" w:hAnsi="Times New Roman" w:cs="Times New Roman"/>
          <w:sz w:val="24"/>
          <w:szCs w:val="24"/>
        </w:rPr>
        <w:t>ALL DOCUMENTS relating to website traffic origin for the ORDERAHEAD APP</w:t>
      </w:r>
      <w:ins w:id="266" w:author="Kevin" w:date="2015-10-15T10:28:00Z">
        <w:r w:rsidR="005A09E3" w:rsidRPr="005A09E3">
          <w:rPr>
            <w:rFonts w:ascii="Times New Roman" w:eastAsia="Times New Roman" w:hAnsi="Times New Roman" w:cs="Times New Roman"/>
            <w:sz w:val="24"/>
            <w:szCs w:val="24"/>
          </w:rPr>
          <w:t xml:space="preserve"> </w:t>
        </w:r>
        <w:r w:rsidR="005A09E3">
          <w:rPr>
            <w:rFonts w:ascii="Times New Roman" w:eastAsia="Times New Roman" w:hAnsi="Times New Roman" w:cs="Times New Roman"/>
            <w:sz w:val="24"/>
            <w:szCs w:val="24"/>
          </w:rPr>
          <w:t>during the RELEVANT TIME PERIOD</w:t>
        </w:r>
        <w:del w:id="267" w:author="Shafiel Karim" w:date="2015-10-23T17:13:00Z">
          <w:r w:rsidR="005A09E3" w:rsidRPr="002A1BDE" w:rsidDel="000A7FE6">
            <w:rPr>
              <w:rFonts w:ascii="Times New Roman" w:eastAsia="Times New Roman" w:hAnsi="Times New Roman" w:cs="Times New Roman"/>
              <w:sz w:val="24"/>
              <w:szCs w:val="24"/>
            </w:rPr>
            <w:delText>.</w:delText>
          </w:r>
        </w:del>
      </w:ins>
      <w:r w:rsidRPr="002A1BDE">
        <w:rPr>
          <w:rFonts w:ascii="Times New Roman" w:eastAsia="Times New Roman" w:hAnsi="Times New Roman" w:cs="Times New Roman"/>
          <w:sz w:val="24"/>
          <w:szCs w:val="24"/>
        </w:rPr>
        <w:t>.</w:t>
      </w:r>
    </w:p>
    <w:p w14:paraId="76798637" w14:textId="77777777" w:rsidR="00D655DD" w:rsidRPr="0078268A" w:rsidRDefault="00D655DD">
      <w:pPr>
        <w:pStyle w:val="Normal1"/>
        <w:numPr>
          <w:ilvl w:val="0"/>
          <w:numId w:val="31"/>
        </w:numPr>
        <w:spacing w:line="480" w:lineRule="auto"/>
        <w:ind w:left="0" w:firstLine="630"/>
        <w:contextualSpacing/>
        <w:jc w:val="both"/>
        <w:rPr>
          <w:ins w:id="268" w:author="Shafiel Karim" w:date="2015-10-23T17:15:00Z"/>
          <w:rFonts w:ascii="Times New Roman" w:eastAsia="Times New Roman" w:hAnsi="Times New Roman" w:cs="Times New Roman"/>
          <w:sz w:val="24"/>
          <w:szCs w:val="24"/>
        </w:rPr>
        <w:pPrChange w:id="269" w:author="Kevin" w:date="2015-10-15T10:21:00Z">
          <w:pPr>
            <w:pStyle w:val="Normal1"/>
            <w:numPr>
              <w:numId w:val="32"/>
            </w:numPr>
            <w:spacing w:line="480" w:lineRule="auto"/>
            <w:ind w:left="720" w:firstLine="630"/>
            <w:contextualSpacing/>
            <w:jc w:val="both"/>
          </w:pPr>
        </w:pPrChange>
      </w:pPr>
    </w:p>
    <w:p w14:paraId="2F1EE1FE" w14:textId="77777777" w:rsidR="0078268A" w:rsidRDefault="0078268A" w:rsidP="000A7FE6">
      <w:pPr>
        <w:pStyle w:val="Normal1"/>
        <w:numPr>
          <w:ilvl w:val="0"/>
          <w:numId w:val="31"/>
        </w:numPr>
        <w:spacing w:line="480" w:lineRule="auto"/>
        <w:ind w:left="0" w:firstLine="630"/>
        <w:contextualSpacing/>
        <w:jc w:val="both"/>
        <w:pPrChange w:id="270" w:author="Shafiel Karim" w:date="2015-10-23T17:13:00Z">
          <w:pPr>
            <w:jc w:val="left"/>
          </w:pPr>
        </w:pPrChange>
      </w:pPr>
      <w:del w:id="271" w:author="Shafiel Karim" w:date="2015-10-23T17:13:00Z">
        <w:r w:rsidDel="000A7FE6">
          <w:br w:type="page"/>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96"/>
      </w:tblGrid>
      <w:tr w:rsidR="00D0058E" w:rsidRPr="002A1BDE" w14:paraId="76C55ED4" w14:textId="77777777" w:rsidTr="0078268A">
        <w:tc>
          <w:tcPr>
            <w:tcW w:w="4896" w:type="dxa"/>
          </w:tcPr>
          <w:p w14:paraId="4ED0AA69" w14:textId="77777777" w:rsidR="00D0058E" w:rsidRPr="002A1BDE" w:rsidRDefault="00D0058E" w:rsidP="00D0058E">
            <w:pPr>
              <w:jc w:val="left"/>
            </w:pPr>
          </w:p>
        </w:tc>
        <w:tc>
          <w:tcPr>
            <w:tcW w:w="4896" w:type="dxa"/>
            <w:tcBorders>
              <w:bottom w:val="single" w:sz="4" w:space="0" w:color="auto"/>
            </w:tcBorders>
          </w:tcPr>
          <w:p w14:paraId="36264F85" w14:textId="77777777" w:rsidR="00D0058E" w:rsidRPr="002A1BDE" w:rsidRDefault="00D0058E" w:rsidP="0078268A">
            <w:pPr>
              <w:jc w:val="left"/>
            </w:pPr>
          </w:p>
        </w:tc>
      </w:tr>
    </w:tbl>
    <w:p w14:paraId="0CD3F017" w14:textId="77777777" w:rsidR="00D655DD" w:rsidRDefault="00D655DD">
      <w:pPr>
        <w:jc w:val="left"/>
        <w:rPr>
          <w:ins w:id="272" w:author="Shafiel Karim" w:date="2015-10-23T17:17:00Z"/>
        </w:rPr>
      </w:pPr>
      <w:ins w:id="273" w:author="Shafiel Karim" w:date="2015-10-23T17:17:00Z">
        <w:r>
          <w:br w:type="page"/>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1188"/>
        <w:gridCol w:w="4896"/>
      </w:tblGrid>
      <w:tr w:rsidR="0078268A" w:rsidRPr="002A1BDE" w14:paraId="5CAB0E39" w14:textId="77777777" w:rsidTr="0078268A">
        <w:tc>
          <w:tcPr>
            <w:tcW w:w="3708" w:type="dxa"/>
          </w:tcPr>
          <w:p w14:paraId="39AE6C9C" w14:textId="77777777" w:rsidR="0078268A" w:rsidRPr="002A1BDE" w:rsidRDefault="0078268A" w:rsidP="00D655DD">
            <w:pPr>
              <w:jc w:val="left"/>
            </w:pPr>
            <w:r>
              <w:t xml:space="preserve">Dated:  </w:t>
            </w:r>
            <w:del w:id="274" w:author="Shafiel Karim" w:date="2015-10-23T17:13:00Z">
              <w:r w:rsidDel="000A7FE6">
                <w:delText>August XX</w:delText>
              </w:r>
            </w:del>
            <w:ins w:id="275" w:author="Shafiel Karim" w:date="2015-10-23T17:13:00Z">
              <w:r w:rsidR="000A7FE6">
                <w:t xml:space="preserve">October </w:t>
              </w:r>
            </w:ins>
            <w:ins w:id="276" w:author="Shafiel Karim" w:date="2015-10-23T17:14:00Z">
              <w:r w:rsidR="00D655DD">
                <w:fldChar w:fldCharType="begin">
                  <w:ffData>
                    <w:name w:val="Text1"/>
                    <w:enabled/>
                    <w:calcOnExit w:val="0"/>
                    <w:textInput>
                      <w:type w:val="number"/>
                      <w:maxLength w:val="2"/>
                    </w:textInput>
                  </w:ffData>
                </w:fldChar>
              </w:r>
              <w:bookmarkStart w:id="277" w:name="Text1"/>
              <w:r w:rsidR="00D655DD">
                <w:instrText xml:space="preserve"> FORMTEXT </w:instrText>
              </w:r>
            </w:ins>
            <w:r w:rsidR="00D655DD">
              <w:fldChar w:fldCharType="separate"/>
            </w:r>
            <w:ins w:id="278" w:author="Shafiel Karim" w:date="2015-10-23T17:14:00Z">
              <w:r w:rsidR="00D655DD">
                <w:rPr>
                  <w:noProof/>
                </w:rPr>
                <w:t> </w:t>
              </w:r>
              <w:r w:rsidR="00D655DD">
                <w:rPr>
                  <w:noProof/>
                </w:rPr>
                <w:t> </w:t>
              </w:r>
              <w:r w:rsidR="00D655DD">
                <w:fldChar w:fldCharType="end"/>
              </w:r>
            </w:ins>
            <w:bookmarkEnd w:id="277"/>
            <w:r>
              <w:t>, 2015</w:t>
            </w:r>
          </w:p>
        </w:tc>
        <w:tc>
          <w:tcPr>
            <w:tcW w:w="1188" w:type="dxa"/>
          </w:tcPr>
          <w:p w14:paraId="738976BC" w14:textId="77777777" w:rsidR="0078268A" w:rsidRPr="002A1BDE" w:rsidRDefault="0078268A" w:rsidP="0078268A">
            <w:pPr>
              <w:jc w:val="right"/>
            </w:pPr>
            <w:r>
              <w:t>By:</w:t>
            </w:r>
          </w:p>
        </w:tc>
        <w:tc>
          <w:tcPr>
            <w:tcW w:w="4896" w:type="dxa"/>
            <w:tcBorders>
              <w:top w:val="single" w:sz="4" w:space="0" w:color="auto"/>
            </w:tcBorders>
          </w:tcPr>
          <w:p w14:paraId="7B9CF0DF" w14:textId="77777777" w:rsidR="0078268A" w:rsidRDefault="0078268A" w:rsidP="00D0058E">
            <w:pPr>
              <w:jc w:val="left"/>
            </w:pPr>
            <w:r>
              <w:t>Kevin Mahoney</w:t>
            </w:r>
          </w:p>
          <w:p w14:paraId="4ED18E7A" w14:textId="77777777" w:rsidR="0078268A" w:rsidRDefault="0078268A" w:rsidP="00D0058E">
            <w:pPr>
              <w:jc w:val="left"/>
            </w:pPr>
            <w:r>
              <w:t>Bicvan Brown</w:t>
            </w:r>
          </w:p>
          <w:p w14:paraId="5853B4B6" w14:textId="77777777" w:rsidR="0078268A" w:rsidRDefault="0078268A" w:rsidP="00D0058E">
            <w:pPr>
              <w:jc w:val="left"/>
            </w:pPr>
            <w:r>
              <w:t>Morgan E. Glynn</w:t>
            </w:r>
          </w:p>
          <w:p w14:paraId="1E489485" w14:textId="77777777" w:rsidR="0078268A" w:rsidRDefault="0078268A" w:rsidP="00D0058E">
            <w:pPr>
              <w:jc w:val="left"/>
            </w:pPr>
            <w:r>
              <w:t>MAHONEY LAW GROUP, A.P.C.</w:t>
            </w:r>
          </w:p>
          <w:p w14:paraId="61766318" w14:textId="77777777" w:rsidR="0078268A" w:rsidRDefault="0078268A" w:rsidP="00D0058E">
            <w:pPr>
              <w:jc w:val="left"/>
            </w:pPr>
            <w:r>
              <w:t>249 E. Ocean Blvd., Ste. 814</w:t>
            </w:r>
          </w:p>
          <w:p w14:paraId="15C47314" w14:textId="77777777" w:rsidR="0078268A" w:rsidRDefault="0078268A" w:rsidP="00D0058E">
            <w:pPr>
              <w:jc w:val="left"/>
            </w:pPr>
            <w:r>
              <w:t>Long Beach, CA  90802</w:t>
            </w:r>
          </w:p>
          <w:p w14:paraId="2C7F7433" w14:textId="77777777" w:rsidR="0078268A" w:rsidRDefault="0078268A" w:rsidP="00D0058E">
            <w:pPr>
              <w:jc w:val="left"/>
            </w:pPr>
            <w:r>
              <w:t>Tel. (562) 595-5550</w:t>
            </w:r>
          </w:p>
          <w:p w14:paraId="30998944" w14:textId="77777777" w:rsidR="0078268A" w:rsidRDefault="0078268A" w:rsidP="00D0058E">
            <w:pPr>
              <w:jc w:val="left"/>
            </w:pPr>
            <w:r>
              <w:t>Fax (562) 595-8400</w:t>
            </w:r>
          </w:p>
          <w:p w14:paraId="0D33CD26" w14:textId="77777777" w:rsidR="0078268A" w:rsidRDefault="0078268A" w:rsidP="00D0058E">
            <w:pPr>
              <w:jc w:val="left"/>
            </w:pPr>
          </w:p>
          <w:p w14:paraId="1751DD4F" w14:textId="77777777" w:rsidR="0078268A" w:rsidRDefault="0078268A" w:rsidP="00D0058E">
            <w:pPr>
              <w:jc w:val="left"/>
            </w:pPr>
            <w:r>
              <w:t>Shafiel A. Karim</w:t>
            </w:r>
          </w:p>
          <w:p w14:paraId="3AA3E383" w14:textId="77777777" w:rsidR="0078268A" w:rsidRDefault="0078268A" w:rsidP="00D0058E">
            <w:pPr>
              <w:jc w:val="left"/>
            </w:pPr>
            <w:r>
              <w:t>LAW OFFICE OF SHAFIEL A. KARIM</w:t>
            </w:r>
          </w:p>
          <w:p w14:paraId="3C5BDAD4" w14:textId="77777777" w:rsidR="0078268A" w:rsidRDefault="0078268A" w:rsidP="00D0058E">
            <w:pPr>
              <w:jc w:val="left"/>
            </w:pPr>
            <w:r>
              <w:t>13337 E. South St., Ste. 16</w:t>
            </w:r>
          </w:p>
          <w:p w14:paraId="2AE6C05F" w14:textId="77777777" w:rsidR="0078268A" w:rsidRDefault="0078268A" w:rsidP="00D0058E">
            <w:pPr>
              <w:jc w:val="left"/>
            </w:pPr>
            <w:r>
              <w:t>Cerritos, CA  90703-7308</w:t>
            </w:r>
          </w:p>
          <w:p w14:paraId="716ECFAE" w14:textId="77777777" w:rsidR="0078268A" w:rsidRDefault="0078268A" w:rsidP="00D0058E">
            <w:pPr>
              <w:jc w:val="left"/>
            </w:pPr>
            <w:r>
              <w:t>Tel. (562) 653-6850</w:t>
            </w:r>
          </w:p>
          <w:p w14:paraId="432237E1" w14:textId="77777777" w:rsidR="0078268A" w:rsidRDefault="0078268A" w:rsidP="00D0058E">
            <w:pPr>
              <w:jc w:val="left"/>
            </w:pPr>
            <w:r>
              <w:t>Fax (562) 286-8230</w:t>
            </w:r>
          </w:p>
          <w:p w14:paraId="12C67B59" w14:textId="77777777" w:rsidR="0078268A" w:rsidRDefault="0078268A" w:rsidP="00D0058E">
            <w:pPr>
              <w:jc w:val="left"/>
            </w:pPr>
          </w:p>
          <w:p w14:paraId="6376B92E" w14:textId="77777777" w:rsidR="0078268A" w:rsidRPr="0078268A" w:rsidRDefault="0078268A" w:rsidP="00D0058E">
            <w:pPr>
              <w:jc w:val="left"/>
              <w:rPr>
                <w:i/>
              </w:rPr>
            </w:pPr>
            <w:r>
              <w:rPr>
                <w:i/>
              </w:rPr>
              <w:t>Attorneys for Plaintiff C &amp; M Cafe LLC</w:t>
            </w:r>
          </w:p>
        </w:tc>
      </w:tr>
    </w:tbl>
    <w:p w14:paraId="294D8BDB" w14:textId="77777777" w:rsidR="00D0058E" w:rsidRPr="002A1BDE" w:rsidRDefault="00D0058E" w:rsidP="00D0058E">
      <w:pPr>
        <w:spacing w:line="480" w:lineRule="auto"/>
        <w:jc w:val="left"/>
      </w:pPr>
    </w:p>
    <w:sectPr w:rsidR="00D0058E" w:rsidRPr="002A1BDE" w:rsidSect="00D0058E">
      <w:footerReference w:type="default" r:id="rId16"/>
      <w:pgSz w:w="12240" w:h="15840" w:code="1"/>
      <w:pgMar w:top="1440" w:right="720" w:bottom="1152" w:left="1944" w:header="720" w:footer="432"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60" w:author="Kevin" w:date="2015-10-15T10:26:00Z" w:initials="KM">
    <w:p w14:paraId="1EFB20A9" w14:textId="77777777" w:rsidR="000A7FE6" w:rsidRDefault="000A7FE6">
      <w:pPr>
        <w:pStyle w:val="CommentText"/>
      </w:pPr>
      <w:r>
        <w:rPr>
          <w:rStyle w:val="CommentReference"/>
        </w:rPr>
        <w:annotationRef/>
      </w:r>
      <w:r>
        <w:t>Who is this and why are we asking for these documents?</w:t>
      </w:r>
    </w:p>
  </w:comment>
  <w:comment w:id="184" w:author="Kevin" w:date="2015-10-15T10:27:00Z" w:initials="KM">
    <w:p w14:paraId="2320AD8A" w14:textId="77777777" w:rsidR="000A7FE6" w:rsidRDefault="000A7FE6">
      <w:pPr>
        <w:pStyle w:val="CommentText"/>
      </w:pPr>
      <w:r>
        <w:rPr>
          <w:rStyle w:val="CommentReference"/>
        </w:rPr>
        <w:annotationRef/>
      </w:r>
      <w:r>
        <w:t>Same issue, who is this and why we are asking for these documents.</w:t>
      </w:r>
    </w:p>
  </w:comment>
  <w:comment w:id="204" w:author="Kevin" w:date="2015-10-15T10:27:00Z" w:initials="KM">
    <w:p w14:paraId="37AE5F2D" w14:textId="77777777" w:rsidR="000A7FE6" w:rsidRDefault="000A7FE6">
      <w:pPr>
        <w:pStyle w:val="CommentText"/>
      </w:pPr>
      <w:r>
        <w:rPr>
          <w:rStyle w:val="CommentReference"/>
        </w:rPr>
        <w:annotationRef/>
      </w:r>
      <w:r>
        <w:t>Same issue</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F9E14" w14:textId="77777777" w:rsidR="000A7FE6" w:rsidRDefault="000A7FE6">
      <w:r>
        <w:separator/>
      </w:r>
    </w:p>
  </w:endnote>
  <w:endnote w:type="continuationSeparator" w:id="0">
    <w:p w14:paraId="67A356B9" w14:textId="77777777" w:rsidR="000A7FE6" w:rsidRDefault="000A7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3B231" w14:textId="77777777" w:rsidR="000A7FE6" w:rsidRDefault="000A7FE6" w:rsidP="00C265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67F544" w14:textId="77777777" w:rsidR="000A7FE6" w:rsidRDefault="000A7FE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86B1E" w14:textId="77777777" w:rsidR="000A7FE6" w:rsidRDefault="000A7FE6" w:rsidP="00C26527">
    <w:pPr>
      <w:pStyle w:val="Footer"/>
      <w:framePr w:wrap="around" w:vAnchor="text" w:hAnchor="page" w:x="6742" w:y="295"/>
      <w:rPr>
        <w:rStyle w:val="PageNumber"/>
      </w:rPr>
    </w:pPr>
    <w:r>
      <w:rPr>
        <w:rStyle w:val="PageNumber"/>
      </w:rPr>
      <w:fldChar w:fldCharType="begin"/>
    </w:r>
    <w:r>
      <w:rPr>
        <w:rStyle w:val="PageNumber"/>
      </w:rPr>
      <w:instrText xml:space="preserve">PAGE  </w:instrText>
    </w:r>
    <w:r>
      <w:rPr>
        <w:rStyle w:val="PageNumber"/>
      </w:rPr>
      <w:fldChar w:fldCharType="separate"/>
    </w:r>
    <w:r w:rsidR="009269EE">
      <w:rPr>
        <w:rStyle w:val="PageNumber"/>
        <w:noProof/>
      </w:rPr>
      <w:t>1</w:t>
    </w:r>
    <w:r>
      <w:rPr>
        <w:rStyle w:val="PageNumber"/>
      </w:rPr>
      <w:fldChar w:fldCharType="end"/>
    </w:r>
  </w:p>
  <w:p w14:paraId="3832350A" w14:textId="77777777" w:rsidR="000A7FE6" w:rsidRPr="00C26527" w:rsidRDefault="000A7FE6" w:rsidP="00C26527">
    <w:pPr>
      <w:pBdr>
        <w:top w:val="single" w:sz="4" w:space="1" w:color="auto"/>
      </w:pBdr>
      <w:jc w:val="center"/>
    </w:pPr>
    <w:r>
      <w:t>REQUEST FOR PRODUCTION SET ONE – TO DEFENDANT KINETIC FARM, INC.</w:t>
    </w:r>
  </w:p>
  <w:p w14:paraId="7929A3FC" w14:textId="77777777" w:rsidR="000A7FE6" w:rsidRPr="00C26527" w:rsidRDefault="000A7FE6" w:rsidP="00C26527">
    <w:pPr>
      <w:pBdr>
        <w:top w:val="single" w:sz="4" w:space="1" w:color="auto"/>
      </w:pBdr>
      <w:jc w:val="center"/>
      <w:rPr>
        <w:caps/>
      </w:rPr>
    </w:pPr>
    <w:fldSimple w:instr=" DOCPROPERTY &quot;Draft&quot; \* MERGEFORMAT ">
      <w:ins w:id="4" w:author="Shafiel Karim" w:date="2015-10-23T17:19:00Z">
        <w:r w:rsidR="009269EE" w:rsidRPr="009269EE">
          <w:rPr>
            <w:caps/>
            <w:rPrChange w:id="5" w:author="Shafiel Karim" w:date="2015-10-23T17:19:00Z">
              <w:rPr/>
            </w:rPrChange>
          </w:rPr>
          <w:t xml:space="preserve">   </w:t>
        </w:r>
      </w:ins>
      <w:del w:id="6" w:author="Shafiel Karim" w:date="2015-10-23T17:19:00Z">
        <w:r w:rsidRPr="0078268A" w:rsidDel="009269EE">
          <w:rPr>
            <w:caps/>
          </w:rPr>
          <w:delText xml:space="preserve">   </w:delText>
        </w:r>
      </w:del>
    </w:fldSimple>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66B352" w14:textId="77777777" w:rsidR="000A7FE6" w:rsidRDefault="000A7FE6" w:rsidP="00C265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12FA12A7" w14:textId="77777777" w:rsidR="000A7FE6" w:rsidRDefault="000A7FE6" w:rsidP="00C26527">
    <w:pPr>
      <w:pBdr>
        <w:top w:val="single" w:sz="4" w:space="1" w:color="auto"/>
      </w:pBdr>
      <w:spacing w:line="200" w:lineRule="exact"/>
      <w:jc w:val="center"/>
      <w:rPr>
        <w:smallCaps/>
      </w:rPr>
    </w:pPr>
    <w:r>
      <w:rPr>
        <w:smallCaps/>
      </w:rPr>
      <w:t>CLASS ACTION COMPLAINT</w:t>
    </w:r>
  </w:p>
  <w:p w14:paraId="1EAA5D8C" w14:textId="77777777" w:rsidR="000A7FE6" w:rsidRPr="00C26527" w:rsidRDefault="000A7FE6" w:rsidP="00C26527">
    <w:pPr>
      <w:pBdr>
        <w:top w:val="single" w:sz="4" w:space="1" w:color="auto"/>
      </w:pBdr>
      <w:spacing w:line="200" w:lineRule="exact"/>
      <w:jc w:val="center"/>
      <w:rPr>
        <w:smallCaps/>
      </w:rP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AC97DC" w14:textId="77777777" w:rsidR="000A7FE6" w:rsidRDefault="000A7FE6" w:rsidP="00C26527">
    <w:pPr>
      <w:pStyle w:val="Footer"/>
      <w:framePr w:wrap="around" w:vAnchor="text" w:hAnchor="page" w:x="6742" w:y="295"/>
      <w:rPr>
        <w:rStyle w:val="PageNumber"/>
      </w:rPr>
    </w:pPr>
    <w:r>
      <w:rPr>
        <w:rStyle w:val="PageNumber"/>
      </w:rPr>
      <w:fldChar w:fldCharType="begin"/>
    </w:r>
    <w:r>
      <w:rPr>
        <w:rStyle w:val="PageNumber"/>
      </w:rPr>
      <w:instrText xml:space="preserve">PAGE  </w:instrText>
    </w:r>
    <w:r>
      <w:rPr>
        <w:rStyle w:val="PageNumber"/>
      </w:rPr>
      <w:fldChar w:fldCharType="separate"/>
    </w:r>
    <w:r w:rsidR="009269EE">
      <w:rPr>
        <w:rStyle w:val="PageNumber"/>
        <w:noProof/>
      </w:rPr>
      <w:t>15</w:t>
    </w:r>
    <w:r>
      <w:rPr>
        <w:rStyle w:val="PageNumber"/>
      </w:rPr>
      <w:fldChar w:fldCharType="end"/>
    </w:r>
  </w:p>
  <w:p w14:paraId="394AAD10" w14:textId="77777777" w:rsidR="000A7FE6" w:rsidRPr="00C26527" w:rsidRDefault="000A7FE6" w:rsidP="00C26527">
    <w:pPr>
      <w:pBdr>
        <w:top w:val="single" w:sz="4" w:space="1" w:color="auto"/>
      </w:pBdr>
      <w:jc w:val="center"/>
    </w:pPr>
    <w:r>
      <w:t>REQUEST FOR PRODUCTION SET ONE – TO DEFENDANT KINETIC FARM, INC.</w:t>
    </w:r>
  </w:p>
  <w:p w14:paraId="00DE0600" w14:textId="77777777" w:rsidR="000A7FE6" w:rsidRPr="00C26527" w:rsidRDefault="000A7FE6" w:rsidP="00C26527">
    <w:pPr>
      <w:pBdr>
        <w:top w:val="single" w:sz="4" w:space="1" w:color="auto"/>
      </w:pBdr>
      <w:jc w:val="center"/>
      <w:rPr>
        <w:caps/>
      </w:rPr>
    </w:pPr>
    <w:fldSimple w:instr=" DOCPROPERTY &quot;Draft&quot; \* MERGEFORMAT ">
      <w:ins w:id="279" w:author="Shafiel Karim" w:date="2015-10-23T17:19:00Z">
        <w:r w:rsidR="009269EE" w:rsidRPr="009269EE">
          <w:rPr>
            <w:caps/>
            <w:rPrChange w:id="280" w:author="Shafiel Karim" w:date="2015-10-23T17:19:00Z">
              <w:rPr/>
            </w:rPrChange>
          </w:rPr>
          <w:t xml:space="preserve">   </w:t>
        </w:r>
      </w:ins>
      <w:del w:id="281" w:author="Shafiel Karim" w:date="2015-10-23T17:19:00Z">
        <w:r w:rsidRPr="0078268A" w:rsidDel="009269EE">
          <w:rPr>
            <w:caps/>
          </w:rPr>
          <w:delText xml:space="preserve">   </w:delText>
        </w:r>
      </w:del>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839801" w14:textId="77777777" w:rsidR="000A7FE6" w:rsidRDefault="000A7FE6">
      <w:r>
        <w:separator/>
      </w:r>
    </w:p>
  </w:footnote>
  <w:footnote w:type="continuationSeparator" w:id="0">
    <w:p w14:paraId="13417821" w14:textId="77777777" w:rsidR="000A7FE6" w:rsidRDefault="000A7FE6">
      <w:r>
        <w:continuationSeparator/>
      </w:r>
    </w:p>
  </w:footnote>
  <w:footnote w:type="continuationNotice" w:id="1">
    <w:p w14:paraId="0E12ACBB" w14:textId="77777777" w:rsidR="000A7FE6" w:rsidRDefault="000A7FE6"/>
  </w:footnote>
  <w:footnote w:id="2">
    <w:p w14:paraId="1ABD375A" w14:textId="77777777" w:rsidR="000A7FE6" w:rsidRPr="0078268A" w:rsidRDefault="000A7FE6" w:rsidP="00D655DD">
      <w:pPr>
        <w:pStyle w:val="Normal1"/>
        <w:spacing w:line="240" w:lineRule="auto"/>
        <w:ind w:firstLine="720"/>
        <w:jc w:val="both"/>
        <w:rPr>
          <w:rFonts w:ascii="Times New Roman" w:hAnsi="Times New Roman" w:cs="Times New Roman"/>
          <w:sz w:val="24"/>
          <w:szCs w:val="24"/>
        </w:rPr>
        <w:pPrChange w:id="7" w:author="Shafiel Karim" w:date="2015-10-23T17:14:00Z">
          <w:pPr>
            <w:pStyle w:val="Normal1"/>
            <w:spacing w:line="240" w:lineRule="auto"/>
            <w:ind w:firstLine="720"/>
          </w:pPr>
        </w:pPrChange>
      </w:pPr>
      <w:r w:rsidRPr="0078268A">
        <w:rPr>
          <w:rFonts w:ascii="Times New Roman" w:hAnsi="Times New Roman" w:cs="Times New Roman"/>
          <w:sz w:val="24"/>
          <w:szCs w:val="24"/>
          <w:vertAlign w:val="superscript"/>
        </w:rPr>
        <w:footnoteRef/>
      </w:r>
      <w:r w:rsidRPr="007826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Varuni Mallikaarachchi, Data Modeling for Systems Analysis, University of Missouri – St. Louis, available at </w:t>
      </w:r>
      <w:r w:rsidRPr="0078268A">
        <w:rPr>
          <w:rFonts w:ascii="Times New Roman" w:eastAsia="Times New Roman" w:hAnsi="Times New Roman" w:cs="Times New Roman"/>
          <w:sz w:val="24"/>
          <w:szCs w:val="24"/>
        </w:rPr>
        <w:t>http://www.umsl.edu/~sauterv/analysis/Fall2010Papers/varuni/</w:t>
      </w:r>
      <w:r>
        <w:rPr>
          <w:rFonts w:ascii="Times New Roman" w:eastAsia="Times New Roman" w:hAnsi="Times New Roman" w:cs="Times New Roman"/>
          <w:sz w:val="24"/>
          <w:szCs w:val="24"/>
        </w:rPr>
        <w:t xml:space="preserve"> (last visited Aug. 17, 2015).</w:t>
      </w:r>
    </w:p>
  </w:footnote>
  <w:footnote w:id="3">
    <w:p w14:paraId="680142D9" w14:textId="77777777" w:rsidR="000A7FE6" w:rsidRPr="0078268A" w:rsidRDefault="000A7FE6" w:rsidP="00D655DD">
      <w:pPr>
        <w:pStyle w:val="Normal1"/>
        <w:spacing w:line="240" w:lineRule="auto"/>
        <w:ind w:firstLine="720"/>
        <w:jc w:val="both"/>
        <w:rPr>
          <w:rFonts w:ascii="Times New Roman" w:hAnsi="Times New Roman" w:cs="Times New Roman"/>
          <w:sz w:val="24"/>
          <w:szCs w:val="24"/>
        </w:rPr>
        <w:pPrChange w:id="8" w:author="Shafiel Karim" w:date="2015-10-23T17:14:00Z">
          <w:pPr>
            <w:pStyle w:val="Normal1"/>
            <w:spacing w:line="240" w:lineRule="auto"/>
            <w:ind w:firstLine="720"/>
          </w:pPr>
        </w:pPrChange>
      </w:pPr>
      <w:r w:rsidRPr="0078268A">
        <w:rPr>
          <w:rFonts w:ascii="Times New Roman" w:hAnsi="Times New Roman" w:cs="Times New Roman"/>
          <w:sz w:val="24"/>
          <w:szCs w:val="24"/>
          <w:vertAlign w:val="superscript"/>
        </w:rPr>
        <w:footnoteRef/>
      </w:r>
      <w:r w:rsidRPr="0078268A">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Id.</w:t>
      </w:r>
    </w:p>
  </w:footnote>
  <w:footnote w:id="4">
    <w:p w14:paraId="136E5FCB" w14:textId="77777777" w:rsidR="000A7FE6" w:rsidRPr="0078268A" w:rsidRDefault="000A7FE6" w:rsidP="00D655DD">
      <w:pPr>
        <w:pStyle w:val="Normal1"/>
        <w:spacing w:line="240" w:lineRule="auto"/>
        <w:ind w:firstLine="720"/>
        <w:jc w:val="both"/>
        <w:rPr>
          <w:rFonts w:ascii="Times New Roman" w:hAnsi="Times New Roman" w:cs="Times New Roman"/>
          <w:sz w:val="24"/>
          <w:szCs w:val="24"/>
        </w:rPr>
        <w:pPrChange w:id="9" w:author="Shafiel Karim" w:date="2015-10-23T17:14:00Z">
          <w:pPr>
            <w:pStyle w:val="Normal1"/>
            <w:spacing w:line="240" w:lineRule="auto"/>
            <w:ind w:firstLine="720"/>
          </w:pPr>
        </w:pPrChange>
      </w:pPr>
      <w:r w:rsidRPr="0078268A">
        <w:rPr>
          <w:rFonts w:ascii="Times New Roman" w:hAnsi="Times New Roman" w:cs="Times New Roman"/>
          <w:sz w:val="24"/>
          <w:szCs w:val="24"/>
          <w:vertAlign w:val="superscript"/>
        </w:rPr>
        <w:footnoteRef/>
      </w:r>
      <w:r w:rsidRPr="0078268A">
        <w:rPr>
          <w:rFonts w:ascii="Times New Roman" w:eastAsia="Times New Roman" w:hAnsi="Times New Roman" w:cs="Times New Roman"/>
          <w:sz w:val="24"/>
          <w:szCs w:val="24"/>
        </w:rPr>
        <w:t xml:space="preserve"> </w:t>
      </w:r>
      <w:r w:rsidRPr="0078268A">
        <w:rPr>
          <w:rFonts w:ascii="Times New Roman" w:eastAsia="Times New Roman" w:hAnsi="Times New Roman" w:cs="Times New Roman"/>
          <w:i/>
          <w:sz w:val="24"/>
          <w:szCs w:val="24"/>
        </w:rPr>
        <w:t>See</w:t>
      </w:r>
      <w:r w:rsidRPr="0078268A">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e.g.</w:t>
      </w:r>
      <w:r>
        <w:rPr>
          <w:rFonts w:ascii="Times New Roman" w:eastAsia="Times New Roman" w:hAnsi="Times New Roman" w:cs="Times New Roman"/>
          <w:sz w:val="24"/>
          <w:szCs w:val="24"/>
        </w:rPr>
        <w:t xml:space="preserve">, NASA/IPAC Infrared Science Archive – Data Dictionary Files, </w:t>
      </w:r>
      <w:r>
        <w:rPr>
          <w:rFonts w:ascii="Times New Roman" w:eastAsia="Times New Roman" w:hAnsi="Times New Roman" w:cs="Times New Roman"/>
          <w:i/>
          <w:sz w:val="24"/>
          <w:szCs w:val="24"/>
        </w:rPr>
        <w:t>available at</w:t>
      </w:r>
      <w:r w:rsidRPr="0078268A">
        <w:rPr>
          <w:rFonts w:ascii="Times New Roman" w:eastAsia="Times New Roman" w:hAnsi="Times New Roman" w:cs="Times New Roman"/>
          <w:sz w:val="24"/>
          <w:szCs w:val="24"/>
        </w:rPr>
        <w:t xml:space="preserve"> http://irsa.ipac.caltech.edu/applications/DDGEN/Doc/dd_tbl.html</w:t>
      </w:r>
      <w:r>
        <w:rPr>
          <w:rFonts w:ascii="Times New Roman" w:eastAsia="Times New Roman" w:hAnsi="Times New Roman" w:cs="Times New Roman"/>
          <w:sz w:val="24"/>
          <w:szCs w:val="24"/>
        </w:rPr>
        <w:t xml:space="preserve"> (last visited Aug. 17, 2015).</w:t>
      </w:r>
    </w:p>
  </w:footnote>
  <w:footnote w:id="5">
    <w:p w14:paraId="0C5DA3E0" w14:textId="77777777" w:rsidR="000A7FE6" w:rsidRPr="000A7FE6" w:rsidRDefault="000A7FE6" w:rsidP="00D655DD">
      <w:pPr>
        <w:pStyle w:val="FootnoteText"/>
        <w:ind w:firstLine="720"/>
      </w:pPr>
      <w:ins w:id="28" w:author="Shafiel Karim" w:date="2015-10-23T16:57:00Z">
        <w:r>
          <w:rPr>
            <w:rStyle w:val="FootnoteReference"/>
          </w:rPr>
          <w:footnoteRef/>
        </w:r>
        <w:r>
          <w:t xml:space="preserve"> </w:t>
        </w:r>
        <w:r>
          <w:rPr>
            <w:i/>
          </w:rPr>
          <w:t>See</w:t>
        </w:r>
        <w:r>
          <w:t xml:space="preserve">, </w:t>
        </w:r>
        <w:r>
          <w:rPr>
            <w:i/>
          </w:rPr>
          <w:t>e.g.</w:t>
        </w:r>
        <w:r>
          <w:t xml:space="preserve">, </w:t>
        </w:r>
      </w:ins>
      <w:ins w:id="29" w:author="Shafiel Karim" w:date="2015-10-23T16:58:00Z">
        <w:r>
          <w:t>Rogue restaurant sites raise questions about Y Combinator-backed OrderAhead delivery service</w:t>
        </w:r>
      </w:ins>
      <w:ins w:id="30" w:author="Shafiel Karim" w:date="2015-10-23T16:59:00Z">
        <w:r>
          <w:t xml:space="preserve">, </w:t>
        </w:r>
        <w:r>
          <w:rPr>
            <w:i/>
          </w:rPr>
          <w:t>available at</w:t>
        </w:r>
        <w:r>
          <w:t xml:space="preserve"> </w:t>
        </w:r>
      </w:ins>
      <w:ins w:id="31" w:author="Shafiel Karim" w:date="2015-10-23T17:00:00Z">
        <w:r w:rsidRPr="004465FD">
          <w:t>http://www.geekwire.com/2015/rogue-restaurant-sites-raise-questions-about-orderahead-the-y-combinator-backed-delivery-service/</w:t>
        </w:r>
        <w:r>
          <w:t xml:space="preserve"> (last visited Oct. 23, 2015); Exclusive:  Thousands of rogue restaurant websites diverting customers to OrderAhead deliveries, </w:t>
        </w:r>
      </w:ins>
      <w:ins w:id="32" w:author="Shafiel Karim" w:date="2015-10-23T17:01:00Z">
        <w:r>
          <w:rPr>
            <w:i/>
          </w:rPr>
          <w:t>available at</w:t>
        </w:r>
        <w:r>
          <w:t xml:space="preserve"> </w:t>
        </w:r>
      </w:ins>
      <w:ins w:id="33" w:author="Shafiel Karim" w:date="2015-10-23T17:00:00Z">
        <w:r>
          <w:t xml:space="preserve"> </w:t>
        </w:r>
      </w:ins>
      <w:ins w:id="34" w:author="Shafiel Karim" w:date="2015-10-23T17:01:00Z">
        <w:r w:rsidRPr="004465FD">
          <w:t>http://www.geekwire.com/2015/exclusive-thousands-of-rogue-restaurant-websites-diverting-customers-to-orderahead-deliveries/</w:t>
        </w:r>
        <w:r>
          <w:t xml:space="preserve"> (last visited Oct. 23, 2015); Hey, restaurants:  These sites are sending your customers to OrderAhead without your knowledge, </w:t>
        </w:r>
      </w:ins>
      <w:ins w:id="35" w:author="Shafiel Karim" w:date="2015-10-23T17:02:00Z">
        <w:r>
          <w:rPr>
            <w:i/>
          </w:rPr>
          <w:t xml:space="preserve">available at </w:t>
        </w:r>
        <w:r w:rsidRPr="000A7FE6">
          <w:rPr>
            <w:rPrChange w:id="36" w:author="Shafiel Karim" w:date="2015-10-23T17:03:00Z">
              <w:rPr>
                <w:i/>
              </w:rPr>
            </w:rPrChange>
          </w:rPr>
          <w:t>http://www.geekwire.com/2015/hey-restaurants-these-sites-are-sending-your-customers-to-orderahead-without-your-knowledge/</w:t>
        </w:r>
        <w:r>
          <w:t xml:space="preserve"> (last visited Oct. 23, 2015).</w:t>
        </w:r>
      </w:ins>
    </w:p>
  </w:footnote>
  <w:footnote w:id="6">
    <w:p w14:paraId="7F647388" w14:textId="77777777" w:rsidR="000A7FE6" w:rsidRPr="000A7FE6" w:rsidRDefault="000A7FE6" w:rsidP="009269EE">
      <w:pPr>
        <w:pStyle w:val="FootnoteText"/>
        <w:ind w:firstLine="720"/>
        <w:rPr>
          <w:ins w:id="39" w:author="Shafiel Karim" w:date="2015-10-23T17:04:00Z"/>
        </w:rPr>
      </w:pPr>
      <w:ins w:id="40" w:author="Shafiel Karim" w:date="2015-10-23T17:04:00Z">
        <w:r>
          <w:rPr>
            <w:rStyle w:val="FootnoteReference"/>
          </w:rPr>
          <w:footnoteRef/>
        </w:r>
        <w:r>
          <w:t xml:space="preserve"> </w:t>
        </w:r>
        <w:r>
          <w:rPr>
            <w:i/>
          </w:rPr>
          <w:t>Id.</w:t>
        </w:r>
      </w:ins>
    </w:p>
  </w:footnote>
  <w:footnote w:id="7">
    <w:p w14:paraId="4BB11A39" w14:textId="77777777" w:rsidR="000A7FE6" w:rsidRPr="000A7FE6" w:rsidRDefault="000A7FE6" w:rsidP="009269EE">
      <w:pPr>
        <w:pStyle w:val="FootnoteText"/>
        <w:ind w:firstLine="720"/>
        <w:rPr>
          <w:ins w:id="45" w:author="Shafiel Karim" w:date="2015-10-23T17:04:00Z"/>
        </w:rPr>
      </w:pPr>
      <w:ins w:id="46" w:author="Shafiel Karim" w:date="2015-10-23T17:04:00Z">
        <w:r>
          <w:rPr>
            <w:rStyle w:val="FootnoteReference"/>
          </w:rPr>
          <w:footnoteRef/>
        </w:r>
        <w:r>
          <w:t xml:space="preserve"> </w:t>
        </w:r>
        <w:r>
          <w:rPr>
            <w:i/>
          </w:rPr>
          <w:t>Id.</w:t>
        </w:r>
      </w:ins>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AC41" w14:textId="77777777" w:rsidR="000A7FE6" w:rsidRDefault="000A7FE6" w:rsidP="002A1BD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0AFD47" w14:textId="77777777" w:rsidR="000A7FE6" w:rsidRDefault="000A7FE6" w:rsidP="00D0058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2CEE7D" w14:textId="77777777" w:rsidR="000A7FE6" w:rsidRDefault="00D655DD" w:rsidP="00D0058E">
    <w:pPr>
      <w:spacing w:line="468" w:lineRule="exact"/>
      <w:ind w:right="360"/>
    </w:pPr>
    <w:r>
      <w:rPr>
        <w:noProof/>
      </w:rPr>
      <mc:AlternateContent>
        <mc:Choice Requires="wps">
          <w:drawing>
            <wp:anchor distT="0" distB="0" distL="114299" distR="114299" simplePos="0" relativeHeight="251658240" behindDoc="0" locked="1" layoutInCell="1" allowOverlap="0" wp14:anchorId="4E3137D6" wp14:editId="5137F15F">
              <wp:simplePos x="0" y="0"/>
              <wp:positionH relativeFrom="margin">
                <wp:posOffset>-127636</wp:posOffset>
              </wp:positionH>
              <wp:positionV relativeFrom="page">
                <wp:posOffset>2540</wp:posOffset>
              </wp:positionV>
              <wp:extent cx="0" cy="10058400"/>
              <wp:effectExtent l="0" t="0" r="25400" b="25400"/>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8240;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10pt,.2pt" to="-10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n4ixMCAAAqBAAADgAAAGRycy9lMm9Eb2MueG1srFPNjtowEL5X6jtYvockNFCICKsqQC+0i7Tb&#10;BzC2k1h1bMs2BFT13Ts2P2LbS1U1B2fsmfnmm7/F06mX6MitE1pVOB9lGHFFNROqrfC3100yw8h5&#10;ohiRWvEKn7nDT8v37xaDKflYd1oybhGAKFcOpsKd96ZMU0c73hM30oYrUDba9sTD1bYps2QA9F6m&#10;4yybpoO2zFhNuXPwuroo8TLiNw2n/rlpHPdIVhi4+XjaeO7DmS4XpGwtMZ2gVxrkH1j0RCgIeoda&#10;EU/QwYo/oHpBrXa68SOq+1Q3jaA85gDZ5Nlv2bx0xPCYCxTHmXuZ3P+DpV+PO4sEq/AUI0V6aNFW&#10;KI7yWJrBuBIsarWzITl6Ui9mq+l3h5SuO6JaHim+ng345aGY6RuXcHEGAuyHL5qBDTl4Het0amwf&#10;IKEC6BTbcb63g588opdHCq95lk1mRRYJpaS8eRrr/GeuexSECktgHZHJcet8YELKm0kIpPRGSBnb&#10;LRUaKjyfjCfRwWkpWFAGM2fbfS0tOpIwMPGLaYHm0czqg2IRrOOEra+yJ0JeZAguVcCDXIDOVbpM&#10;xI95Nl/P1rMiKcbTdVJkjCWfNnWRTDf5x8nqw6quV/nPQC0vyk4wxlVgd5vOvPi77l/35DJX9/m8&#10;lyF9ix7rBWRv/0g6NjP0L6yTK/eanXf21mQYyGh8XZ4w8Y93kB9XfPkLAAD//wMAUEsDBBQABgAI&#10;AAAAIQBJA2Po2wAAAAkBAAAPAAAAZHJzL2Rvd25yZXYueG1sTI9BT8JAEIXvJvyHzZB4IbAViyG1&#10;W2LU3ryIGK9Dd2wbu7Olu0D11zvGgx5f3ss33+Sb0XXqRENoPRu4WiSgiCtvW64N7F7K+RpUiMgW&#10;O89k4JMCbIrJRY6Z9Wd+ptM21kogHDI00MTYZ1qHqiGHYeF7Yune/eAwShxqbQc8C9x1epkkN9ph&#10;y3KhwZ7uG6o+tkdnIJSvdCi/ZtUsebuuPS0PD0+PaMzldLy7BRVpjH9j+NEXdSjEae+PbIPqDMwF&#10;L1MDKSipf+Nedqt1moIucv3/g+IbAAD//wMAUEsBAi0AFAAGAAgAAAAhAOSZw8D7AAAA4QEAABMA&#10;AAAAAAAAAAAAAAAAAAAAAFtDb250ZW50X1R5cGVzXS54bWxQSwECLQAUAAYACAAAACEAI7Jq4dcA&#10;AACUAQAACwAAAAAAAAAAAAAAAAAsAQAAX3JlbHMvLnJlbHNQSwECLQAUAAYACAAAACEA3/n4ixMC&#10;AAAqBAAADgAAAAAAAAAAAAAAAAAsAgAAZHJzL2Uyb0RvYy54bWxQSwECLQAUAAYACAAAACEASQNj&#10;6NsAAAAJAQAADwAAAAAAAAAAAAAAAABrBAAAZHJzL2Rvd25yZXYueG1sUEsFBgAAAAAEAAQA8wAA&#10;AHMFAAAAAA==&#10;" o:allowoverlap="f">
              <w10:wrap anchorx="margin" anchory="page"/>
              <w10:anchorlock/>
            </v:line>
          </w:pict>
        </mc:Fallback>
      </mc:AlternateContent>
    </w:r>
    <w:r>
      <w:rPr>
        <w:noProof/>
      </w:rPr>
      <mc:AlternateContent>
        <mc:Choice Requires="wps">
          <w:drawing>
            <wp:anchor distT="0" distB="0" distL="114299" distR="114299" simplePos="0" relativeHeight="251659264" behindDoc="0" locked="1" layoutInCell="1" allowOverlap="0" wp14:anchorId="6A33A12D" wp14:editId="59BB291E">
              <wp:simplePos x="0" y="0"/>
              <wp:positionH relativeFrom="margin">
                <wp:posOffset>-90806</wp:posOffset>
              </wp:positionH>
              <wp:positionV relativeFrom="page">
                <wp:posOffset>2540</wp:posOffset>
              </wp:positionV>
              <wp:extent cx="0" cy="10058400"/>
              <wp:effectExtent l="0" t="0" r="25400" b="2540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9264;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7.1pt,.2pt" to="-7.1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Yk+hQCAAAqBAAADgAAAGRycy9lMm9Eb2MueG1srFPLrtowEN1X6j9Y3kMSGihEhKsqQDe0F+ne&#10;foCxHWLVsS3bEFDVf+/YgbS0m6pqFo4fZ47PzBkvny6tRGdundCqxNk4xYgrqplQxxJ/ed2O5hg5&#10;TxQjUite4it3+Gn19s2yMwWf6EZLxi0CEuWKzpS48d4USeJow1vixtpwBYe1ti3xsLTHhFnSAXsr&#10;k0mazpJOW2asptw52F33h3gV+euaU/9c1457JEsM2nwcbRwPYUxWS1IcLTGNoDcZ5B9UtEQouHSg&#10;WhNP0MmKP6haQa12uvZjqttE17WgPOYA2WTpb9m8NMTwmAsUx5mhTO7/0dLP571FgpV4ipEiLVi0&#10;E4qjLAul6YwrAFGpvQ3J0Yt6MTtNvzqkdNUQdeRR4uvVQFyMSB5CwsIZuODQfdIMMOTkdazTpbZt&#10;oIQKoEu04zrYwS8e0X6Twm6WptN5nkavElLcI411/iPXLQqTEktQHZnJeec8aAfoHRIuUnorpIx2&#10;S4W6Ei+mk2kMcFoKFg4DzNnjoZIWnUlomPiFQgDZA8zqk2KRrOGEbW5zT4Ts54CXKvBBLiDnNus7&#10;4tsiXWzmm3k+yiezzShPGRt92Fb5aLbN3k/X79ZVtc6+B2lZXjSCMa6Cunt3ZvnfuX97J31fDf05&#10;lCF5ZI8pgtj7P4qOZgb/+k44aHbd21CN4Cs0ZATfHk/o+F/XEfXzia9+AAAA//8DAFBLAwQUAAYA&#10;CAAAACEA0HMG+9wAAAAJAQAADwAAAGRycy9kb3ducmV2LnhtbEyPwU7DMBBE70j8g7VIXKrWaQio&#10;CnEqBOTGhQLiuo2XJCJep7HbBr6eRT3AcTRPs2+L9eR6daAxdJ4NLBcJKOLa244bA68v1XwFKkRk&#10;i71nMvBFAdbl+VmBufVHfqbDJjZKRjjkaKCNcci1DnVLDsPCD8TSffjRYZQ4NtqOeJRx1+s0SW60&#10;w47lQosD3bdUf272zkCo3mhXfc/qWfJ+1XhKdw9Pj2jM5cV0dwsq0hT/YPjVF3UoxWnr92yD6g3M&#10;l1kqqIEMlNSnuBXuepVloMtC//+g/AEAAP//AwBQSwECLQAUAAYACAAAACEA5JnDwPsAAADhAQAA&#10;EwAAAAAAAAAAAAAAAAAAAAAAW0NvbnRlbnRfVHlwZXNdLnhtbFBLAQItABQABgAIAAAAIQAjsmrh&#10;1wAAAJQBAAALAAAAAAAAAAAAAAAAACwBAABfcmVscy8ucmVsc1BLAQItABQABgAIAAAAIQBpdiT6&#10;FAIAACoEAAAOAAAAAAAAAAAAAAAAACwCAABkcnMvZTJvRG9jLnhtbFBLAQItABQABgAIAAAAIQDQ&#10;cwb73AAAAAkBAAAPAAAAAAAAAAAAAAAAAGwEAABkcnMvZG93bnJldi54bWxQSwUGAAAAAAQABADz&#10;AAAAdQUAAAAA&#10;" o:allowoverlap="f">
              <w10:wrap anchorx="margin" anchory="page"/>
              <w10:anchorlock/>
            </v:line>
          </w:pict>
        </mc:Fallback>
      </mc:AlternateContent>
    </w:r>
    <w:r>
      <w:rPr>
        <w:noProof/>
      </w:rPr>
      <mc:AlternateContent>
        <mc:Choice Requires="wps">
          <w:drawing>
            <wp:anchor distT="0" distB="0" distL="114299" distR="114299" simplePos="0" relativeHeight="251660288" behindDoc="0" locked="1" layoutInCell="1" allowOverlap="0" wp14:anchorId="7C2541B5" wp14:editId="3C56A67A">
              <wp:simplePos x="0" y="0"/>
              <wp:positionH relativeFrom="margin">
                <wp:posOffset>6263639</wp:posOffset>
              </wp:positionH>
              <wp:positionV relativeFrom="page">
                <wp:posOffset>2540</wp:posOffset>
              </wp:positionV>
              <wp:extent cx="0" cy="10058400"/>
              <wp:effectExtent l="0" t="0" r="25400" b="2540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60288;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493.2pt,.2pt" to="493.2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485BMCAAAqBAAADgAAAGRycy9lMm9Eb2MueG1srFPBjtowEL1X6j9YvkMSGihEhFUVoBfaRdrt&#10;BxjbIVYd27INAVX9946dgNj2UlXNwRnbM2/ezBsvny6tRGdundCqxNk4xYgrqplQxxJ/e92O5hg5&#10;TxQjUite4it3+Gn1/t2yMwWf6EZLxi0CEOWKzpS48d4USeJow1vixtpwBZe1ti3xsLXHhFnSAXor&#10;k0mazpJOW2asptw5OF33l3gV8euaU/9c1457JEsM3HxcbVwPYU1WS1IcLTGNoAMN8g8sWiIUJL1D&#10;rYkn6GTFH1CtoFY7Xfsx1W2i61pQHmuAarL0t2peGmJ4rAWa48y9Te7/wdKv571FgpU4x0iRFiTa&#10;CcVRNgmt6YwrwKNSexuKoxf1YnaafndI6aoh6sgjxdergbgsRCRvQsLGGUhw6L5oBj7k5HXs06W2&#10;bYCEDqBLlON6l4NfPKL9IYXTLE2n8zyNWiWkuEUa6/xnrlsUjBJLYB2RyXnnfGBCiptLSKT0VkgZ&#10;5ZYKdSVeTCfTGOC0FCxcBjdnj4dKWnQmYWDiF8uCm0c3q0+KRbCGE7YZbE+E7G1ILlXAg1qAzmD1&#10;E/FjkS428808H+WT2WaUp4yNPm2rfDTbZh+n6w/rqlpnPwO1LC8awRhXgd1tOrP879Qf3kk/V/f5&#10;vLcheYse+wVkb/9IOooZ9Osn4aDZdW9vIsNARufh8YSJf9yD/fjEV78AAAD//wMAUEsDBBQABgAI&#10;AAAAIQAfsdcP3QAAAAkBAAAPAAAAZHJzL2Rvd25yZXYueG1sTI/BTsMwEETvSPyDtUhcKupQQhVC&#10;nAoBuXFpAXHdxksSEa/T2G0DX88iDnBZaTRPszPFanK9OtAYOs8GLucJKOLa244bAy/P1UUGKkRk&#10;i71nMvBJAVbl6UmBufVHXtNhExslIRxyNNDGOORah7olh2HuB2Lx3v3oMIocG21HPEq46/UiSZba&#10;YcfyocWB7luqPzZ7ZyBUr7Srvmb1LHm7ajwtdg9Pj2jM+dl0dwsq0hT/YPipL9WhlE5bv2cbVG/g&#10;JlumghqQK/av3Ap3naUp6LLQ/xeU3wAAAP//AwBQSwECLQAUAAYACAAAACEA5JnDwPsAAADhAQAA&#10;EwAAAAAAAAAAAAAAAAAAAAAAW0NvbnRlbnRfVHlwZXNdLnhtbFBLAQItABQABgAIAAAAIQAjsmrh&#10;1wAAAJQBAAALAAAAAAAAAAAAAAAAACwBAABfcmVscy8ucmVsc1BLAQItABQABgAIAAAAIQBADjzk&#10;EwIAACoEAAAOAAAAAAAAAAAAAAAAACwCAABkcnMvZTJvRG9jLnhtbFBLAQItABQABgAIAAAAIQAf&#10;sdcP3QAAAAkBAAAPAAAAAAAAAAAAAAAAAGsEAABkcnMvZG93bnJldi54bWxQSwUGAAAAAAQABADz&#10;AAAAdQUAAAAA&#10;" o:allowoverlap="f">
              <w10:wrap anchorx="margin" anchory="page"/>
              <w10:anchorlock/>
            </v:line>
          </w:pict>
        </mc:Fallback>
      </mc:AlternateContent>
    </w:r>
  </w:p>
  <w:p w14:paraId="52C5EBEE" w14:textId="77777777" w:rsidR="000A7FE6" w:rsidRDefault="000A7FE6" w:rsidP="00C365B5">
    <w:pPr>
      <w:framePr w:w="360" w:hSpace="187" w:vSpace="187" w:wrap="auto" w:vAnchor="page" w:hAnchor="page" w:x="1153" w:y="1513"/>
      <w:spacing w:line="468" w:lineRule="exact"/>
      <w:ind w:right="72"/>
      <w:jc w:val="right"/>
    </w:pPr>
    <w:r>
      <w:t>1</w:t>
    </w:r>
  </w:p>
  <w:p w14:paraId="0DF8DDFC" w14:textId="77777777" w:rsidR="000A7FE6" w:rsidRDefault="000A7FE6" w:rsidP="00C365B5">
    <w:pPr>
      <w:framePr w:w="360" w:hSpace="187" w:vSpace="187" w:wrap="auto" w:vAnchor="page" w:hAnchor="page" w:x="1153" w:y="1513"/>
      <w:spacing w:line="468" w:lineRule="exact"/>
      <w:ind w:right="72"/>
      <w:jc w:val="right"/>
    </w:pPr>
    <w:r>
      <w:t>2</w:t>
    </w:r>
  </w:p>
  <w:p w14:paraId="1F68BBD4" w14:textId="77777777" w:rsidR="000A7FE6" w:rsidRDefault="000A7FE6" w:rsidP="00C365B5">
    <w:pPr>
      <w:framePr w:w="360" w:hSpace="187" w:vSpace="187" w:wrap="auto" w:vAnchor="page" w:hAnchor="page" w:x="1153" w:y="1513"/>
      <w:spacing w:line="468" w:lineRule="exact"/>
      <w:ind w:right="72"/>
      <w:jc w:val="right"/>
    </w:pPr>
    <w:r>
      <w:t>3</w:t>
    </w:r>
  </w:p>
  <w:p w14:paraId="0FFA7F19" w14:textId="77777777" w:rsidR="000A7FE6" w:rsidRDefault="000A7FE6" w:rsidP="00C365B5">
    <w:pPr>
      <w:framePr w:w="360" w:hSpace="187" w:vSpace="187" w:wrap="auto" w:vAnchor="page" w:hAnchor="page" w:x="1153" w:y="1513"/>
      <w:spacing w:line="468" w:lineRule="exact"/>
      <w:ind w:right="72"/>
      <w:jc w:val="right"/>
    </w:pPr>
    <w:r>
      <w:t>4</w:t>
    </w:r>
  </w:p>
  <w:p w14:paraId="17EA95B6" w14:textId="77777777" w:rsidR="000A7FE6" w:rsidRDefault="000A7FE6" w:rsidP="00C365B5">
    <w:pPr>
      <w:framePr w:w="360" w:hSpace="187" w:vSpace="187" w:wrap="auto" w:vAnchor="page" w:hAnchor="page" w:x="1153" w:y="1513"/>
      <w:spacing w:line="468" w:lineRule="exact"/>
      <w:ind w:right="72"/>
      <w:jc w:val="right"/>
    </w:pPr>
    <w:r>
      <w:t>5</w:t>
    </w:r>
  </w:p>
  <w:p w14:paraId="1D7E205D" w14:textId="77777777" w:rsidR="000A7FE6" w:rsidRDefault="000A7FE6" w:rsidP="00C365B5">
    <w:pPr>
      <w:framePr w:w="360" w:hSpace="187" w:vSpace="187" w:wrap="auto" w:vAnchor="page" w:hAnchor="page" w:x="1153" w:y="1513"/>
      <w:spacing w:line="468" w:lineRule="exact"/>
      <w:ind w:right="72"/>
      <w:jc w:val="right"/>
    </w:pPr>
    <w:r>
      <w:t>6</w:t>
    </w:r>
  </w:p>
  <w:p w14:paraId="0AAC60F0" w14:textId="77777777" w:rsidR="000A7FE6" w:rsidRDefault="000A7FE6" w:rsidP="00C365B5">
    <w:pPr>
      <w:framePr w:w="360" w:hSpace="187" w:vSpace="187" w:wrap="auto" w:vAnchor="page" w:hAnchor="page" w:x="1153" w:y="1513"/>
      <w:spacing w:line="468" w:lineRule="exact"/>
      <w:ind w:right="72"/>
      <w:jc w:val="right"/>
    </w:pPr>
    <w:r>
      <w:t>7</w:t>
    </w:r>
  </w:p>
  <w:p w14:paraId="120F7FCD" w14:textId="77777777" w:rsidR="000A7FE6" w:rsidRDefault="000A7FE6" w:rsidP="00C365B5">
    <w:pPr>
      <w:framePr w:w="360" w:hSpace="187" w:vSpace="187" w:wrap="auto" w:vAnchor="page" w:hAnchor="page" w:x="1153" w:y="1513"/>
      <w:spacing w:line="468" w:lineRule="exact"/>
      <w:ind w:right="72"/>
      <w:jc w:val="right"/>
    </w:pPr>
    <w:r>
      <w:t>8</w:t>
    </w:r>
  </w:p>
  <w:p w14:paraId="77A6A02E" w14:textId="77777777" w:rsidR="000A7FE6" w:rsidRDefault="000A7FE6" w:rsidP="00C365B5">
    <w:pPr>
      <w:framePr w:w="360" w:hSpace="187" w:vSpace="187" w:wrap="auto" w:vAnchor="page" w:hAnchor="page" w:x="1153" w:y="1513"/>
      <w:spacing w:line="468" w:lineRule="exact"/>
      <w:ind w:right="72"/>
      <w:jc w:val="right"/>
    </w:pPr>
    <w:r>
      <w:t>9</w:t>
    </w:r>
  </w:p>
  <w:p w14:paraId="4E5BF434" w14:textId="77777777" w:rsidR="000A7FE6" w:rsidRDefault="000A7FE6" w:rsidP="00C365B5">
    <w:pPr>
      <w:framePr w:w="360" w:hSpace="187" w:vSpace="187" w:wrap="auto" w:vAnchor="page" w:hAnchor="page" w:x="1153" w:y="1513"/>
      <w:spacing w:line="468" w:lineRule="exact"/>
      <w:ind w:right="72"/>
      <w:jc w:val="right"/>
    </w:pPr>
    <w:r>
      <w:t>10</w:t>
    </w:r>
  </w:p>
  <w:p w14:paraId="38B45385" w14:textId="77777777" w:rsidR="000A7FE6" w:rsidRDefault="000A7FE6" w:rsidP="00C365B5">
    <w:pPr>
      <w:framePr w:w="360" w:hSpace="187" w:vSpace="187" w:wrap="auto" w:vAnchor="page" w:hAnchor="page" w:x="1153" w:y="1513"/>
      <w:spacing w:line="468" w:lineRule="exact"/>
      <w:ind w:right="72"/>
      <w:jc w:val="right"/>
    </w:pPr>
    <w:r>
      <w:t>11</w:t>
    </w:r>
  </w:p>
  <w:p w14:paraId="78F4ECFB" w14:textId="77777777" w:rsidR="000A7FE6" w:rsidRDefault="000A7FE6" w:rsidP="00C365B5">
    <w:pPr>
      <w:framePr w:w="360" w:hSpace="187" w:vSpace="187" w:wrap="auto" w:vAnchor="page" w:hAnchor="page" w:x="1153" w:y="1513"/>
      <w:spacing w:line="468" w:lineRule="exact"/>
      <w:ind w:right="72"/>
      <w:jc w:val="right"/>
    </w:pPr>
    <w:r>
      <w:t>12</w:t>
    </w:r>
  </w:p>
  <w:p w14:paraId="673446F4" w14:textId="77777777" w:rsidR="000A7FE6" w:rsidRDefault="000A7FE6" w:rsidP="00C365B5">
    <w:pPr>
      <w:framePr w:w="360" w:hSpace="187" w:vSpace="187" w:wrap="auto" w:vAnchor="page" w:hAnchor="page" w:x="1153" w:y="1513"/>
      <w:spacing w:line="468" w:lineRule="exact"/>
      <w:ind w:right="72"/>
      <w:jc w:val="right"/>
    </w:pPr>
    <w:r>
      <w:t>13</w:t>
    </w:r>
  </w:p>
  <w:p w14:paraId="5B92DC86" w14:textId="77777777" w:rsidR="000A7FE6" w:rsidRDefault="000A7FE6" w:rsidP="00C365B5">
    <w:pPr>
      <w:framePr w:w="360" w:hSpace="187" w:vSpace="187" w:wrap="auto" w:vAnchor="page" w:hAnchor="page" w:x="1153" w:y="1513"/>
      <w:spacing w:line="468" w:lineRule="exact"/>
      <w:ind w:right="72"/>
      <w:jc w:val="right"/>
    </w:pPr>
    <w:r>
      <w:t>14</w:t>
    </w:r>
  </w:p>
  <w:p w14:paraId="2C22F160" w14:textId="77777777" w:rsidR="000A7FE6" w:rsidRDefault="000A7FE6" w:rsidP="00C365B5">
    <w:pPr>
      <w:framePr w:w="360" w:hSpace="187" w:vSpace="187" w:wrap="auto" w:vAnchor="page" w:hAnchor="page" w:x="1153" w:y="1513"/>
      <w:spacing w:line="468" w:lineRule="exact"/>
      <w:ind w:right="72"/>
      <w:jc w:val="right"/>
    </w:pPr>
    <w:r>
      <w:t>15</w:t>
    </w:r>
  </w:p>
  <w:p w14:paraId="5392AA8B" w14:textId="77777777" w:rsidR="000A7FE6" w:rsidRDefault="000A7FE6" w:rsidP="00C365B5">
    <w:pPr>
      <w:framePr w:w="360" w:hSpace="187" w:vSpace="187" w:wrap="auto" w:vAnchor="page" w:hAnchor="page" w:x="1153" w:y="1513"/>
      <w:spacing w:line="468" w:lineRule="exact"/>
      <w:ind w:right="72"/>
      <w:jc w:val="right"/>
    </w:pPr>
    <w:r>
      <w:t>16</w:t>
    </w:r>
  </w:p>
  <w:p w14:paraId="3CA578F4" w14:textId="77777777" w:rsidR="000A7FE6" w:rsidRDefault="000A7FE6" w:rsidP="00C365B5">
    <w:pPr>
      <w:framePr w:w="360" w:hSpace="187" w:vSpace="187" w:wrap="auto" w:vAnchor="page" w:hAnchor="page" w:x="1153" w:y="1513"/>
      <w:spacing w:line="468" w:lineRule="exact"/>
      <w:ind w:right="72"/>
      <w:jc w:val="right"/>
    </w:pPr>
    <w:r>
      <w:t>17</w:t>
    </w:r>
  </w:p>
  <w:p w14:paraId="331DF60B" w14:textId="77777777" w:rsidR="000A7FE6" w:rsidRDefault="000A7FE6" w:rsidP="00C365B5">
    <w:pPr>
      <w:framePr w:w="360" w:hSpace="187" w:vSpace="187" w:wrap="auto" w:vAnchor="page" w:hAnchor="page" w:x="1153" w:y="1513"/>
      <w:spacing w:line="468" w:lineRule="exact"/>
      <w:ind w:right="72"/>
      <w:jc w:val="right"/>
    </w:pPr>
    <w:r>
      <w:t>18</w:t>
    </w:r>
  </w:p>
  <w:p w14:paraId="1F74CFD3" w14:textId="77777777" w:rsidR="000A7FE6" w:rsidRDefault="000A7FE6" w:rsidP="00C365B5">
    <w:pPr>
      <w:framePr w:w="360" w:hSpace="187" w:vSpace="187" w:wrap="auto" w:vAnchor="page" w:hAnchor="page" w:x="1153" w:y="1513"/>
      <w:spacing w:line="468" w:lineRule="exact"/>
      <w:ind w:right="72"/>
      <w:jc w:val="right"/>
    </w:pPr>
    <w:r>
      <w:t>19</w:t>
    </w:r>
  </w:p>
  <w:p w14:paraId="5F55A499" w14:textId="77777777" w:rsidR="000A7FE6" w:rsidRDefault="000A7FE6" w:rsidP="00C365B5">
    <w:pPr>
      <w:framePr w:w="360" w:hSpace="187" w:vSpace="187" w:wrap="auto" w:vAnchor="page" w:hAnchor="page" w:x="1153" w:y="1513"/>
      <w:spacing w:line="468" w:lineRule="exact"/>
      <w:ind w:right="72"/>
      <w:jc w:val="right"/>
    </w:pPr>
    <w:r>
      <w:t>20</w:t>
    </w:r>
  </w:p>
  <w:p w14:paraId="73985E57" w14:textId="77777777" w:rsidR="000A7FE6" w:rsidRDefault="000A7FE6" w:rsidP="00C365B5">
    <w:pPr>
      <w:framePr w:w="360" w:hSpace="187" w:vSpace="187" w:wrap="auto" w:vAnchor="page" w:hAnchor="page" w:x="1153" w:y="1513"/>
      <w:spacing w:line="468" w:lineRule="exact"/>
      <w:ind w:right="72"/>
      <w:jc w:val="right"/>
    </w:pPr>
    <w:r>
      <w:t>21</w:t>
    </w:r>
  </w:p>
  <w:p w14:paraId="37682ADD" w14:textId="77777777" w:rsidR="000A7FE6" w:rsidRDefault="000A7FE6" w:rsidP="00C365B5">
    <w:pPr>
      <w:framePr w:w="360" w:hSpace="187" w:vSpace="187" w:wrap="auto" w:vAnchor="page" w:hAnchor="page" w:x="1153" w:y="1513"/>
      <w:spacing w:line="468" w:lineRule="exact"/>
      <w:ind w:right="72"/>
      <w:jc w:val="right"/>
    </w:pPr>
    <w:r>
      <w:t>22</w:t>
    </w:r>
  </w:p>
  <w:p w14:paraId="3241327C" w14:textId="77777777" w:rsidR="000A7FE6" w:rsidRDefault="000A7FE6" w:rsidP="00C365B5">
    <w:pPr>
      <w:framePr w:w="360" w:hSpace="187" w:vSpace="187" w:wrap="auto" w:vAnchor="page" w:hAnchor="page" w:x="1153" w:y="1513"/>
      <w:spacing w:line="468" w:lineRule="exact"/>
      <w:ind w:right="72"/>
      <w:jc w:val="right"/>
    </w:pPr>
    <w:r>
      <w:t>23</w:t>
    </w:r>
  </w:p>
  <w:p w14:paraId="0A3A7C7E" w14:textId="77777777" w:rsidR="000A7FE6" w:rsidRDefault="000A7FE6" w:rsidP="00C365B5">
    <w:pPr>
      <w:framePr w:w="360" w:hSpace="187" w:vSpace="187" w:wrap="auto" w:vAnchor="page" w:hAnchor="page" w:x="1153" w:y="1513"/>
      <w:spacing w:line="468" w:lineRule="exact"/>
      <w:ind w:right="72"/>
      <w:jc w:val="right"/>
    </w:pPr>
    <w:r>
      <w:t>24</w:t>
    </w:r>
  </w:p>
  <w:p w14:paraId="00C69F28" w14:textId="77777777" w:rsidR="000A7FE6" w:rsidRDefault="000A7FE6" w:rsidP="00C365B5">
    <w:pPr>
      <w:framePr w:w="360" w:hSpace="187" w:vSpace="187" w:wrap="auto" w:vAnchor="page" w:hAnchor="page" w:x="1153" w:y="1513"/>
      <w:spacing w:line="468" w:lineRule="exact"/>
      <w:ind w:right="72"/>
      <w:jc w:val="right"/>
    </w:pPr>
    <w:r>
      <w:t>25</w:t>
    </w:r>
  </w:p>
  <w:p w14:paraId="5ED4698B" w14:textId="77777777" w:rsidR="000A7FE6" w:rsidRDefault="000A7FE6" w:rsidP="00C365B5">
    <w:pPr>
      <w:framePr w:w="360" w:hSpace="187" w:vSpace="187" w:wrap="auto" w:vAnchor="page" w:hAnchor="page" w:x="1153" w:y="1513"/>
      <w:spacing w:line="468" w:lineRule="exact"/>
      <w:ind w:right="72"/>
      <w:jc w:val="right"/>
    </w:pPr>
    <w:r>
      <w:t>26</w:t>
    </w:r>
  </w:p>
  <w:p w14:paraId="15E1D330" w14:textId="77777777" w:rsidR="000A7FE6" w:rsidRDefault="000A7FE6" w:rsidP="00C365B5">
    <w:pPr>
      <w:framePr w:w="360" w:hSpace="187" w:vSpace="187" w:wrap="auto" w:vAnchor="page" w:hAnchor="page" w:x="1153" w:y="1513"/>
      <w:spacing w:line="468" w:lineRule="exact"/>
      <w:ind w:right="72"/>
      <w:jc w:val="right"/>
    </w:pPr>
    <w:r>
      <w:t>27</w:t>
    </w:r>
  </w:p>
  <w:p w14:paraId="136FA7A4" w14:textId="77777777" w:rsidR="000A7FE6" w:rsidRDefault="000A7FE6" w:rsidP="00C365B5">
    <w:pPr>
      <w:framePr w:w="360" w:hSpace="187" w:vSpace="187" w:wrap="auto" w:vAnchor="page" w:hAnchor="page" w:x="1153" w:y="1513"/>
      <w:spacing w:line="468" w:lineRule="exact"/>
      <w:ind w:right="72"/>
      <w:jc w:val="right"/>
    </w:pPr>
    <w:r>
      <w:t>28</w:t>
    </w:r>
  </w:p>
  <w:p w14:paraId="3D7EF1D4" w14:textId="77777777" w:rsidR="000A7FE6" w:rsidRDefault="00D655DD" w:rsidP="00C365B5">
    <w:pPr>
      <w:spacing w:line="468" w:lineRule="exact"/>
    </w:pPr>
    <w:r>
      <w:rPr>
        <w:noProof/>
      </w:rPr>
      <mc:AlternateContent>
        <mc:Choice Requires="wps">
          <w:drawing>
            <wp:anchor distT="0" distB="0" distL="114300" distR="114300" simplePos="0" relativeHeight="251662336" behindDoc="0" locked="0" layoutInCell="1" allowOverlap="1" wp14:anchorId="633D7B8C" wp14:editId="48B992E9">
              <wp:simplePos x="0" y="0"/>
              <wp:positionH relativeFrom="column">
                <wp:posOffset>-1068070</wp:posOffset>
              </wp:positionH>
              <wp:positionV relativeFrom="paragraph">
                <wp:posOffset>3591560</wp:posOffset>
              </wp:positionV>
              <wp:extent cx="571500" cy="205740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057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801039" w14:textId="77777777" w:rsidR="000A7FE6" w:rsidRPr="00B62806" w:rsidRDefault="000A7FE6" w:rsidP="00B62806">
                          <w:pPr>
                            <w:jc w:val="center"/>
                            <w:rPr>
                              <w:b/>
                              <w:sz w:val="16"/>
                              <w:szCs w:val="16"/>
                            </w:rPr>
                          </w:pPr>
                          <w:r w:rsidRPr="00B62806">
                            <w:rPr>
                              <w:b/>
                              <w:sz w:val="16"/>
                              <w:szCs w:val="16"/>
                            </w:rPr>
                            <w:t>LAW OFFICE OF SHAFIEL A. KARIM</w:t>
                          </w:r>
                        </w:p>
                        <w:p w14:paraId="75FB299B" w14:textId="77777777" w:rsidR="000A7FE6" w:rsidRDefault="000A7FE6" w:rsidP="00B62806">
                          <w:pPr>
                            <w:jc w:val="center"/>
                            <w:rPr>
                              <w:sz w:val="16"/>
                              <w:szCs w:val="16"/>
                            </w:rPr>
                          </w:pPr>
                          <w:r>
                            <w:rPr>
                              <w:sz w:val="16"/>
                              <w:szCs w:val="16"/>
                            </w:rPr>
                            <w:t>13337 E. SOUTH ST., UNIT 16</w:t>
                          </w:r>
                        </w:p>
                        <w:p w14:paraId="3F78036A" w14:textId="77777777" w:rsidR="000A7FE6" w:rsidRPr="00B62806" w:rsidRDefault="000A7FE6" w:rsidP="00B62806">
                          <w:pPr>
                            <w:jc w:val="center"/>
                            <w:rPr>
                              <w:sz w:val="16"/>
                              <w:szCs w:val="16"/>
                            </w:rPr>
                          </w:pPr>
                          <w:r>
                            <w:rPr>
                              <w:sz w:val="16"/>
                              <w:szCs w:val="16"/>
                            </w:rPr>
                            <w:t>CERRITOS, CALIFORNIA 90703-7308</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7" o:spid="_x0000_s1026" type="#_x0000_t202" style="position:absolute;left:0;text-align:left;margin-left:-84.05pt;margin-top:282.8pt;width:45pt;height: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DHLtsCAAAqBgAADgAAAGRycy9lMm9Eb2MueG1srFRNb9swDL0P2H8QdE9tB07dGnUKN0WGAUFb&#10;rB16VmQpMSpLmqQkzob991GynaTdDuuwiy2RjxT5+HF13TYCbZmxtZIFTs5ijJikqqrlqsBfn+aj&#10;C4ysI7IiQklW4D2z+Hr68cPVTudsrNZKVMwgcCJtvtMFXjun8yiydM0aYs+UZhKUXJmGOLiaVVQZ&#10;sgPvjYjGcXwe7ZSptFGUWQvS206Jp8E/54y6e84tc0gUGGJz4WvCd+m/0fSK5CtD9LqmfRjkH6Jo&#10;SC3h0YOrW+II2pj6N1dNTY2yirszqppIcV5TFnKAbJL4TTaPa6JZyAXIsfpAk/1/bund9sGguipw&#10;hpEkDZToibUO3agWZZ6dnbY5gB41wFwLYqhyyNTqhaIvFiDRCaYzsID2bLTcNP4PeSIwhALsD6T7&#10;VygIJ1kyiUFDQTWOJ1kKF+/0aK2NdZ+YapA/FNhAUUMEZLuwroMOEP+YVPNaCJCTXMhXAvDZSVjo&#10;jM6a5BAJHD3SxxSq9mM2ycZlNrkcnZeTZJQm8cWoLOPx6HZexmWczmeX6c1PiKIhSZrvoH80dJ9n&#10;DhiaC7Lqa+XVf1eshtBXrZ0kUWiqLj9wHCgZQg2Udyx78q3bC9Yl/IVxKGcg2wvCILGZMGhLYAQI&#10;pUy6pCdYSEB7FAfC3mPY4wNlgcr3GHfkDy8r6Q7GTS2V6ZrLz/8x7OplCJl3+L7p+rw9Ba5dtsCV&#10;Py5VtYduNaqbdqvpvIbOWRDrHoiB8YZug5Xl7uHDhdoVWPUnjNbKfP+T3OML7L/jDMx9xQtsv22I&#10;YRiJzxJG8jJJU1C5cEmhf+BiTjXLU43cNDMFFUlgP2oajh7vxHDkRjXPsNxK/zCoiKQQXIHdcJy5&#10;bo/BcqSsLAMIloombiEfNR3m1I/GU/tMjO7nx0ET3alht5D8zRh1WF9aqcqNU7wOM3YktuceFlJo&#10;yX55+o13eg+o44qf/gIAAP//AwBQSwMEFAAGAAgAAAAhAGQDCNXgAAAADAEAAA8AAABkcnMvZG93&#10;bnJldi54bWxMj8FOwzAMhu9IvEPkSdy6tEgNodSdEBLSdgCJMu5Zk7XVGqc02da9PdmJHW1/+v39&#10;5Wq2AzuZyfeOELJlCsxQ43RPLcL2+z2RwHxQpNXgyCBcjIdVdX9XqkK7M32ZUx1aFkPIFwqhC2Es&#10;OPdNZ6zySzcaire9m6wKcZxarid1juF24I9pKrhVPcUPnRrNW2eaQ320CB+bz/x3vaWfprZy3Ajt&#10;LtlhjfiwmF9fgAUzh38YrvpRHarotHNH0p4NCEkmZBZZhFzkAlhEkqfrZocg5bMAXpX8tkT1BwAA&#10;//8DAFBLAQItABQABgAIAAAAIQDkmcPA+wAAAOEBAAATAAAAAAAAAAAAAAAAAAAAAABbQ29udGVu&#10;dF9UeXBlc10ueG1sUEsBAi0AFAAGAAgAAAAhACOyauHXAAAAlAEAAAsAAAAAAAAAAAAAAAAALAEA&#10;AF9yZWxzLy5yZWxzUEsBAi0AFAAGAAgAAAAhAGoQxy7bAgAAKgYAAA4AAAAAAAAAAAAAAAAALAIA&#10;AGRycy9lMm9Eb2MueG1sUEsBAi0AFAAGAAgAAAAhAGQDCNXgAAAADAEAAA8AAAAAAAAAAAAAAAAA&#10;MwUAAGRycy9kb3ducmV2LnhtbFBLBQYAAAAABAAEAPMAAABABgAAAAA=&#10;" filled="f" stroked="f">
              <v:path arrowok="t"/>
              <v:textbox style="layout-flow:vertical;mso-layout-flow-alt:bottom-to-top">
                <w:txbxContent>
                  <w:p w14:paraId="32801039" w14:textId="77777777" w:rsidR="000A7FE6" w:rsidRPr="00B62806" w:rsidRDefault="000A7FE6" w:rsidP="00B62806">
                    <w:pPr>
                      <w:jc w:val="center"/>
                      <w:rPr>
                        <w:b/>
                        <w:sz w:val="16"/>
                        <w:szCs w:val="16"/>
                      </w:rPr>
                    </w:pPr>
                    <w:r w:rsidRPr="00B62806">
                      <w:rPr>
                        <w:b/>
                        <w:sz w:val="16"/>
                        <w:szCs w:val="16"/>
                      </w:rPr>
                      <w:t>LAW OFFICE OF SHAFIEL A. KARIM</w:t>
                    </w:r>
                  </w:p>
                  <w:p w14:paraId="75FB299B" w14:textId="77777777" w:rsidR="000A7FE6" w:rsidRDefault="000A7FE6" w:rsidP="00B62806">
                    <w:pPr>
                      <w:jc w:val="center"/>
                      <w:rPr>
                        <w:sz w:val="16"/>
                        <w:szCs w:val="16"/>
                      </w:rPr>
                    </w:pPr>
                    <w:r>
                      <w:rPr>
                        <w:sz w:val="16"/>
                        <w:szCs w:val="16"/>
                      </w:rPr>
                      <w:t>13337 E. SOUTH ST., UNIT 16</w:t>
                    </w:r>
                  </w:p>
                  <w:p w14:paraId="3F78036A" w14:textId="77777777" w:rsidR="000A7FE6" w:rsidRPr="00B62806" w:rsidRDefault="000A7FE6" w:rsidP="00B62806">
                    <w:pPr>
                      <w:jc w:val="center"/>
                      <w:rPr>
                        <w:sz w:val="16"/>
                        <w:szCs w:val="16"/>
                      </w:rPr>
                    </w:pPr>
                    <w:r>
                      <w:rPr>
                        <w:sz w:val="16"/>
                        <w:szCs w:val="16"/>
                      </w:rPr>
                      <w:t>CERRITOS, CALIFORNIA 90703-7308</w:t>
                    </w:r>
                  </w:p>
                </w:txbxContent>
              </v:textbox>
              <w10:wrap type="square"/>
            </v:shap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FB312" w14:textId="77777777" w:rsidR="000A7FE6" w:rsidRDefault="000A7FE6" w:rsidP="00180C29">
    <w:pPr>
      <w:framePr w:w="360" w:hSpace="187" w:vSpace="187" w:wrap="auto" w:hAnchor="page" w:x="1153" w:yAlign="top"/>
      <w:ind w:right="72"/>
      <w:jc w:val="right"/>
    </w:pPr>
    <w:r>
      <w:t>1</w:t>
    </w:r>
  </w:p>
  <w:p w14:paraId="55457196" w14:textId="77777777" w:rsidR="000A7FE6" w:rsidRDefault="000A7FE6" w:rsidP="00180C29">
    <w:pPr>
      <w:framePr w:w="360" w:hSpace="187" w:vSpace="187" w:wrap="auto" w:hAnchor="page" w:x="1153" w:yAlign="top"/>
      <w:spacing w:line="480" w:lineRule="exact"/>
      <w:ind w:right="72"/>
      <w:jc w:val="right"/>
    </w:pPr>
    <w:r>
      <w:t>2</w:t>
    </w:r>
  </w:p>
  <w:p w14:paraId="64235C3C" w14:textId="77777777" w:rsidR="000A7FE6" w:rsidRDefault="000A7FE6" w:rsidP="00180C29">
    <w:pPr>
      <w:framePr w:w="360" w:hSpace="187" w:vSpace="187" w:wrap="auto" w:hAnchor="page" w:x="1153" w:yAlign="top"/>
      <w:spacing w:line="480" w:lineRule="exact"/>
      <w:ind w:right="72"/>
      <w:jc w:val="right"/>
    </w:pPr>
    <w:r>
      <w:t>3</w:t>
    </w:r>
  </w:p>
  <w:p w14:paraId="3B965FCF" w14:textId="77777777" w:rsidR="000A7FE6" w:rsidRDefault="000A7FE6" w:rsidP="00180C29">
    <w:pPr>
      <w:framePr w:w="360" w:hSpace="187" w:vSpace="187" w:wrap="auto" w:hAnchor="page" w:x="1153" w:yAlign="top"/>
      <w:spacing w:line="480" w:lineRule="exact"/>
      <w:ind w:right="72"/>
      <w:jc w:val="right"/>
    </w:pPr>
    <w:r>
      <w:t>4</w:t>
    </w:r>
  </w:p>
  <w:p w14:paraId="12E66543" w14:textId="77777777" w:rsidR="000A7FE6" w:rsidRDefault="000A7FE6" w:rsidP="00180C29">
    <w:pPr>
      <w:framePr w:w="360" w:hSpace="187" w:vSpace="187" w:wrap="auto" w:hAnchor="page" w:x="1153" w:yAlign="top"/>
      <w:spacing w:line="480" w:lineRule="exact"/>
      <w:ind w:right="72"/>
      <w:jc w:val="right"/>
    </w:pPr>
    <w:r>
      <w:t>5</w:t>
    </w:r>
  </w:p>
  <w:p w14:paraId="2BC785BF" w14:textId="77777777" w:rsidR="000A7FE6" w:rsidRDefault="000A7FE6" w:rsidP="00180C29">
    <w:pPr>
      <w:framePr w:w="360" w:hSpace="187" w:vSpace="187" w:wrap="auto" w:hAnchor="page" w:x="1153" w:yAlign="top"/>
      <w:spacing w:line="480" w:lineRule="exact"/>
      <w:ind w:right="72"/>
      <w:jc w:val="right"/>
    </w:pPr>
    <w:r>
      <w:t>6</w:t>
    </w:r>
  </w:p>
  <w:p w14:paraId="2062B207" w14:textId="77777777" w:rsidR="000A7FE6" w:rsidRDefault="000A7FE6" w:rsidP="00180C29">
    <w:pPr>
      <w:framePr w:w="360" w:hSpace="187" w:vSpace="187" w:wrap="auto" w:hAnchor="page" w:x="1153" w:yAlign="top"/>
      <w:spacing w:line="480" w:lineRule="exact"/>
      <w:ind w:right="72"/>
      <w:jc w:val="right"/>
    </w:pPr>
    <w:r>
      <w:t>7</w:t>
    </w:r>
  </w:p>
  <w:p w14:paraId="05546E85" w14:textId="77777777" w:rsidR="000A7FE6" w:rsidRDefault="000A7FE6" w:rsidP="00180C29">
    <w:pPr>
      <w:framePr w:w="360" w:hSpace="187" w:vSpace="187" w:wrap="auto" w:hAnchor="page" w:x="1153" w:yAlign="top"/>
      <w:spacing w:line="480" w:lineRule="exact"/>
      <w:ind w:right="72"/>
      <w:jc w:val="right"/>
    </w:pPr>
    <w:r>
      <w:t>8</w:t>
    </w:r>
  </w:p>
  <w:p w14:paraId="13208BBB" w14:textId="77777777" w:rsidR="000A7FE6" w:rsidRDefault="000A7FE6" w:rsidP="00180C29">
    <w:pPr>
      <w:framePr w:w="360" w:hSpace="187" w:vSpace="187" w:wrap="auto" w:hAnchor="page" w:x="1153" w:yAlign="top"/>
      <w:spacing w:line="480" w:lineRule="exact"/>
      <w:ind w:right="72"/>
      <w:jc w:val="right"/>
    </w:pPr>
    <w:r>
      <w:t>9</w:t>
    </w:r>
  </w:p>
  <w:p w14:paraId="629D4D3D" w14:textId="77777777" w:rsidR="000A7FE6" w:rsidRDefault="000A7FE6" w:rsidP="00180C29">
    <w:pPr>
      <w:framePr w:w="360" w:hSpace="187" w:vSpace="187" w:wrap="auto" w:hAnchor="page" w:x="1153" w:yAlign="top"/>
      <w:spacing w:line="480" w:lineRule="exact"/>
      <w:ind w:right="72"/>
      <w:jc w:val="right"/>
    </w:pPr>
    <w:r>
      <w:t>10</w:t>
    </w:r>
  </w:p>
  <w:p w14:paraId="47A901DD" w14:textId="77777777" w:rsidR="000A7FE6" w:rsidRDefault="000A7FE6" w:rsidP="00180C29">
    <w:pPr>
      <w:framePr w:w="360" w:hSpace="187" w:vSpace="187" w:wrap="auto" w:hAnchor="page" w:x="1153" w:yAlign="top"/>
      <w:spacing w:line="480" w:lineRule="exact"/>
      <w:ind w:right="72"/>
      <w:jc w:val="right"/>
    </w:pPr>
    <w:r>
      <w:t>11</w:t>
    </w:r>
  </w:p>
  <w:p w14:paraId="39B959EC" w14:textId="77777777" w:rsidR="000A7FE6" w:rsidRDefault="000A7FE6" w:rsidP="00180C29">
    <w:pPr>
      <w:framePr w:w="360" w:hSpace="187" w:vSpace="187" w:wrap="auto" w:hAnchor="page" w:x="1153" w:yAlign="top"/>
      <w:spacing w:line="480" w:lineRule="exact"/>
      <w:ind w:right="72"/>
      <w:jc w:val="right"/>
    </w:pPr>
    <w:r>
      <w:t>12</w:t>
    </w:r>
  </w:p>
  <w:p w14:paraId="16BB7606" w14:textId="77777777" w:rsidR="000A7FE6" w:rsidRDefault="000A7FE6" w:rsidP="00180C29">
    <w:pPr>
      <w:framePr w:w="360" w:hSpace="187" w:vSpace="187" w:wrap="auto" w:hAnchor="page" w:x="1153" w:yAlign="top"/>
      <w:spacing w:line="480" w:lineRule="exact"/>
      <w:ind w:right="72"/>
      <w:jc w:val="right"/>
    </w:pPr>
    <w:r>
      <w:t>13</w:t>
    </w:r>
  </w:p>
  <w:p w14:paraId="30AB7C01" w14:textId="77777777" w:rsidR="000A7FE6" w:rsidRDefault="000A7FE6" w:rsidP="00180C29">
    <w:pPr>
      <w:framePr w:w="360" w:hSpace="187" w:vSpace="187" w:wrap="auto" w:hAnchor="page" w:x="1153" w:yAlign="top"/>
      <w:spacing w:line="480" w:lineRule="exact"/>
      <w:ind w:right="72"/>
      <w:jc w:val="right"/>
    </w:pPr>
    <w:r>
      <w:t>14</w:t>
    </w:r>
  </w:p>
  <w:p w14:paraId="3DC0F234" w14:textId="77777777" w:rsidR="000A7FE6" w:rsidRDefault="000A7FE6" w:rsidP="00180C29">
    <w:pPr>
      <w:framePr w:w="360" w:hSpace="187" w:vSpace="187" w:wrap="auto" w:hAnchor="page" w:x="1153" w:yAlign="top"/>
      <w:spacing w:line="480" w:lineRule="exact"/>
      <w:ind w:right="72"/>
      <w:jc w:val="right"/>
    </w:pPr>
    <w:r>
      <w:t>15</w:t>
    </w:r>
  </w:p>
  <w:p w14:paraId="2E188571" w14:textId="77777777" w:rsidR="000A7FE6" w:rsidRDefault="000A7FE6" w:rsidP="00180C29">
    <w:pPr>
      <w:framePr w:w="360" w:hSpace="187" w:vSpace="187" w:wrap="auto" w:hAnchor="page" w:x="1153" w:yAlign="top"/>
      <w:spacing w:line="480" w:lineRule="exact"/>
      <w:ind w:right="72"/>
      <w:jc w:val="right"/>
    </w:pPr>
    <w:r>
      <w:t>16</w:t>
    </w:r>
  </w:p>
  <w:p w14:paraId="7DC3FDA3" w14:textId="77777777" w:rsidR="000A7FE6" w:rsidRDefault="000A7FE6" w:rsidP="00180C29">
    <w:pPr>
      <w:framePr w:w="360" w:hSpace="187" w:vSpace="187" w:wrap="auto" w:hAnchor="page" w:x="1153" w:yAlign="top"/>
      <w:spacing w:line="480" w:lineRule="exact"/>
      <w:ind w:right="72"/>
      <w:jc w:val="right"/>
    </w:pPr>
    <w:r>
      <w:t>17</w:t>
    </w:r>
  </w:p>
  <w:p w14:paraId="62E66241" w14:textId="77777777" w:rsidR="000A7FE6" w:rsidRDefault="000A7FE6" w:rsidP="00180C29">
    <w:pPr>
      <w:framePr w:w="360" w:hSpace="187" w:vSpace="187" w:wrap="auto" w:hAnchor="page" w:x="1153" w:yAlign="top"/>
      <w:spacing w:line="480" w:lineRule="exact"/>
      <w:ind w:right="72"/>
      <w:jc w:val="right"/>
    </w:pPr>
    <w:r>
      <w:t>18</w:t>
    </w:r>
  </w:p>
  <w:p w14:paraId="3B54442F" w14:textId="77777777" w:rsidR="000A7FE6" w:rsidRDefault="000A7FE6" w:rsidP="00180C29">
    <w:pPr>
      <w:framePr w:w="360" w:hSpace="187" w:vSpace="187" w:wrap="auto" w:hAnchor="page" w:x="1153" w:yAlign="top"/>
      <w:spacing w:line="480" w:lineRule="exact"/>
      <w:ind w:right="72"/>
      <w:jc w:val="right"/>
    </w:pPr>
    <w:r>
      <w:t>19</w:t>
    </w:r>
  </w:p>
  <w:p w14:paraId="2AC8A07C" w14:textId="77777777" w:rsidR="000A7FE6" w:rsidRDefault="000A7FE6" w:rsidP="00180C29">
    <w:pPr>
      <w:framePr w:w="360" w:hSpace="187" w:vSpace="187" w:wrap="auto" w:hAnchor="page" w:x="1153" w:yAlign="top"/>
      <w:spacing w:line="480" w:lineRule="exact"/>
      <w:ind w:right="72"/>
      <w:jc w:val="right"/>
    </w:pPr>
    <w:r>
      <w:t>20</w:t>
    </w:r>
  </w:p>
  <w:p w14:paraId="6DC16D9E" w14:textId="77777777" w:rsidR="000A7FE6" w:rsidRDefault="000A7FE6" w:rsidP="00180C29">
    <w:pPr>
      <w:framePr w:w="360" w:hSpace="187" w:vSpace="187" w:wrap="auto" w:hAnchor="page" w:x="1153" w:yAlign="top"/>
      <w:spacing w:line="480" w:lineRule="exact"/>
      <w:ind w:right="72"/>
      <w:jc w:val="right"/>
    </w:pPr>
    <w:r>
      <w:t>21</w:t>
    </w:r>
  </w:p>
  <w:p w14:paraId="3097258F" w14:textId="77777777" w:rsidR="000A7FE6" w:rsidRDefault="000A7FE6" w:rsidP="00180C29">
    <w:pPr>
      <w:framePr w:w="360" w:hSpace="187" w:vSpace="187" w:wrap="auto" w:hAnchor="page" w:x="1153" w:yAlign="top"/>
      <w:spacing w:line="480" w:lineRule="exact"/>
      <w:ind w:right="72"/>
      <w:jc w:val="right"/>
    </w:pPr>
    <w:r>
      <w:t>22</w:t>
    </w:r>
  </w:p>
  <w:p w14:paraId="3188ACCD" w14:textId="77777777" w:rsidR="000A7FE6" w:rsidRDefault="000A7FE6" w:rsidP="00180C29">
    <w:pPr>
      <w:framePr w:w="360" w:hSpace="187" w:vSpace="187" w:wrap="auto" w:hAnchor="page" w:x="1153" w:yAlign="top"/>
      <w:spacing w:line="480" w:lineRule="exact"/>
      <w:ind w:right="72"/>
      <w:jc w:val="right"/>
    </w:pPr>
    <w:r>
      <w:t>23</w:t>
    </w:r>
  </w:p>
  <w:p w14:paraId="635A03BF" w14:textId="77777777" w:rsidR="000A7FE6" w:rsidRDefault="000A7FE6" w:rsidP="00180C29">
    <w:pPr>
      <w:framePr w:w="360" w:hSpace="187" w:vSpace="187" w:wrap="auto" w:hAnchor="page" w:x="1153" w:yAlign="top"/>
      <w:spacing w:line="480" w:lineRule="exact"/>
      <w:ind w:right="72"/>
      <w:jc w:val="right"/>
    </w:pPr>
    <w:r>
      <w:t>24</w:t>
    </w:r>
  </w:p>
  <w:p w14:paraId="0F4E96F9" w14:textId="77777777" w:rsidR="000A7FE6" w:rsidRDefault="000A7FE6" w:rsidP="00180C29">
    <w:pPr>
      <w:framePr w:w="360" w:hSpace="187" w:vSpace="187" w:wrap="auto" w:hAnchor="page" w:x="1153" w:yAlign="top"/>
      <w:spacing w:line="480" w:lineRule="exact"/>
      <w:ind w:right="72"/>
      <w:jc w:val="right"/>
    </w:pPr>
    <w:r>
      <w:t>25</w:t>
    </w:r>
  </w:p>
  <w:p w14:paraId="5502871A" w14:textId="77777777" w:rsidR="000A7FE6" w:rsidRDefault="000A7FE6" w:rsidP="00180C29">
    <w:pPr>
      <w:framePr w:w="360" w:hSpace="187" w:vSpace="187" w:wrap="auto" w:hAnchor="page" w:x="1153" w:yAlign="top"/>
      <w:spacing w:line="480" w:lineRule="exact"/>
      <w:ind w:right="72"/>
      <w:jc w:val="right"/>
    </w:pPr>
    <w:r>
      <w:t>26</w:t>
    </w:r>
  </w:p>
  <w:p w14:paraId="5D05D692" w14:textId="77777777" w:rsidR="000A7FE6" w:rsidRDefault="000A7FE6" w:rsidP="00180C29">
    <w:pPr>
      <w:framePr w:w="360" w:hSpace="187" w:vSpace="187" w:wrap="auto" w:hAnchor="page" w:x="1153" w:yAlign="top"/>
      <w:spacing w:line="480" w:lineRule="exact"/>
      <w:ind w:right="72"/>
      <w:jc w:val="right"/>
    </w:pPr>
    <w:r>
      <w:t>27</w:t>
    </w:r>
  </w:p>
  <w:p w14:paraId="44058EFB" w14:textId="77777777" w:rsidR="000A7FE6" w:rsidRDefault="000A7FE6" w:rsidP="00180C29">
    <w:pPr>
      <w:framePr w:w="360" w:hSpace="187" w:vSpace="187" w:wrap="auto" w:hAnchor="page" w:x="1153" w:yAlign="top"/>
      <w:spacing w:line="480" w:lineRule="exact"/>
      <w:ind w:right="72"/>
      <w:jc w:val="right"/>
    </w:pPr>
    <w:r>
      <w:t>28</w:t>
    </w:r>
  </w:p>
  <w:p w14:paraId="244B1B43" w14:textId="77777777" w:rsidR="000A7FE6" w:rsidRDefault="00D655DD" w:rsidP="00180C29">
    <w:pPr>
      <w:spacing w:line="240" w:lineRule="exact"/>
    </w:pPr>
    <w:r>
      <w:rPr>
        <w:noProof/>
      </w:rPr>
      <mc:AlternateContent>
        <mc:Choice Requires="wps">
          <w:drawing>
            <wp:anchor distT="0" distB="0" distL="114299" distR="114299" simplePos="0" relativeHeight="251655168" behindDoc="0" locked="1" layoutInCell="1" allowOverlap="0" wp14:anchorId="1245C173" wp14:editId="191B1339">
              <wp:simplePos x="0" y="0"/>
              <wp:positionH relativeFrom="margin">
                <wp:posOffset>-127636</wp:posOffset>
              </wp:positionH>
              <wp:positionV relativeFrom="page">
                <wp:posOffset>2540</wp:posOffset>
              </wp:positionV>
              <wp:extent cx="0" cy="10058400"/>
              <wp:effectExtent l="0" t="0" r="25400" b="25400"/>
              <wp:wrapNone/>
              <wp:docPr id="3"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5168;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10pt,.2pt" to="-10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HGBxkCAAAuBAAADgAAAGRycy9lMm9Eb2MueG1srFNNj9owEL1X6n+wfIckbKAQEVZtgF7oFml3&#10;f4CxHWLVsS3bEFDV/96xA7S0l1XVHBx/zDy/efM8fzy1Eh25dUKrEmfDFCOuqGZC7Uv8+rIeTDFy&#10;nihGpFa8xGfu8OPi/bt5Zwo+0o2WjFsEIMoVnSlx470pksTRhrfEDbXhCg5rbVviYWn3CbOkA/RW&#10;JqM0nSSdtsxYTblzsLvsD/Ei4tc1p/5rXTvukSwxcPNxtHHchTFZzEmxt8Q0gl5okH9g0RKh4NIb&#10;1JJ4gg5W/AXVCmq107UfUt0muq4F5bEGqCZL/6jmuSGGx1pAHGduMrn/B0ufjluLBCvxA0aKtNCi&#10;Da/9J1CV2yzI0xlXQFSltjYUSE/q2Ww0/eaQ0lVD1J5Hmi9nA7kxI7lLCQtn4JJd90UziCEHr6NW&#10;p9q2ARJUQKfYkvOtJfzkEe03KexmaTqe5mnsV0KKa6axzn/mukVhUmIpVJCLFOS4cR64Q+g1JGwr&#10;vRZSxpZLhboSz8ajcUxwWgoWDkOYs/tdJS06kmCa+AUhAOwuzOqDYhGs4YStLnNPhOznEC9VwINa&#10;gM5l1rvi+yydraaraT7IR5PVIE8ZG3xcV/lgss4+jJcPy6paZj8CtSwvGsEYV4Hd1aFZ/jYHXN5K&#10;762bR28yJPfosUQge/1H0rGZoX+9E3aanbc2qBH6CqaMwZcHFFz/+zpG/Xrmi58AAAD//wMAUEsD&#10;BBQABgAIAAAAIQBJA2Po2wAAAAkBAAAPAAAAZHJzL2Rvd25yZXYueG1sTI9BT8JAEIXvJvyHzZB4&#10;IbAViyG1W2LU3ryIGK9Dd2wbu7Olu0D11zvGgx5f3ss33+Sb0XXqRENoPRu4WiSgiCtvW64N7F7K&#10;+RpUiMgWO89k4JMCbIrJRY6Z9Wd+ptM21kogHDI00MTYZ1qHqiGHYeF7Yune/eAwShxqbQc8C9x1&#10;epkkN9phy3KhwZ7uG6o+tkdnIJSvdCi/ZtUsebuuPS0PD0+PaMzldLy7BRVpjH9j+NEXdSjEae+P&#10;bIPqDMwFL1MDKSipf+Nedqt1moIucv3/g+IbAAD//wMAUEsBAi0AFAAGAAgAAAAhAOSZw8D7AAAA&#10;4QEAABMAAAAAAAAAAAAAAAAAAAAAAFtDb250ZW50X1R5cGVzXS54bWxQSwECLQAUAAYACAAAACEA&#10;I7Jq4dcAAACUAQAACwAAAAAAAAAAAAAAAAAsAQAAX3JlbHMvLnJlbHNQSwECLQAUAAYACAAAACEA&#10;D9HGBxkCAAAuBAAADgAAAAAAAAAAAAAAAAAsAgAAZHJzL2Uyb0RvYy54bWxQSwECLQAUAAYACAAA&#10;ACEASQNj6NsAAAAJAQAADwAAAAAAAAAAAAAAAABxBAAAZHJzL2Rvd25yZXYueG1sUEsFBgAAAAAE&#10;AAQA8wAAAHkFAAAAAA==&#10;" o:allowoverlap="f">
              <w10:wrap anchorx="margin" anchory="page"/>
              <w10:anchorlock/>
            </v:line>
          </w:pict>
        </mc:Fallback>
      </mc:AlternateContent>
    </w:r>
    <w:r>
      <w:rPr>
        <w:noProof/>
      </w:rPr>
      <mc:AlternateContent>
        <mc:Choice Requires="wps">
          <w:drawing>
            <wp:anchor distT="0" distB="0" distL="114299" distR="114299" simplePos="0" relativeHeight="251656192" behindDoc="0" locked="1" layoutInCell="1" allowOverlap="0" wp14:anchorId="3EBD3F42" wp14:editId="7D30A0BD">
              <wp:simplePos x="0" y="0"/>
              <wp:positionH relativeFrom="margin">
                <wp:posOffset>-90806</wp:posOffset>
              </wp:positionH>
              <wp:positionV relativeFrom="page">
                <wp:posOffset>2540</wp:posOffset>
              </wp:positionV>
              <wp:extent cx="0" cy="10058400"/>
              <wp:effectExtent l="0" t="0" r="25400" b="2540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6192;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7.1pt,.2pt" to="-7.1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wWxBcCAAAuBAAADgAAAGRycy9lMm9Eb2MueG1srFPLrtowEN1X6j9Y3kMeDRQiwlUboBvaIt3b&#10;DzC2Q6w6tmUbAqr67x07gLjtpqqahTMezxyfOTNePJ07iU7cOqFVhbNxihFXVDOhDhX+9rIZzTBy&#10;nihGpFa8whfu8NPy7ZtFb0qe61ZLxi0CEOXK3lS49d6USeJoyzvixtpwBYeNth3xsLWHhFnSA3on&#10;kzxNp0mvLTNWU+4ceFfDIV5G/Kbh1H9tGsc9khUGbj6uNq77sCbLBSkPlphW0CsN8g8sOiIUXHqH&#10;WhFP0NGKP6A6Qa12uvFjqrtEN42gPNYA1WTpb9U8t8TwWAuI48xdJvf/YOmX084iwSqcY6RIBy3a&#10;8sZ/BFW5zYM8vXElRNVqZ0OB9KyezVbT7w4pXbdEHXik+XIxkJuFjORVStg4A5fs+8+aQQw5eh21&#10;Oje2C5CgAjrHllzuLeFnj+jgpODN0nQyK9LYr4SUt0xjnf/EdYeCUWEpVJCLlOS0dT4wIeUtJLiV&#10;3ggpY8ulQn2F55N8EhOcloKFwxDm7GFfS4tOJAxN/GJZcPIYZvVRsQjWcsLWV9sTIQcbLpcq4EEt&#10;QOdqDVPxY57O17P1rBgV+XQ9KlLGRh82dTGabrL3k9W7VV2vsp+BWlaUrWCMq8DuNqFZ8XcTcH0r&#10;w2zdZ/QuQ/IaPeoFZG//SDo2M/RvmIS9ZpedvTUZhjIGXx9QmPrHPdiPz3z5CwAA//8DAFBLAwQU&#10;AAYACAAAACEA0HMG+9wAAAAJAQAADwAAAGRycy9kb3ducmV2LnhtbEyPwU7DMBBE70j8g7VIXKrW&#10;aQioCnEqBOTGhQLiuo2XJCJep7HbBr6eRT3AcTRPs2+L9eR6daAxdJ4NLBcJKOLa244bA68v1XwF&#10;KkRki71nMvBFAdbl+VmBufVHfqbDJjZKRjjkaKCNcci1DnVLDsPCD8TSffjRYZQ4NtqOeJRx1+s0&#10;SW60w47lQosD3bdUf272zkCo3mhXfc/qWfJ+1XhKdw9Pj2jM5cV0dwsq0hT/YPjVF3UoxWnr92yD&#10;6g3Ml1kqqIEMlNSnuBXuepVloMtC//+g/AEAAP//AwBQSwECLQAUAAYACAAAACEA5JnDwPsAAADh&#10;AQAAEwAAAAAAAAAAAAAAAAAAAAAAW0NvbnRlbnRfVHlwZXNdLnhtbFBLAQItABQABgAIAAAAIQAj&#10;smrh1wAAAJQBAAALAAAAAAAAAAAAAAAAACwBAABfcmVscy8ucmVsc1BLAQItABQABgAIAAAAIQAC&#10;LBbEFwIAAC4EAAAOAAAAAAAAAAAAAAAAACwCAABkcnMvZTJvRG9jLnhtbFBLAQItABQABgAIAAAA&#10;IQDQcwb73AAAAAkBAAAPAAAAAAAAAAAAAAAAAG8EAABkcnMvZG93bnJldi54bWxQSwUGAAAAAAQA&#10;BADzAAAAeAUAAAAA&#10;" o:allowoverlap="f">
              <w10:wrap anchorx="margin" anchory="page"/>
              <w10:anchorlock/>
            </v:line>
          </w:pict>
        </mc:Fallback>
      </mc:AlternateContent>
    </w:r>
    <w:r>
      <w:rPr>
        <w:noProof/>
      </w:rPr>
      <mc:AlternateContent>
        <mc:Choice Requires="wps">
          <w:drawing>
            <wp:anchor distT="0" distB="0" distL="114299" distR="114299" simplePos="0" relativeHeight="251657216" behindDoc="0" locked="1" layoutInCell="1" allowOverlap="0" wp14:anchorId="4D9363BA" wp14:editId="2A65B428">
              <wp:simplePos x="0" y="0"/>
              <wp:positionH relativeFrom="margin">
                <wp:posOffset>6263639</wp:posOffset>
              </wp:positionH>
              <wp:positionV relativeFrom="page">
                <wp:posOffset>2540</wp:posOffset>
              </wp:positionV>
              <wp:extent cx="0" cy="10058400"/>
              <wp:effectExtent l="0" t="0" r="25400" b="25400"/>
              <wp:wrapNone/>
              <wp:docPr id="1"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7216;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493.2pt,.2pt" to="493.2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Yk4MBgCAAAuBAAADgAAAGRycy9lMm9Eb2MueG1srFPBjtowEL1X6j9YvkMSGihEhFUboJdti7rb&#10;DzC2k1h1bMs2BFT133fsAGLbS1U1B2c8nnl+82a8fDh1Eh25dUKrEmfjFCOuqGZCNSX+/rwdzTFy&#10;nihGpFa8xGfu8MPq7Ztlbwo+0a2WjFsEIMoVvSlx670pksTRlnfEjbXhCg5rbTviYWubhFnSA3on&#10;k0mazpJeW2asptw58K6HQ7yK+HXNqf9a1457JEsM3HxcbVz3YU1WS1I0lphW0AsN8g8sOiIUXHqD&#10;WhNP0MGKP6A6Qa12uvZjqrtE17WgPNYA1WTpb9U8tcTwWAuI48xNJvf/YOmX484iwaB3GCnSQYu+&#10;iab1H0FWboM8vXEFRFVqZ0OB9KSezKOmPxxSumqJanik+Xw2kJuFjORVStg4A5fs+8+aQQw5eB21&#10;OtW2C5CgAjrFlpxvLeEnj+jgpODN0nQ6z9PYr4QU10xjnf/EdYeCUWIpVJCLFOT46HxgQoprSHAr&#10;vRVSxpZLhfoSL6aTaUxwWgoWDkOYs82+khYdSRia+MWy4OQ+zOqDYhGs5YRtLrYnQg42XC5VwINa&#10;gM7FGqbi5yJdbOabeT7KJ7PNKE8ZG33YVvlots3eT9fv1lW1zn4FalletIIxrgK764Rm+d9NwOWt&#10;DLN1m9GbDMlr9KgXkL3+I+nYzNC/YRL2mp139tpkGMoYfHlAYerv92DfP/PVCwAAAP//AwBQSwME&#10;FAAGAAgAAAAhAB+x1w/dAAAACQEAAA8AAABkcnMvZG93bnJldi54bWxMj8FOwzAQRO9I/IO1SFwq&#10;6lBCFUKcCgG5cWkBcd3GSxIRr9PYbQNfzyIOcFlpNE+zM8Vqcr060Bg6zwYu5wko4trbjhsDL8/V&#10;RQYqRGSLvWcy8EkBVuXpSYG59Ude02ETGyUhHHI00MY45FqHuiWHYe4HYvHe/egwihwbbUc8Srjr&#10;9SJJltphx/KhxYHuW6o/NntnIFSvtKu+ZvUsebtqPC12D0+PaMz52XR3CyrSFP9g+Kkv1aGUTlu/&#10;ZxtUb+AmW6aCGpAr9q/cCnedpSnostD/F5TfAAAA//8DAFBLAQItABQABgAIAAAAIQDkmcPA+wAA&#10;AOEBAAATAAAAAAAAAAAAAAAAAAAAAABbQ29udGVudF9UeXBlc10ueG1sUEsBAi0AFAAGAAgAAAAh&#10;ACOyauHXAAAAlAEAAAsAAAAAAAAAAAAAAAAALAEAAF9yZWxzLy5yZWxzUEsBAi0AFAAGAAgAAAAh&#10;AFmJODAYAgAALgQAAA4AAAAAAAAAAAAAAAAALAIAAGRycy9lMm9Eb2MueG1sUEsBAi0AFAAGAAgA&#10;AAAhAB+x1w/dAAAACQEAAA8AAAAAAAAAAAAAAAAAcAQAAGRycy9kb3ducmV2LnhtbFBLBQYAAAAA&#10;BAAEAPMAAAB6BQAAAAA=&#10;" o:allowoverlap="f">
              <w10:wrap anchorx="margin" anchory="page"/>
              <w10:anchorlock/>
            </v:line>
          </w:pict>
        </mc:Fallback>
      </mc:AlternateContent>
    </w:r>
  </w:p>
  <w:p w14:paraId="70619847" w14:textId="77777777" w:rsidR="000A7FE6" w:rsidRDefault="000A7FE6"/>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101411C8"/>
    <w:lvl w:ilvl="0">
      <w:start w:val="1"/>
      <w:numFmt w:val="upperRoman"/>
      <w:pStyle w:val="Heading1"/>
      <w:lvlText w:val="%1."/>
      <w:legacy w:legacy="1" w:legacySpace="144" w:legacyIndent="0"/>
      <w:lvlJc w:val="left"/>
      <w:rPr>
        <w:u w:val="none"/>
      </w:rPr>
    </w:lvl>
    <w:lvl w:ilvl="1">
      <w:start w:val="1"/>
      <w:numFmt w:val="upperLetter"/>
      <w:pStyle w:val="Heading2"/>
      <w:lvlText w:val="%2."/>
      <w:legacy w:legacy="1" w:legacySpace="0" w:legacyIndent="720"/>
      <w:lvlJc w:val="left"/>
      <w:pPr>
        <w:ind w:left="1440" w:hanging="720"/>
      </w:pPr>
      <w:rPr>
        <w:u w:val="none"/>
      </w:rPr>
    </w:lvl>
    <w:lvl w:ilvl="2">
      <w:start w:val="1"/>
      <w:numFmt w:val="decimal"/>
      <w:pStyle w:val="Heading3"/>
      <w:lvlText w:val="%3."/>
      <w:legacy w:legacy="1" w:legacySpace="0" w:legacyIndent="720"/>
      <w:lvlJc w:val="left"/>
      <w:pPr>
        <w:ind w:left="2160" w:hanging="720"/>
      </w:pPr>
      <w:rPr>
        <w:u w:val="none"/>
      </w:rPr>
    </w:lvl>
    <w:lvl w:ilvl="3">
      <w:start w:val="1"/>
      <w:numFmt w:val="lowerLetter"/>
      <w:pStyle w:val="Heading4"/>
      <w:lvlText w:val="%4."/>
      <w:legacy w:legacy="1" w:legacySpace="0" w:legacyIndent="720"/>
      <w:lvlJc w:val="left"/>
      <w:pPr>
        <w:ind w:left="2880" w:hanging="720"/>
      </w:pPr>
      <w:rPr>
        <w:u w:val="none"/>
      </w:rPr>
    </w:lvl>
    <w:lvl w:ilvl="4">
      <w:start w:val="1"/>
      <w:numFmt w:val="lowerRoman"/>
      <w:pStyle w:val="Heading5"/>
      <w:lvlText w:val="(%5)"/>
      <w:legacy w:legacy="1" w:legacySpace="0" w:legacyIndent="720"/>
      <w:lvlJc w:val="left"/>
      <w:pPr>
        <w:ind w:left="3600" w:hanging="720"/>
      </w:pPr>
      <w:rPr>
        <w:u w:val="none"/>
      </w:rPr>
    </w:lvl>
    <w:lvl w:ilvl="5">
      <w:start w:val="1"/>
      <w:numFmt w:val="upperLetter"/>
      <w:pStyle w:val="Heading6"/>
      <w:lvlText w:val="%6."/>
      <w:legacy w:legacy="1" w:legacySpace="0" w:legacyIndent="720"/>
      <w:lvlJc w:val="left"/>
      <w:pPr>
        <w:ind w:left="4320" w:hanging="720"/>
      </w:pPr>
      <w:rPr>
        <w:u w:val="none"/>
      </w:rPr>
    </w:lvl>
    <w:lvl w:ilvl="6">
      <w:start w:val="1"/>
      <w:numFmt w:val="decimal"/>
      <w:pStyle w:val="Heading7"/>
      <w:lvlText w:val="%7."/>
      <w:legacy w:legacy="1" w:legacySpace="0" w:legacyIndent="720"/>
      <w:lvlJc w:val="left"/>
      <w:pPr>
        <w:ind w:left="5040" w:hanging="720"/>
      </w:pPr>
      <w:rPr>
        <w:u w:val="none"/>
      </w:rPr>
    </w:lvl>
    <w:lvl w:ilvl="7">
      <w:start w:val="1"/>
      <w:numFmt w:val="lowerLetter"/>
      <w:pStyle w:val="Heading8"/>
      <w:lvlText w:val="%8."/>
      <w:legacy w:legacy="1" w:legacySpace="0" w:legacyIndent="720"/>
      <w:lvlJc w:val="left"/>
      <w:pPr>
        <w:ind w:left="5760" w:hanging="720"/>
      </w:pPr>
      <w:rPr>
        <w:u w:val="none"/>
      </w:rPr>
    </w:lvl>
    <w:lvl w:ilvl="8">
      <w:start w:val="1"/>
      <w:numFmt w:val="lowerRoman"/>
      <w:pStyle w:val="Heading9"/>
      <w:lvlText w:val="(%9)"/>
      <w:legacy w:legacy="1" w:legacySpace="0" w:legacyIndent="720"/>
      <w:lvlJc w:val="left"/>
      <w:pPr>
        <w:ind w:left="6480" w:hanging="720"/>
      </w:pPr>
      <w:rPr>
        <w:u w:val="none"/>
      </w:rPr>
    </w:lvl>
  </w:abstractNum>
  <w:abstractNum w:abstractNumId="1">
    <w:nsid w:val="00000002"/>
    <w:multiLevelType w:val="multilevel"/>
    <w:tmpl w:val="00000000"/>
    <w:name w:val="Numbers 2"/>
    <w:lvl w:ilvl="0">
      <w:start w:val="1"/>
      <w:numFmt w:val="decimal"/>
      <w:lvlText w:val="%1."/>
      <w:lvlJc w:val="left"/>
    </w:lvl>
    <w:lvl w:ilvl="1">
      <w:start w:val="1"/>
      <w:numFmt w:val="lowerLetter"/>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nsid w:val="041A78C7"/>
    <w:multiLevelType w:val="hybridMultilevel"/>
    <w:tmpl w:val="56789388"/>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F90045"/>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nsid w:val="0CD74B01"/>
    <w:multiLevelType w:val="hybridMultilevel"/>
    <w:tmpl w:val="30082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8B30BB"/>
    <w:multiLevelType w:val="hybridMultilevel"/>
    <w:tmpl w:val="7D56CCC4"/>
    <w:lvl w:ilvl="0" w:tplc="0409000F">
      <w:start w:val="1"/>
      <w:numFmt w:val="decimal"/>
      <w:lvlText w:val="%1."/>
      <w:lvlJc w:val="left"/>
      <w:pPr>
        <w:tabs>
          <w:tab w:val="num" w:pos="1440"/>
        </w:tabs>
        <w:ind w:left="1440" w:hanging="360"/>
      </w:pPr>
    </w:lvl>
    <w:lvl w:ilvl="1" w:tplc="39D0306A">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171D757A"/>
    <w:multiLevelType w:val="hybridMultilevel"/>
    <w:tmpl w:val="1DE2E52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68772A"/>
    <w:multiLevelType w:val="multilevel"/>
    <w:tmpl w:val="B37400E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nsid w:val="1A8E64FD"/>
    <w:multiLevelType w:val="hybridMultilevel"/>
    <w:tmpl w:val="706C687C"/>
    <w:lvl w:ilvl="0" w:tplc="0409000F">
      <w:start w:val="1"/>
      <w:numFmt w:val="decimal"/>
      <w:lvlText w:val="%1."/>
      <w:lvlJc w:val="left"/>
      <w:pPr>
        <w:ind w:left="720" w:hanging="360"/>
      </w:pPr>
    </w:lvl>
    <w:lvl w:ilvl="1" w:tplc="B4DA98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B7181C"/>
    <w:multiLevelType w:val="hybridMultilevel"/>
    <w:tmpl w:val="F7787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7B73BF"/>
    <w:multiLevelType w:val="hybridMultilevel"/>
    <w:tmpl w:val="06D22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6C0D6C"/>
    <w:multiLevelType w:val="hybridMultilevel"/>
    <w:tmpl w:val="2DC2B9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DFD73D5"/>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B857DD"/>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nsid w:val="31D20063"/>
    <w:multiLevelType w:val="hybridMultilevel"/>
    <w:tmpl w:val="ED080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F1132B1"/>
    <w:multiLevelType w:val="hybridMultilevel"/>
    <w:tmpl w:val="C818B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9D24A0"/>
    <w:multiLevelType w:val="hybridMultilevel"/>
    <w:tmpl w:val="552E2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A469E1"/>
    <w:multiLevelType w:val="hybridMultilevel"/>
    <w:tmpl w:val="C75C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BD3B0B"/>
    <w:multiLevelType w:val="multilevel"/>
    <w:tmpl w:val="C32AA22E"/>
    <w:lvl w:ilvl="0">
      <w:start w:val="1"/>
      <w:numFmt w:val="decimal"/>
      <w:lvlText w:val="%1."/>
      <w:lvlJc w:val="left"/>
      <w:pPr>
        <w:ind w:left="720" w:firstLine="360"/>
      </w:pPr>
      <w:rPr>
        <w:rFonts w:ascii="Times New Roman" w:hAnsi="Times New Roman" w:cs="Times New Roman" w:hint="default"/>
        <w:b w:val="0"/>
        <w:sz w:val="24"/>
        <w:szCs w:val="24"/>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nsid w:val="50F75283"/>
    <w:multiLevelType w:val="hybridMultilevel"/>
    <w:tmpl w:val="586C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F72199"/>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8A38E9"/>
    <w:multiLevelType w:val="hybridMultilevel"/>
    <w:tmpl w:val="F2E4A8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62FB0EFF"/>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nsid w:val="76D048C2"/>
    <w:multiLevelType w:val="hybridMultilevel"/>
    <w:tmpl w:val="B31CC510"/>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D964727"/>
    <w:multiLevelType w:val="hybridMultilevel"/>
    <w:tmpl w:val="D3F29026"/>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23"/>
  </w:num>
  <w:num w:numId="11">
    <w:abstractNumId w:val="5"/>
  </w:num>
  <w:num w:numId="12">
    <w:abstractNumId w:val="9"/>
  </w:num>
  <w:num w:numId="13">
    <w:abstractNumId w:val="6"/>
  </w:num>
  <w:num w:numId="14">
    <w:abstractNumId w:val="24"/>
  </w:num>
  <w:num w:numId="15">
    <w:abstractNumId w:val="16"/>
  </w:num>
  <w:num w:numId="16">
    <w:abstractNumId w:val="11"/>
  </w:num>
  <w:num w:numId="17">
    <w:abstractNumId w:val="10"/>
  </w:num>
  <w:num w:numId="18">
    <w:abstractNumId w:val="8"/>
  </w:num>
  <w:num w:numId="19">
    <w:abstractNumId w:val="2"/>
  </w:num>
  <w:num w:numId="20">
    <w:abstractNumId w:val="19"/>
  </w:num>
  <w:num w:numId="21">
    <w:abstractNumId w:val="14"/>
  </w:num>
  <w:num w:numId="2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17"/>
  </w:num>
  <w:num w:numId="25">
    <w:abstractNumId w:val="12"/>
  </w:num>
  <w:num w:numId="26">
    <w:abstractNumId w:val="21"/>
  </w:num>
  <w:num w:numId="27">
    <w:abstractNumId w:val="20"/>
  </w:num>
  <w:num w:numId="28">
    <w:abstractNumId w:val="4"/>
  </w:num>
  <w:num w:numId="29">
    <w:abstractNumId w:val="18"/>
  </w:num>
  <w:num w:numId="30">
    <w:abstractNumId w:val="7"/>
  </w:num>
  <w:num w:numId="31">
    <w:abstractNumId w:val="3"/>
  </w:num>
  <w:num w:numId="32">
    <w:abstractNumId w:val="13"/>
  </w:num>
  <w:num w:numId="33">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autoHyphenation/>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BDE"/>
    <w:rsid w:val="00001EB8"/>
    <w:rsid w:val="00002B9E"/>
    <w:rsid w:val="00003820"/>
    <w:rsid w:val="000049CC"/>
    <w:rsid w:val="00005B54"/>
    <w:rsid w:val="00011327"/>
    <w:rsid w:val="00012E77"/>
    <w:rsid w:val="0001614D"/>
    <w:rsid w:val="00017A1E"/>
    <w:rsid w:val="0002091F"/>
    <w:rsid w:val="00020F62"/>
    <w:rsid w:val="000247D5"/>
    <w:rsid w:val="0002652F"/>
    <w:rsid w:val="00027ACE"/>
    <w:rsid w:val="0003008E"/>
    <w:rsid w:val="00030202"/>
    <w:rsid w:val="00030372"/>
    <w:rsid w:val="000312D2"/>
    <w:rsid w:val="00036A16"/>
    <w:rsid w:val="00037668"/>
    <w:rsid w:val="00037813"/>
    <w:rsid w:val="00037B41"/>
    <w:rsid w:val="00044797"/>
    <w:rsid w:val="0005111F"/>
    <w:rsid w:val="00052214"/>
    <w:rsid w:val="00054BBC"/>
    <w:rsid w:val="00055A50"/>
    <w:rsid w:val="000576C4"/>
    <w:rsid w:val="000627D4"/>
    <w:rsid w:val="00064014"/>
    <w:rsid w:val="000679A4"/>
    <w:rsid w:val="000703D9"/>
    <w:rsid w:val="000713AD"/>
    <w:rsid w:val="00071E60"/>
    <w:rsid w:val="0007383E"/>
    <w:rsid w:val="000756F8"/>
    <w:rsid w:val="0008007E"/>
    <w:rsid w:val="0008110B"/>
    <w:rsid w:val="00084F8B"/>
    <w:rsid w:val="00085789"/>
    <w:rsid w:val="000878DF"/>
    <w:rsid w:val="00090753"/>
    <w:rsid w:val="00093C28"/>
    <w:rsid w:val="00095B2C"/>
    <w:rsid w:val="00096D4A"/>
    <w:rsid w:val="0009742E"/>
    <w:rsid w:val="000A0733"/>
    <w:rsid w:val="000A16DD"/>
    <w:rsid w:val="000A33EC"/>
    <w:rsid w:val="000A5404"/>
    <w:rsid w:val="000A649C"/>
    <w:rsid w:val="000A7877"/>
    <w:rsid w:val="000A7FE6"/>
    <w:rsid w:val="000B013C"/>
    <w:rsid w:val="000B1659"/>
    <w:rsid w:val="000B1A1F"/>
    <w:rsid w:val="000B4E2A"/>
    <w:rsid w:val="000B5C58"/>
    <w:rsid w:val="000C0B96"/>
    <w:rsid w:val="000C0F72"/>
    <w:rsid w:val="000C1255"/>
    <w:rsid w:val="000C3BC6"/>
    <w:rsid w:val="000C613B"/>
    <w:rsid w:val="000C7147"/>
    <w:rsid w:val="000C772C"/>
    <w:rsid w:val="000D0CC9"/>
    <w:rsid w:val="000D0D1E"/>
    <w:rsid w:val="000D28DF"/>
    <w:rsid w:val="000D39C5"/>
    <w:rsid w:val="000D3EB8"/>
    <w:rsid w:val="000D3F14"/>
    <w:rsid w:val="000D7BB9"/>
    <w:rsid w:val="000E1030"/>
    <w:rsid w:val="000E2474"/>
    <w:rsid w:val="000E2D5B"/>
    <w:rsid w:val="000E65A4"/>
    <w:rsid w:val="000F0378"/>
    <w:rsid w:val="000F21DF"/>
    <w:rsid w:val="000F3114"/>
    <w:rsid w:val="000F636C"/>
    <w:rsid w:val="000F75C7"/>
    <w:rsid w:val="000F7CBF"/>
    <w:rsid w:val="00102DB7"/>
    <w:rsid w:val="00110FBC"/>
    <w:rsid w:val="00111FAF"/>
    <w:rsid w:val="00112995"/>
    <w:rsid w:val="001210C5"/>
    <w:rsid w:val="00125BF9"/>
    <w:rsid w:val="001339A5"/>
    <w:rsid w:val="00137B43"/>
    <w:rsid w:val="001408B1"/>
    <w:rsid w:val="001409F0"/>
    <w:rsid w:val="00140B82"/>
    <w:rsid w:val="0014114F"/>
    <w:rsid w:val="00143844"/>
    <w:rsid w:val="00150FAF"/>
    <w:rsid w:val="001525E2"/>
    <w:rsid w:val="00155780"/>
    <w:rsid w:val="0015600E"/>
    <w:rsid w:val="00160E8B"/>
    <w:rsid w:val="00162BD2"/>
    <w:rsid w:val="0016525D"/>
    <w:rsid w:val="001756F6"/>
    <w:rsid w:val="001762E8"/>
    <w:rsid w:val="00177534"/>
    <w:rsid w:val="00180C29"/>
    <w:rsid w:val="00181986"/>
    <w:rsid w:val="00183020"/>
    <w:rsid w:val="0018424D"/>
    <w:rsid w:val="00184257"/>
    <w:rsid w:val="00186783"/>
    <w:rsid w:val="00191061"/>
    <w:rsid w:val="0019110A"/>
    <w:rsid w:val="001914AC"/>
    <w:rsid w:val="00193636"/>
    <w:rsid w:val="00195427"/>
    <w:rsid w:val="00196E26"/>
    <w:rsid w:val="001A3341"/>
    <w:rsid w:val="001A3F1D"/>
    <w:rsid w:val="001A5BEA"/>
    <w:rsid w:val="001B160B"/>
    <w:rsid w:val="001B2F70"/>
    <w:rsid w:val="001B43D4"/>
    <w:rsid w:val="001B5CC4"/>
    <w:rsid w:val="001B6120"/>
    <w:rsid w:val="001B7D5F"/>
    <w:rsid w:val="001C48C7"/>
    <w:rsid w:val="001C5F97"/>
    <w:rsid w:val="001C6F0A"/>
    <w:rsid w:val="001C7D5A"/>
    <w:rsid w:val="001D12CD"/>
    <w:rsid w:val="001D390C"/>
    <w:rsid w:val="001D544D"/>
    <w:rsid w:val="001D7C27"/>
    <w:rsid w:val="001E0684"/>
    <w:rsid w:val="001E1F3C"/>
    <w:rsid w:val="001E24DB"/>
    <w:rsid w:val="001E3146"/>
    <w:rsid w:val="001E6031"/>
    <w:rsid w:val="001E6B30"/>
    <w:rsid w:val="001E7F6D"/>
    <w:rsid w:val="001F05B3"/>
    <w:rsid w:val="001F0A3E"/>
    <w:rsid w:val="001F21EC"/>
    <w:rsid w:val="001F29F9"/>
    <w:rsid w:val="001F325A"/>
    <w:rsid w:val="001F3A8C"/>
    <w:rsid w:val="001F5688"/>
    <w:rsid w:val="001F5956"/>
    <w:rsid w:val="001F59E9"/>
    <w:rsid w:val="001F6B9B"/>
    <w:rsid w:val="00200D3F"/>
    <w:rsid w:val="00200D6E"/>
    <w:rsid w:val="00203C0E"/>
    <w:rsid w:val="00203D6E"/>
    <w:rsid w:val="0020445C"/>
    <w:rsid w:val="00205C10"/>
    <w:rsid w:val="00206BC5"/>
    <w:rsid w:val="00207F39"/>
    <w:rsid w:val="002109A6"/>
    <w:rsid w:val="00210ADE"/>
    <w:rsid w:val="00212C46"/>
    <w:rsid w:val="00214F1E"/>
    <w:rsid w:val="00215E01"/>
    <w:rsid w:val="002203BE"/>
    <w:rsid w:val="0022112B"/>
    <w:rsid w:val="00223938"/>
    <w:rsid w:val="00224686"/>
    <w:rsid w:val="00233CFC"/>
    <w:rsid w:val="00234E02"/>
    <w:rsid w:val="00236BBB"/>
    <w:rsid w:val="00236C60"/>
    <w:rsid w:val="00241F5D"/>
    <w:rsid w:val="0024543C"/>
    <w:rsid w:val="002469F2"/>
    <w:rsid w:val="00250F80"/>
    <w:rsid w:val="002520C4"/>
    <w:rsid w:val="002537A7"/>
    <w:rsid w:val="0025456C"/>
    <w:rsid w:val="002579BE"/>
    <w:rsid w:val="00260F53"/>
    <w:rsid w:val="00262B18"/>
    <w:rsid w:val="002722EA"/>
    <w:rsid w:val="00272717"/>
    <w:rsid w:val="00280A19"/>
    <w:rsid w:val="00283ECB"/>
    <w:rsid w:val="002849E1"/>
    <w:rsid w:val="0028500F"/>
    <w:rsid w:val="002860CF"/>
    <w:rsid w:val="002872E2"/>
    <w:rsid w:val="002879C7"/>
    <w:rsid w:val="0029031A"/>
    <w:rsid w:val="0029083D"/>
    <w:rsid w:val="002946B7"/>
    <w:rsid w:val="0029544F"/>
    <w:rsid w:val="002955DC"/>
    <w:rsid w:val="00295E8A"/>
    <w:rsid w:val="00296C7E"/>
    <w:rsid w:val="002A0132"/>
    <w:rsid w:val="002A04F1"/>
    <w:rsid w:val="002A1A80"/>
    <w:rsid w:val="002A1BDE"/>
    <w:rsid w:val="002A2CD0"/>
    <w:rsid w:val="002A359E"/>
    <w:rsid w:val="002A363F"/>
    <w:rsid w:val="002A6977"/>
    <w:rsid w:val="002A6A84"/>
    <w:rsid w:val="002B0798"/>
    <w:rsid w:val="002B3788"/>
    <w:rsid w:val="002B5E5E"/>
    <w:rsid w:val="002B5F56"/>
    <w:rsid w:val="002B7956"/>
    <w:rsid w:val="002C06E6"/>
    <w:rsid w:val="002C3289"/>
    <w:rsid w:val="002C36CF"/>
    <w:rsid w:val="002C54B7"/>
    <w:rsid w:val="002D061B"/>
    <w:rsid w:val="002D2085"/>
    <w:rsid w:val="002D6707"/>
    <w:rsid w:val="002E3E47"/>
    <w:rsid w:val="002E4523"/>
    <w:rsid w:val="002E4761"/>
    <w:rsid w:val="002F172E"/>
    <w:rsid w:val="002F47B1"/>
    <w:rsid w:val="0030066B"/>
    <w:rsid w:val="003006EF"/>
    <w:rsid w:val="00301DD4"/>
    <w:rsid w:val="0030324A"/>
    <w:rsid w:val="003037E0"/>
    <w:rsid w:val="00310B61"/>
    <w:rsid w:val="00314212"/>
    <w:rsid w:val="00316BF0"/>
    <w:rsid w:val="003178BC"/>
    <w:rsid w:val="00323874"/>
    <w:rsid w:val="00324580"/>
    <w:rsid w:val="00325087"/>
    <w:rsid w:val="00325DA5"/>
    <w:rsid w:val="00327945"/>
    <w:rsid w:val="00327C86"/>
    <w:rsid w:val="00327C9B"/>
    <w:rsid w:val="00330C48"/>
    <w:rsid w:val="00331718"/>
    <w:rsid w:val="00332FB4"/>
    <w:rsid w:val="00335442"/>
    <w:rsid w:val="00335EAF"/>
    <w:rsid w:val="00337B1F"/>
    <w:rsid w:val="003409DF"/>
    <w:rsid w:val="003410F8"/>
    <w:rsid w:val="00341BDA"/>
    <w:rsid w:val="00342361"/>
    <w:rsid w:val="003423B9"/>
    <w:rsid w:val="00344C8B"/>
    <w:rsid w:val="0034652D"/>
    <w:rsid w:val="003476BE"/>
    <w:rsid w:val="00347D61"/>
    <w:rsid w:val="00355283"/>
    <w:rsid w:val="003554DD"/>
    <w:rsid w:val="00367EAF"/>
    <w:rsid w:val="0037010F"/>
    <w:rsid w:val="00376ACE"/>
    <w:rsid w:val="00377021"/>
    <w:rsid w:val="0037761B"/>
    <w:rsid w:val="00382810"/>
    <w:rsid w:val="0038445B"/>
    <w:rsid w:val="003869A6"/>
    <w:rsid w:val="00390448"/>
    <w:rsid w:val="003917D3"/>
    <w:rsid w:val="00394C1F"/>
    <w:rsid w:val="00396388"/>
    <w:rsid w:val="00396952"/>
    <w:rsid w:val="003A00AD"/>
    <w:rsid w:val="003A01F9"/>
    <w:rsid w:val="003A1BEC"/>
    <w:rsid w:val="003A4182"/>
    <w:rsid w:val="003A63C5"/>
    <w:rsid w:val="003A7771"/>
    <w:rsid w:val="003B0084"/>
    <w:rsid w:val="003B0F21"/>
    <w:rsid w:val="003B56FA"/>
    <w:rsid w:val="003B5762"/>
    <w:rsid w:val="003B6DB7"/>
    <w:rsid w:val="003C0B85"/>
    <w:rsid w:val="003C1F48"/>
    <w:rsid w:val="003C3AD5"/>
    <w:rsid w:val="003D0F26"/>
    <w:rsid w:val="003D3C96"/>
    <w:rsid w:val="003D45EA"/>
    <w:rsid w:val="003E0C33"/>
    <w:rsid w:val="003E27FF"/>
    <w:rsid w:val="003E3A50"/>
    <w:rsid w:val="003E5CF4"/>
    <w:rsid w:val="003E5FFF"/>
    <w:rsid w:val="003F0198"/>
    <w:rsid w:val="003F078E"/>
    <w:rsid w:val="003F3908"/>
    <w:rsid w:val="003F522F"/>
    <w:rsid w:val="003F53BE"/>
    <w:rsid w:val="003F5902"/>
    <w:rsid w:val="003F6EFD"/>
    <w:rsid w:val="00401394"/>
    <w:rsid w:val="00401477"/>
    <w:rsid w:val="00401E32"/>
    <w:rsid w:val="0040297F"/>
    <w:rsid w:val="00404F25"/>
    <w:rsid w:val="00406692"/>
    <w:rsid w:val="00410A5F"/>
    <w:rsid w:val="00410DC4"/>
    <w:rsid w:val="00414A8E"/>
    <w:rsid w:val="004161F0"/>
    <w:rsid w:val="004167D8"/>
    <w:rsid w:val="00417073"/>
    <w:rsid w:val="00422848"/>
    <w:rsid w:val="00423EBE"/>
    <w:rsid w:val="00430371"/>
    <w:rsid w:val="00431CB2"/>
    <w:rsid w:val="004354E1"/>
    <w:rsid w:val="004413C0"/>
    <w:rsid w:val="004437C0"/>
    <w:rsid w:val="00443AAC"/>
    <w:rsid w:val="00443E76"/>
    <w:rsid w:val="004465FD"/>
    <w:rsid w:val="004478FA"/>
    <w:rsid w:val="00447AD1"/>
    <w:rsid w:val="00447F7C"/>
    <w:rsid w:val="0045221C"/>
    <w:rsid w:val="00453642"/>
    <w:rsid w:val="00454C3A"/>
    <w:rsid w:val="00455B1B"/>
    <w:rsid w:val="00455F87"/>
    <w:rsid w:val="00457322"/>
    <w:rsid w:val="00457450"/>
    <w:rsid w:val="00460AFF"/>
    <w:rsid w:val="004621FA"/>
    <w:rsid w:val="0046279F"/>
    <w:rsid w:val="00462820"/>
    <w:rsid w:val="00463D0E"/>
    <w:rsid w:val="00465A13"/>
    <w:rsid w:val="004703A1"/>
    <w:rsid w:val="00472A2D"/>
    <w:rsid w:val="00473962"/>
    <w:rsid w:val="0047518C"/>
    <w:rsid w:val="00476EAD"/>
    <w:rsid w:val="00477440"/>
    <w:rsid w:val="004872A7"/>
    <w:rsid w:val="0048762B"/>
    <w:rsid w:val="004953D8"/>
    <w:rsid w:val="004958D2"/>
    <w:rsid w:val="0049754B"/>
    <w:rsid w:val="004975B4"/>
    <w:rsid w:val="00497C80"/>
    <w:rsid w:val="004A1FB9"/>
    <w:rsid w:val="004A701C"/>
    <w:rsid w:val="004B195F"/>
    <w:rsid w:val="004B1F9E"/>
    <w:rsid w:val="004B2D18"/>
    <w:rsid w:val="004B39FE"/>
    <w:rsid w:val="004B4BDB"/>
    <w:rsid w:val="004B5DA8"/>
    <w:rsid w:val="004C0520"/>
    <w:rsid w:val="004C1066"/>
    <w:rsid w:val="004C2A11"/>
    <w:rsid w:val="004C2FA1"/>
    <w:rsid w:val="004C3E54"/>
    <w:rsid w:val="004C5673"/>
    <w:rsid w:val="004C5FD1"/>
    <w:rsid w:val="004C6990"/>
    <w:rsid w:val="004D0098"/>
    <w:rsid w:val="004D02F1"/>
    <w:rsid w:val="004D47C3"/>
    <w:rsid w:val="004D62EE"/>
    <w:rsid w:val="004E0244"/>
    <w:rsid w:val="004E29C9"/>
    <w:rsid w:val="004E2E27"/>
    <w:rsid w:val="004E31DC"/>
    <w:rsid w:val="004E387A"/>
    <w:rsid w:val="004E5954"/>
    <w:rsid w:val="004E5DA2"/>
    <w:rsid w:val="004F0991"/>
    <w:rsid w:val="004F0C7A"/>
    <w:rsid w:val="004F17E4"/>
    <w:rsid w:val="00502D6A"/>
    <w:rsid w:val="005040BF"/>
    <w:rsid w:val="00504B7A"/>
    <w:rsid w:val="005054E1"/>
    <w:rsid w:val="0051027C"/>
    <w:rsid w:val="00510661"/>
    <w:rsid w:val="00512FC9"/>
    <w:rsid w:val="0051484D"/>
    <w:rsid w:val="00516FB0"/>
    <w:rsid w:val="0052176B"/>
    <w:rsid w:val="00522EFC"/>
    <w:rsid w:val="00526CA3"/>
    <w:rsid w:val="00531E7D"/>
    <w:rsid w:val="00533763"/>
    <w:rsid w:val="00534F74"/>
    <w:rsid w:val="00541415"/>
    <w:rsid w:val="00542C15"/>
    <w:rsid w:val="005435E6"/>
    <w:rsid w:val="005440DA"/>
    <w:rsid w:val="0054780B"/>
    <w:rsid w:val="00550311"/>
    <w:rsid w:val="00550313"/>
    <w:rsid w:val="00550BD6"/>
    <w:rsid w:val="00553EE4"/>
    <w:rsid w:val="0055492E"/>
    <w:rsid w:val="00554DDB"/>
    <w:rsid w:val="00555229"/>
    <w:rsid w:val="005567A3"/>
    <w:rsid w:val="0055714C"/>
    <w:rsid w:val="00560587"/>
    <w:rsid w:val="005608A4"/>
    <w:rsid w:val="005632F8"/>
    <w:rsid w:val="00566381"/>
    <w:rsid w:val="005732AD"/>
    <w:rsid w:val="00587E11"/>
    <w:rsid w:val="00590052"/>
    <w:rsid w:val="005932CB"/>
    <w:rsid w:val="00593BD8"/>
    <w:rsid w:val="00594AE7"/>
    <w:rsid w:val="005951D6"/>
    <w:rsid w:val="005A09E3"/>
    <w:rsid w:val="005A1ED3"/>
    <w:rsid w:val="005A6502"/>
    <w:rsid w:val="005B392C"/>
    <w:rsid w:val="005B798C"/>
    <w:rsid w:val="005C1166"/>
    <w:rsid w:val="005C1ACE"/>
    <w:rsid w:val="005C40C3"/>
    <w:rsid w:val="005C779F"/>
    <w:rsid w:val="005D3F9E"/>
    <w:rsid w:val="005D5C48"/>
    <w:rsid w:val="005D72F8"/>
    <w:rsid w:val="005D73CE"/>
    <w:rsid w:val="005E0693"/>
    <w:rsid w:val="005E1F30"/>
    <w:rsid w:val="005E47CA"/>
    <w:rsid w:val="005F184D"/>
    <w:rsid w:val="005F210E"/>
    <w:rsid w:val="005F2E49"/>
    <w:rsid w:val="005F37C0"/>
    <w:rsid w:val="005F4302"/>
    <w:rsid w:val="005F4E71"/>
    <w:rsid w:val="005F7BF0"/>
    <w:rsid w:val="005F7C64"/>
    <w:rsid w:val="005F7F3A"/>
    <w:rsid w:val="00606E5D"/>
    <w:rsid w:val="00607C82"/>
    <w:rsid w:val="00611415"/>
    <w:rsid w:val="00616756"/>
    <w:rsid w:val="006218D9"/>
    <w:rsid w:val="00622370"/>
    <w:rsid w:val="006224D7"/>
    <w:rsid w:val="00623374"/>
    <w:rsid w:val="006235C7"/>
    <w:rsid w:val="00624A37"/>
    <w:rsid w:val="00624D18"/>
    <w:rsid w:val="00627F14"/>
    <w:rsid w:val="00631C70"/>
    <w:rsid w:val="00632C1A"/>
    <w:rsid w:val="0063325F"/>
    <w:rsid w:val="00634090"/>
    <w:rsid w:val="0063576D"/>
    <w:rsid w:val="0063676D"/>
    <w:rsid w:val="00637723"/>
    <w:rsid w:val="00647402"/>
    <w:rsid w:val="00650856"/>
    <w:rsid w:val="006509AB"/>
    <w:rsid w:val="006519E9"/>
    <w:rsid w:val="00652127"/>
    <w:rsid w:val="006527BD"/>
    <w:rsid w:val="00652A7D"/>
    <w:rsid w:val="00653AB2"/>
    <w:rsid w:val="00653AB7"/>
    <w:rsid w:val="00653F9C"/>
    <w:rsid w:val="0065541B"/>
    <w:rsid w:val="0065547E"/>
    <w:rsid w:val="00661620"/>
    <w:rsid w:val="00661968"/>
    <w:rsid w:val="00661D76"/>
    <w:rsid w:val="006629B4"/>
    <w:rsid w:val="00662C16"/>
    <w:rsid w:val="006635EC"/>
    <w:rsid w:val="00664C07"/>
    <w:rsid w:val="00665ABC"/>
    <w:rsid w:val="00671C9E"/>
    <w:rsid w:val="0067300A"/>
    <w:rsid w:val="00675577"/>
    <w:rsid w:val="006760AD"/>
    <w:rsid w:val="00676E64"/>
    <w:rsid w:val="00680762"/>
    <w:rsid w:val="00682302"/>
    <w:rsid w:val="00682486"/>
    <w:rsid w:val="0068463C"/>
    <w:rsid w:val="00686241"/>
    <w:rsid w:val="006864BF"/>
    <w:rsid w:val="00690D56"/>
    <w:rsid w:val="006936B3"/>
    <w:rsid w:val="0069493A"/>
    <w:rsid w:val="006A2A9E"/>
    <w:rsid w:val="006A3B79"/>
    <w:rsid w:val="006A775F"/>
    <w:rsid w:val="006B2C91"/>
    <w:rsid w:val="006B5C12"/>
    <w:rsid w:val="006C40B7"/>
    <w:rsid w:val="006C49A5"/>
    <w:rsid w:val="006C4AA9"/>
    <w:rsid w:val="006C5534"/>
    <w:rsid w:val="006C5B50"/>
    <w:rsid w:val="006D105C"/>
    <w:rsid w:val="006D6822"/>
    <w:rsid w:val="006D7C7A"/>
    <w:rsid w:val="006D7FBA"/>
    <w:rsid w:val="006E1155"/>
    <w:rsid w:val="006E19F0"/>
    <w:rsid w:val="006E316B"/>
    <w:rsid w:val="006E37A4"/>
    <w:rsid w:val="006E5690"/>
    <w:rsid w:val="006E7E89"/>
    <w:rsid w:val="006F3B5D"/>
    <w:rsid w:val="006F4221"/>
    <w:rsid w:val="006F4637"/>
    <w:rsid w:val="006F5653"/>
    <w:rsid w:val="006F7595"/>
    <w:rsid w:val="00702DCD"/>
    <w:rsid w:val="0070624B"/>
    <w:rsid w:val="00711610"/>
    <w:rsid w:val="007131F2"/>
    <w:rsid w:val="00713764"/>
    <w:rsid w:val="00715C28"/>
    <w:rsid w:val="00715C56"/>
    <w:rsid w:val="00716832"/>
    <w:rsid w:val="00720BB2"/>
    <w:rsid w:val="00727C9E"/>
    <w:rsid w:val="00727D69"/>
    <w:rsid w:val="007300CD"/>
    <w:rsid w:val="00735055"/>
    <w:rsid w:val="0074081E"/>
    <w:rsid w:val="00740831"/>
    <w:rsid w:val="0074152B"/>
    <w:rsid w:val="00743950"/>
    <w:rsid w:val="00747C1A"/>
    <w:rsid w:val="00750BCD"/>
    <w:rsid w:val="00752F2F"/>
    <w:rsid w:val="00753BFF"/>
    <w:rsid w:val="00757199"/>
    <w:rsid w:val="007572BD"/>
    <w:rsid w:val="00761401"/>
    <w:rsid w:val="00762250"/>
    <w:rsid w:val="00770C75"/>
    <w:rsid w:val="00770E45"/>
    <w:rsid w:val="00772A8B"/>
    <w:rsid w:val="0077393E"/>
    <w:rsid w:val="00775A56"/>
    <w:rsid w:val="00776AFA"/>
    <w:rsid w:val="0078268A"/>
    <w:rsid w:val="00783111"/>
    <w:rsid w:val="0078628B"/>
    <w:rsid w:val="00796DFD"/>
    <w:rsid w:val="007974E1"/>
    <w:rsid w:val="007A5605"/>
    <w:rsid w:val="007A605B"/>
    <w:rsid w:val="007B1586"/>
    <w:rsid w:val="007B42C2"/>
    <w:rsid w:val="007B654F"/>
    <w:rsid w:val="007C00E9"/>
    <w:rsid w:val="007C09B2"/>
    <w:rsid w:val="007C211A"/>
    <w:rsid w:val="007C31BB"/>
    <w:rsid w:val="007C3BE4"/>
    <w:rsid w:val="007C65DC"/>
    <w:rsid w:val="007D1B43"/>
    <w:rsid w:val="007D1D76"/>
    <w:rsid w:val="007D2405"/>
    <w:rsid w:val="007D581F"/>
    <w:rsid w:val="007D5A03"/>
    <w:rsid w:val="007E2E3D"/>
    <w:rsid w:val="007E43EE"/>
    <w:rsid w:val="007F0566"/>
    <w:rsid w:val="007F0AB0"/>
    <w:rsid w:val="007F6CBA"/>
    <w:rsid w:val="00801B7F"/>
    <w:rsid w:val="008023CC"/>
    <w:rsid w:val="0080258E"/>
    <w:rsid w:val="00803E5C"/>
    <w:rsid w:val="00804D13"/>
    <w:rsid w:val="00807FBD"/>
    <w:rsid w:val="00811636"/>
    <w:rsid w:val="00813EBB"/>
    <w:rsid w:val="00814D27"/>
    <w:rsid w:val="00821F5F"/>
    <w:rsid w:val="00822451"/>
    <w:rsid w:val="00822E76"/>
    <w:rsid w:val="00822ED9"/>
    <w:rsid w:val="0083754C"/>
    <w:rsid w:val="00837811"/>
    <w:rsid w:val="008411FD"/>
    <w:rsid w:val="00843E18"/>
    <w:rsid w:val="008459DF"/>
    <w:rsid w:val="00845AE8"/>
    <w:rsid w:val="00846E7B"/>
    <w:rsid w:val="00850AC1"/>
    <w:rsid w:val="008532D2"/>
    <w:rsid w:val="00863475"/>
    <w:rsid w:val="008640DF"/>
    <w:rsid w:val="00864EA8"/>
    <w:rsid w:val="008701C8"/>
    <w:rsid w:val="008714F4"/>
    <w:rsid w:val="008733DA"/>
    <w:rsid w:val="00874C32"/>
    <w:rsid w:val="008771F0"/>
    <w:rsid w:val="00877BEC"/>
    <w:rsid w:val="00880E2E"/>
    <w:rsid w:val="008910FC"/>
    <w:rsid w:val="00895535"/>
    <w:rsid w:val="00896EEA"/>
    <w:rsid w:val="00896FDE"/>
    <w:rsid w:val="0089756A"/>
    <w:rsid w:val="008A1003"/>
    <w:rsid w:val="008A4059"/>
    <w:rsid w:val="008A409D"/>
    <w:rsid w:val="008A4436"/>
    <w:rsid w:val="008A58F6"/>
    <w:rsid w:val="008A73DB"/>
    <w:rsid w:val="008B27B1"/>
    <w:rsid w:val="008B3312"/>
    <w:rsid w:val="008B5F52"/>
    <w:rsid w:val="008B625D"/>
    <w:rsid w:val="008C4556"/>
    <w:rsid w:val="008C4628"/>
    <w:rsid w:val="008C6C9D"/>
    <w:rsid w:val="008C796E"/>
    <w:rsid w:val="008C79CB"/>
    <w:rsid w:val="008D25BA"/>
    <w:rsid w:val="008D6E80"/>
    <w:rsid w:val="008E1FAE"/>
    <w:rsid w:val="008E366A"/>
    <w:rsid w:val="008E4446"/>
    <w:rsid w:val="008F0FD5"/>
    <w:rsid w:val="008F1152"/>
    <w:rsid w:val="008F2F73"/>
    <w:rsid w:val="008F4047"/>
    <w:rsid w:val="009008C1"/>
    <w:rsid w:val="009015AB"/>
    <w:rsid w:val="00904170"/>
    <w:rsid w:val="0090483D"/>
    <w:rsid w:val="00904A0A"/>
    <w:rsid w:val="00911AA1"/>
    <w:rsid w:val="00912174"/>
    <w:rsid w:val="009269EE"/>
    <w:rsid w:val="00926AC5"/>
    <w:rsid w:val="00926F03"/>
    <w:rsid w:val="00927E5A"/>
    <w:rsid w:val="00936150"/>
    <w:rsid w:val="0094478B"/>
    <w:rsid w:val="009458C1"/>
    <w:rsid w:val="00945912"/>
    <w:rsid w:val="0094614B"/>
    <w:rsid w:val="00946732"/>
    <w:rsid w:val="00954314"/>
    <w:rsid w:val="00954F67"/>
    <w:rsid w:val="009568B2"/>
    <w:rsid w:val="00960CB5"/>
    <w:rsid w:val="009642B5"/>
    <w:rsid w:val="00965B49"/>
    <w:rsid w:val="00966A63"/>
    <w:rsid w:val="00967B9A"/>
    <w:rsid w:val="00970A06"/>
    <w:rsid w:val="00972151"/>
    <w:rsid w:val="0097430E"/>
    <w:rsid w:val="00974E16"/>
    <w:rsid w:val="00976075"/>
    <w:rsid w:val="0097713C"/>
    <w:rsid w:val="009815B9"/>
    <w:rsid w:val="00983151"/>
    <w:rsid w:val="00983D19"/>
    <w:rsid w:val="00986EEE"/>
    <w:rsid w:val="00991E0B"/>
    <w:rsid w:val="00996262"/>
    <w:rsid w:val="009A04A3"/>
    <w:rsid w:val="009A41ED"/>
    <w:rsid w:val="009A44A0"/>
    <w:rsid w:val="009A4F04"/>
    <w:rsid w:val="009A5E92"/>
    <w:rsid w:val="009A74C5"/>
    <w:rsid w:val="009B1C1D"/>
    <w:rsid w:val="009B2199"/>
    <w:rsid w:val="009B23A3"/>
    <w:rsid w:val="009B4B2B"/>
    <w:rsid w:val="009B7214"/>
    <w:rsid w:val="009C0593"/>
    <w:rsid w:val="009C110F"/>
    <w:rsid w:val="009C14D7"/>
    <w:rsid w:val="009C405C"/>
    <w:rsid w:val="009C4FE8"/>
    <w:rsid w:val="009C5549"/>
    <w:rsid w:val="009C56F3"/>
    <w:rsid w:val="009C7E3C"/>
    <w:rsid w:val="009D6AC2"/>
    <w:rsid w:val="009D74E4"/>
    <w:rsid w:val="009E11C3"/>
    <w:rsid w:val="009E5A6D"/>
    <w:rsid w:val="009E601D"/>
    <w:rsid w:val="009E751E"/>
    <w:rsid w:val="009F1E47"/>
    <w:rsid w:val="009F26B7"/>
    <w:rsid w:val="009F5C1B"/>
    <w:rsid w:val="00A01162"/>
    <w:rsid w:val="00A01AFA"/>
    <w:rsid w:val="00A02774"/>
    <w:rsid w:val="00A05278"/>
    <w:rsid w:val="00A1114A"/>
    <w:rsid w:val="00A11B9E"/>
    <w:rsid w:val="00A1585D"/>
    <w:rsid w:val="00A17CCB"/>
    <w:rsid w:val="00A21D04"/>
    <w:rsid w:val="00A225BA"/>
    <w:rsid w:val="00A311CB"/>
    <w:rsid w:val="00A323A9"/>
    <w:rsid w:val="00A33DCF"/>
    <w:rsid w:val="00A349CF"/>
    <w:rsid w:val="00A35958"/>
    <w:rsid w:val="00A372B7"/>
    <w:rsid w:val="00A37492"/>
    <w:rsid w:val="00A41AA3"/>
    <w:rsid w:val="00A420EA"/>
    <w:rsid w:val="00A43417"/>
    <w:rsid w:val="00A45990"/>
    <w:rsid w:val="00A46B51"/>
    <w:rsid w:val="00A52313"/>
    <w:rsid w:val="00A54057"/>
    <w:rsid w:val="00A556F2"/>
    <w:rsid w:val="00A57125"/>
    <w:rsid w:val="00A606B9"/>
    <w:rsid w:val="00A6640A"/>
    <w:rsid w:val="00A71166"/>
    <w:rsid w:val="00A71DCA"/>
    <w:rsid w:val="00A836F7"/>
    <w:rsid w:val="00A8426C"/>
    <w:rsid w:val="00A84B69"/>
    <w:rsid w:val="00A90903"/>
    <w:rsid w:val="00A9155D"/>
    <w:rsid w:val="00A97241"/>
    <w:rsid w:val="00AA0CCE"/>
    <w:rsid w:val="00AA1625"/>
    <w:rsid w:val="00AA1635"/>
    <w:rsid w:val="00AA496F"/>
    <w:rsid w:val="00AA75DD"/>
    <w:rsid w:val="00AB0543"/>
    <w:rsid w:val="00AB4F17"/>
    <w:rsid w:val="00AB58AE"/>
    <w:rsid w:val="00AB6682"/>
    <w:rsid w:val="00AC1971"/>
    <w:rsid w:val="00AC2320"/>
    <w:rsid w:val="00AC3768"/>
    <w:rsid w:val="00AC50E9"/>
    <w:rsid w:val="00AC602E"/>
    <w:rsid w:val="00AD00B6"/>
    <w:rsid w:val="00AD3FB4"/>
    <w:rsid w:val="00AD60ED"/>
    <w:rsid w:val="00AD77F9"/>
    <w:rsid w:val="00AE0826"/>
    <w:rsid w:val="00AE0B9B"/>
    <w:rsid w:val="00AE0F2B"/>
    <w:rsid w:val="00AE37AB"/>
    <w:rsid w:val="00AE3C3F"/>
    <w:rsid w:val="00AE3F3A"/>
    <w:rsid w:val="00AE40BA"/>
    <w:rsid w:val="00AE41FC"/>
    <w:rsid w:val="00AF1F1F"/>
    <w:rsid w:val="00AF2B16"/>
    <w:rsid w:val="00AF2CD7"/>
    <w:rsid w:val="00AF3867"/>
    <w:rsid w:val="00AF3900"/>
    <w:rsid w:val="00AF50B8"/>
    <w:rsid w:val="00AF7861"/>
    <w:rsid w:val="00AF7E84"/>
    <w:rsid w:val="00B004EF"/>
    <w:rsid w:val="00B00933"/>
    <w:rsid w:val="00B02029"/>
    <w:rsid w:val="00B13CD9"/>
    <w:rsid w:val="00B14422"/>
    <w:rsid w:val="00B17D9F"/>
    <w:rsid w:val="00B205B2"/>
    <w:rsid w:val="00B22C6E"/>
    <w:rsid w:val="00B22FFD"/>
    <w:rsid w:val="00B25C4B"/>
    <w:rsid w:val="00B26818"/>
    <w:rsid w:val="00B270EA"/>
    <w:rsid w:val="00B3143E"/>
    <w:rsid w:val="00B33240"/>
    <w:rsid w:val="00B34B97"/>
    <w:rsid w:val="00B36095"/>
    <w:rsid w:val="00B361AA"/>
    <w:rsid w:val="00B37F3A"/>
    <w:rsid w:val="00B409D7"/>
    <w:rsid w:val="00B41044"/>
    <w:rsid w:val="00B41093"/>
    <w:rsid w:val="00B44D3D"/>
    <w:rsid w:val="00B451E1"/>
    <w:rsid w:val="00B47AE7"/>
    <w:rsid w:val="00B53EC5"/>
    <w:rsid w:val="00B56994"/>
    <w:rsid w:val="00B62806"/>
    <w:rsid w:val="00B6286A"/>
    <w:rsid w:val="00B6602D"/>
    <w:rsid w:val="00B6767A"/>
    <w:rsid w:val="00B729ED"/>
    <w:rsid w:val="00B73A6E"/>
    <w:rsid w:val="00B755C6"/>
    <w:rsid w:val="00B75C66"/>
    <w:rsid w:val="00B834A1"/>
    <w:rsid w:val="00B836E0"/>
    <w:rsid w:val="00B83F29"/>
    <w:rsid w:val="00B85596"/>
    <w:rsid w:val="00B90E5A"/>
    <w:rsid w:val="00B91290"/>
    <w:rsid w:val="00B919DC"/>
    <w:rsid w:val="00B93392"/>
    <w:rsid w:val="00B963C2"/>
    <w:rsid w:val="00B97252"/>
    <w:rsid w:val="00BA054C"/>
    <w:rsid w:val="00BA3A62"/>
    <w:rsid w:val="00BA4BA1"/>
    <w:rsid w:val="00BB2680"/>
    <w:rsid w:val="00BB2822"/>
    <w:rsid w:val="00BD0262"/>
    <w:rsid w:val="00BD11ED"/>
    <w:rsid w:val="00BD2244"/>
    <w:rsid w:val="00BD2D67"/>
    <w:rsid w:val="00BD39D3"/>
    <w:rsid w:val="00BD4F82"/>
    <w:rsid w:val="00BD6102"/>
    <w:rsid w:val="00BD68C9"/>
    <w:rsid w:val="00BE3E89"/>
    <w:rsid w:val="00BE420D"/>
    <w:rsid w:val="00BE4B2F"/>
    <w:rsid w:val="00BE5F81"/>
    <w:rsid w:val="00BE6325"/>
    <w:rsid w:val="00BF1FFC"/>
    <w:rsid w:val="00BF7031"/>
    <w:rsid w:val="00C0072E"/>
    <w:rsid w:val="00C016C2"/>
    <w:rsid w:val="00C02A94"/>
    <w:rsid w:val="00C07DB6"/>
    <w:rsid w:val="00C07EE1"/>
    <w:rsid w:val="00C10531"/>
    <w:rsid w:val="00C1266D"/>
    <w:rsid w:val="00C13534"/>
    <w:rsid w:val="00C139B6"/>
    <w:rsid w:val="00C14438"/>
    <w:rsid w:val="00C172BA"/>
    <w:rsid w:val="00C21090"/>
    <w:rsid w:val="00C2325F"/>
    <w:rsid w:val="00C235F4"/>
    <w:rsid w:val="00C24682"/>
    <w:rsid w:val="00C26527"/>
    <w:rsid w:val="00C266DE"/>
    <w:rsid w:val="00C272BD"/>
    <w:rsid w:val="00C27C60"/>
    <w:rsid w:val="00C317F4"/>
    <w:rsid w:val="00C36069"/>
    <w:rsid w:val="00C365B5"/>
    <w:rsid w:val="00C4196A"/>
    <w:rsid w:val="00C42A59"/>
    <w:rsid w:val="00C42D44"/>
    <w:rsid w:val="00C43047"/>
    <w:rsid w:val="00C44C99"/>
    <w:rsid w:val="00C46AD4"/>
    <w:rsid w:val="00C50FD5"/>
    <w:rsid w:val="00C511A5"/>
    <w:rsid w:val="00C52420"/>
    <w:rsid w:val="00C620F4"/>
    <w:rsid w:val="00C63DCF"/>
    <w:rsid w:val="00C66692"/>
    <w:rsid w:val="00C66A24"/>
    <w:rsid w:val="00C70DAA"/>
    <w:rsid w:val="00C72D75"/>
    <w:rsid w:val="00C74F65"/>
    <w:rsid w:val="00C769F6"/>
    <w:rsid w:val="00C77A75"/>
    <w:rsid w:val="00C80CD7"/>
    <w:rsid w:val="00C8638D"/>
    <w:rsid w:val="00C9048A"/>
    <w:rsid w:val="00C93A69"/>
    <w:rsid w:val="00C93FE3"/>
    <w:rsid w:val="00C95CFA"/>
    <w:rsid w:val="00C963FD"/>
    <w:rsid w:val="00C96578"/>
    <w:rsid w:val="00C96C49"/>
    <w:rsid w:val="00CA36F5"/>
    <w:rsid w:val="00CA3E18"/>
    <w:rsid w:val="00CA48E0"/>
    <w:rsid w:val="00CB52B1"/>
    <w:rsid w:val="00CC0AB9"/>
    <w:rsid w:val="00CC0D07"/>
    <w:rsid w:val="00CC4645"/>
    <w:rsid w:val="00CC483A"/>
    <w:rsid w:val="00CC586A"/>
    <w:rsid w:val="00CC7B48"/>
    <w:rsid w:val="00CD5AFD"/>
    <w:rsid w:val="00CD69CE"/>
    <w:rsid w:val="00CE10D5"/>
    <w:rsid w:val="00CE39FE"/>
    <w:rsid w:val="00CE3A75"/>
    <w:rsid w:val="00CE4B3D"/>
    <w:rsid w:val="00CF0603"/>
    <w:rsid w:val="00CF07F3"/>
    <w:rsid w:val="00CF1A48"/>
    <w:rsid w:val="00CF57E6"/>
    <w:rsid w:val="00D0058E"/>
    <w:rsid w:val="00D0151F"/>
    <w:rsid w:val="00D05269"/>
    <w:rsid w:val="00D1580E"/>
    <w:rsid w:val="00D251A9"/>
    <w:rsid w:val="00D305C4"/>
    <w:rsid w:val="00D31D59"/>
    <w:rsid w:val="00D3244E"/>
    <w:rsid w:val="00D36146"/>
    <w:rsid w:val="00D37E40"/>
    <w:rsid w:val="00D407E1"/>
    <w:rsid w:val="00D43E20"/>
    <w:rsid w:val="00D531CA"/>
    <w:rsid w:val="00D53DCC"/>
    <w:rsid w:val="00D54154"/>
    <w:rsid w:val="00D55057"/>
    <w:rsid w:val="00D55CEF"/>
    <w:rsid w:val="00D55FE6"/>
    <w:rsid w:val="00D60DE8"/>
    <w:rsid w:val="00D61899"/>
    <w:rsid w:val="00D63332"/>
    <w:rsid w:val="00D655DD"/>
    <w:rsid w:val="00D708B1"/>
    <w:rsid w:val="00D70C4F"/>
    <w:rsid w:val="00D738AE"/>
    <w:rsid w:val="00D73FA8"/>
    <w:rsid w:val="00D74BF6"/>
    <w:rsid w:val="00D77480"/>
    <w:rsid w:val="00D81703"/>
    <w:rsid w:val="00D8366A"/>
    <w:rsid w:val="00D84E22"/>
    <w:rsid w:val="00D86F09"/>
    <w:rsid w:val="00D91FE0"/>
    <w:rsid w:val="00D92DC4"/>
    <w:rsid w:val="00D93D9E"/>
    <w:rsid w:val="00D9409F"/>
    <w:rsid w:val="00D95197"/>
    <w:rsid w:val="00D96939"/>
    <w:rsid w:val="00DA0930"/>
    <w:rsid w:val="00DA0E2D"/>
    <w:rsid w:val="00DA2780"/>
    <w:rsid w:val="00DA45E0"/>
    <w:rsid w:val="00DA68B5"/>
    <w:rsid w:val="00DA6DEE"/>
    <w:rsid w:val="00DB5A18"/>
    <w:rsid w:val="00DB5E2F"/>
    <w:rsid w:val="00DB5EE6"/>
    <w:rsid w:val="00DB72BC"/>
    <w:rsid w:val="00DC48F5"/>
    <w:rsid w:val="00DC6861"/>
    <w:rsid w:val="00DD5E22"/>
    <w:rsid w:val="00DD6701"/>
    <w:rsid w:val="00DE1310"/>
    <w:rsid w:val="00DE306F"/>
    <w:rsid w:val="00DE6E81"/>
    <w:rsid w:val="00DE7DBE"/>
    <w:rsid w:val="00DF2FA6"/>
    <w:rsid w:val="00DF3E57"/>
    <w:rsid w:val="00DF5B6D"/>
    <w:rsid w:val="00DF6A81"/>
    <w:rsid w:val="00DF711A"/>
    <w:rsid w:val="00E01180"/>
    <w:rsid w:val="00E013E1"/>
    <w:rsid w:val="00E021B4"/>
    <w:rsid w:val="00E03263"/>
    <w:rsid w:val="00E03DD4"/>
    <w:rsid w:val="00E07647"/>
    <w:rsid w:val="00E10F84"/>
    <w:rsid w:val="00E11B4D"/>
    <w:rsid w:val="00E11E88"/>
    <w:rsid w:val="00E15ACC"/>
    <w:rsid w:val="00E15B1A"/>
    <w:rsid w:val="00E20C41"/>
    <w:rsid w:val="00E26533"/>
    <w:rsid w:val="00E31090"/>
    <w:rsid w:val="00E337C2"/>
    <w:rsid w:val="00E34BEE"/>
    <w:rsid w:val="00E37DF5"/>
    <w:rsid w:val="00E41A33"/>
    <w:rsid w:val="00E423FE"/>
    <w:rsid w:val="00E433AE"/>
    <w:rsid w:val="00E50029"/>
    <w:rsid w:val="00E5190C"/>
    <w:rsid w:val="00E56632"/>
    <w:rsid w:val="00E62196"/>
    <w:rsid w:val="00E6752E"/>
    <w:rsid w:val="00E67868"/>
    <w:rsid w:val="00E71185"/>
    <w:rsid w:val="00E71A3F"/>
    <w:rsid w:val="00E73970"/>
    <w:rsid w:val="00E74D4F"/>
    <w:rsid w:val="00E7789F"/>
    <w:rsid w:val="00E83540"/>
    <w:rsid w:val="00E874CA"/>
    <w:rsid w:val="00E87ED8"/>
    <w:rsid w:val="00E946B5"/>
    <w:rsid w:val="00E95281"/>
    <w:rsid w:val="00E9549F"/>
    <w:rsid w:val="00EA2B76"/>
    <w:rsid w:val="00EA6C85"/>
    <w:rsid w:val="00EA6F8F"/>
    <w:rsid w:val="00EB136A"/>
    <w:rsid w:val="00EB15AA"/>
    <w:rsid w:val="00EB31CB"/>
    <w:rsid w:val="00EB35D0"/>
    <w:rsid w:val="00EC120D"/>
    <w:rsid w:val="00EC1D81"/>
    <w:rsid w:val="00EC2940"/>
    <w:rsid w:val="00EC510D"/>
    <w:rsid w:val="00EC5110"/>
    <w:rsid w:val="00EC6438"/>
    <w:rsid w:val="00EC65C1"/>
    <w:rsid w:val="00EC68EF"/>
    <w:rsid w:val="00ED217D"/>
    <w:rsid w:val="00ED4EDB"/>
    <w:rsid w:val="00ED6818"/>
    <w:rsid w:val="00EE0D59"/>
    <w:rsid w:val="00EE1AD5"/>
    <w:rsid w:val="00EE1C23"/>
    <w:rsid w:val="00EE214C"/>
    <w:rsid w:val="00EE2CE7"/>
    <w:rsid w:val="00EE4DE1"/>
    <w:rsid w:val="00EE697B"/>
    <w:rsid w:val="00EE7D90"/>
    <w:rsid w:val="00EF1B2B"/>
    <w:rsid w:val="00EF38CB"/>
    <w:rsid w:val="00F006DC"/>
    <w:rsid w:val="00F00AA6"/>
    <w:rsid w:val="00F023A7"/>
    <w:rsid w:val="00F038D7"/>
    <w:rsid w:val="00F04E5A"/>
    <w:rsid w:val="00F05029"/>
    <w:rsid w:val="00F054AB"/>
    <w:rsid w:val="00F06F92"/>
    <w:rsid w:val="00F118C3"/>
    <w:rsid w:val="00F13B33"/>
    <w:rsid w:val="00F175AB"/>
    <w:rsid w:val="00F17D52"/>
    <w:rsid w:val="00F229DC"/>
    <w:rsid w:val="00F23040"/>
    <w:rsid w:val="00F2442F"/>
    <w:rsid w:val="00F25DAE"/>
    <w:rsid w:val="00F26931"/>
    <w:rsid w:val="00F305C0"/>
    <w:rsid w:val="00F308A2"/>
    <w:rsid w:val="00F31348"/>
    <w:rsid w:val="00F35B7C"/>
    <w:rsid w:val="00F36D2C"/>
    <w:rsid w:val="00F36D65"/>
    <w:rsid w:val="00F37D50"/>
    <w:rsid w:val="00F37E73"/>
    <w:rsid w:val="00F41B43"/>
    <w:rsid w:val="00F42A4D"/>
    <w:rsid w:val="00F43BC5"/>
    <w:rsid w:val="00F47386"/>
    <w:rsid w:val="00F52F92"/>
    <w:rsid w:val="00F54823"/>
    <w:rsid w:val="00F57B17"/>
    <w:rsid w:val="00F6050F"/>
    <w:rsid w:val="00F616B7"/>
    <w:rsid w:val="00F6233D"/>
    <w:rsid w:val="00F62B6E"/>
    <w:rsid w:val="00F64092"/>
    <w:rsid w:val="00F64213"/>
    <w:rsid w:val="00F650BC"/>
    <w:rsid w:val="00F747D1"/>
    <w:rsid w:val="00F762C6"/>
    <w:rsid w:val="00F80FDF"/>
    <w:rsid w:val="00F829C6"/>
    <w:rsid w:val="00F82F94"/>
    <w:rsid w:val="00F8335D"/>
    <w:rsid w:val="00F8392B"/>
    <w:rsid w:val="00F83F85"/>
    <w:rsid w:val="00F85FE4"/>
    <w:rsid w:val="00F8698A"/>
    <w:rsid w:val="00F869E2"/>
    <w:rsid w:val="00F874CC"/>
    <w:rsid w:val="00F87E7B"/>
    <w:rsid w:val="00F93609"/>
    <w:rsid w:val="00F9462A"/>
    <w:rsid w:val="00F95700"/>
    <w:rsid w:val="00F961A9"/>
    <w:rsid w:val="00F97455"/>
    <w:rsid w:val="00FA0ABC"/>
    <w:rsid w:val="00FA55B1"/>
    <w:rsid w:val="00FA573C"/>
    <w:rsid w:val="00FB042C"/>
    <w:rsid w:val="00FB2F27"/>
    <w:rsid w:val="00FB3569"/>
    <w:rsid w:val="00FB486E"/>
    <w:rsid w:val="00FC1411"/>
    <w:rsid w:val="00FC2370"/>
    <w:rsid w:val="00FC351E"/>
    <w:rsid w:val="00FC4370"/>
    <w:rsid w:val="00FD0584"/>
    <w:rsid w:val="00FD0CFF"/>
    <w:rsid w:val="00FD2357"/>
    <w:rsid w:val="00FD4B8B"/>
    <w:rsid w:val="00FD4F12"/>
    <w:rsid w:val="00FD5D65"/>
    <w:rsid w:val="00FE28D9"/>
    <w:rsid w:val="00FE35DE"/>
    <w:rsid w:val="00FF00E1"/>
    <w:rsid w:val="00FF437B"/>
    <w:rsid w:val="00FF5FE3"/>
    <w:rsid w:val="00FF62C2"/>
    <w:rsid w:val="00FF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oNotEmbedSmartTags/>
  <w:decimalSymbol w:val="."/>
  <w:listSeparator w:val=","/>
  <w14:docId w14:val="0A5E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customStyle="1" w:styleId="Normal1">
    <w:name w:val="Normal1"/>
    <w:rsid w:val="002A1BDE"/>
    <w:pPr>
      <w:spacing w:line="276" w:lineRule="auto"/>
    </w:pPr>
    <w:rPr>
      <w:rFonts w:ascii="Arial" w:eastAsia="Arial" w:hAnsi="Arial" w:cs="Arial"/>
      <w:color w:val="000000"/>
      <w:sz w:val="22"/>
      <w:szCs w:val="22"/>
    </w:rPr>
  </w:style>
  <w:style w:type="paragraph" w:styleId="BalloonText">
    <w:name w:val="Balloon Text"/>
    <w:basedOn w:val="Normal"/>
    <w:link w:val="BalloonTextChar"/>
    <w:rsid w:val="001C48C7"/>
    <w:rPr>
      <w:rFonts w:ascii="Tahoma" w:hAnsi="Tahoma" w:cs="Tahoma"/>
      <w:sz w:val="16"/>
      <w:szCs w:val="16"/>
    </w:rPr>
  </w:style>
  <w:style w:type="character" w:customStyle="1" w:styleId="BalloonTextChar">
    <w:name w:val="Balloon Text Char"/>
    <w:basedOn w:val="DefaultParagraphFont"/>
    <w:link w:val="BalloonText"/>
    <w:rsid w:val="001C48C7"/>
    <w:rPr>
      <w:rFonts w:ascii="Tahoma" w:hAnsi="Tahoma" w:cs="Tahoma"/>
      <w:sz w:val="16"/>
      <w:szCs w:val="16"/>
    </w:rPr>
  </w:style>
  <w:style w:type="character" w:styleId="CommentReference">
    <w:name w:val="annotation reference"/>
    <w:basedOn w:val="DefaultParagraphFont"/>
    <w:rsid w:val="001C48C7"/>
    <w:rPr>
      <w:sz w:val="16"/>
      <w:szCs w:val="16"/>
    </w:rPr>
  </w:style>
  <w:style w:type="paragraph" w:styleId="CommentText">
    <w:name w:val="annotation text"/>
    <w:basedOn w:val="Normal"/>
    <w:link w:val="CommentTextChar"/>
    <w:rsid w:val="001C48C7"/>
    <w:rPr>
      <w:sz w:val="20"/>
      <w:szCs w:val="20"/>
    </w:rPr>
  </w:style>
  <w:style w:type="character" w:customStyle="1" w:styleId="CommentTextChar">
    <w:name w:val="Comment Text Char"/>
    <w:basedOn w:val="DefaultParagraphFont"/>
    <w:link w:val="CommentText"/>
    <w:rsid w:val="001C48C7"/>
    <w:rPr>
      <w:rFonts w:ascii="Times New Roman" w:hAnsi="Times New Roman"/>
    </w:rPr>
  </w:style>
  <w:style w:type="paragraph" w:styleId="CommentSubject">
    <w:name w:val="annotation subject"/>
    <w:basedOn w:val="CommentText"/>
    <w:next w:val="CommentText"/>
    <w:link w:val="CommentSubjectChar"/>
    <w:rsid w:val="001C48C7"/>
    <w:rPr>
      <w:b/>
      <w:bCs/>
    </w:rPr>
  </w:style>
  <w:style w:type="character" w:customStyle="1" w:styleId="CommentSubjectChar">
    <w:name w:val="Comment Subject Char"/>
    <w:basedOn w:val="CommentTextChar"/>
    <w:link w:val="CommentSubject"/>
    <w:rsid w:val="001C48C7"/>
    <w:rPr>
      <w:rFonts w:ascii="Times New Roman" w:hAnsi="Times New Roman"/>
      <w:b/>
      <w:bCs/>
    </w:rPr>
  </w:style>
  <w:style w:type="paragraph" w:styleId="FootnoteText">
    <w:name w:val="footnote text"/>
    <w:basedOn w:val="Normal"/>
    <w:link w:val="FootnoteTextChar"/>
    <w:rsid w:val="004465FD"/>
  </w:style>
  <w:style w:type="character" w:customStyle="1" w:styleId="FootnoteTextChar">
    <w:name w:val="Footnote Text Char"/>
    <w:basedOn w:val="DefaultParagraphFont"/>
    <w:link w:val="FootnoteText"/>
    <w:rsid w:val="004465FD"/>
    <w:rPr>
      <w:rFonts w:ascii="Times New Roman" w:hAnsi="Times New Roman"/>
      <w:sz w:val="24"/>
      <w:szCs w:val="24"/>
    </w:rPr>
  </w:style>
  <w:style w:type="character" w:styleId="FootnoteReference">
    <w:name w:val="footnote reference"/>
    <w:basedOn w:val="DefaultParagraphFont"/>
    <w:rsid w:val="004465F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customStyle="1" w:styleId="Normal1">
    <w:name w:val="Normal1"/>
    <w:rsid w:val="002A1BDE"/>
    <w:pPr>
      <w:spacing w:line="276" w:lineRule="auto"/>
    </w:pPr>
    <w:rPr>
      <w:rFonts w:ascii="Arial" w:eastAsia="Arial" w:hAnsi="Arial" w:cs="Arial"/>
      <w:color w:val="000000"/>
      <w:sz w:val="22"/>
      <w:szCs w:val="22"/>
    </w:rPr>
  </w:style>
  <w:style w:type="paragraph" w:styleId="BalloonText">
    <w:name w:val="Balloon Text"/>
    <w:basedOn w:val="Normal"/>
    <w:link w:val="BalloonTextChar"/>
    <w:rsid w:val="001C48C7"/>
    <w:rPr>
      <w:rFonts w:ascii="Tahoma" w:hAnsi="Tahoma" w:cs="Tahoma"/>
      <w:sz w:val="16"/>
      <w:szCs w:val="16"/>
    </w:rPr>
  </w:style>
  <w:style w:type="character" w:customStyle="1" w:styleId="BalloonTextChar">
    <w:name w:val="Balloon Text Char"/>
    <w:basedOn w:val="DefaultParagraphFont"/>
    <w:link w:val="BalloonText"/>
    <w:rsid w:val="001C48C7"/>
    <w:rPr>
      <w:rFonts w:ascii="Tahoma" w:hAnsi="Tahoma" w:cs="Tahoma"/>
      <w:sz w:val="16"/>
      <w:szCs w:val="16"/>
    </w:rPr>
  </w:style>
  <w:style w:type="character" w:styleId="CommentReference">
    <w:name w:val="annotation reference"/>
    <w:basedOn w:val="DefaultParagraphFont"/>
    <w:rsid w:val="001C48C7"/>
    <w:rPr>
      <w:sz w:val="16"/>
      <w:szCs w:val="16"/>
    </w:rPr>
  </w:style>
  <w:style w:type="paragraph" w:styleId="CommentText">
    <w:name w:val="annotation text"/>
    <w:basedOn w:val="Normal"/>
    <w:link w:val="CommentTextChar"/>
    <w:rsid w:val="001C48C7"/>
    <w:rPr>
      <w:sz w:val="20"/>
      <w:szCs w:val="20"/>
    </w:rPr>
  </w:style>
  <w:style w:type="character" w:customStyle="1" w:styleId="CommentTextChar">
    <w:name w:val="Comment Text Char"/>
    <w:basedOn w:val="DefaultParagraphFont"/>
    <w:link w:val="CommentText"/>
    <w:rsid w:val="001C48C7"/>
    <w:rPr>
      <w:rFonts w:ascii="Times New Roman" w:hAnsi="Times New Roman"/>
    </w:rPr>
  </w:style>
  <w:style w:type="paragraph" w:styleId="CommentSubject">
    <w:name w:val="annotation subject"/>
    <w:basedOn w:val="CommentText"/>
    <w:next w:val="CommentText"/>
    <w:link w:val="CommentSubjectChar"/>
    <w:rsid w:val="001C48C7"/>
    <w:rPr>
      <w:b/>
      <w:bCs/>
    </w:rPr>
  </w:style>
  <w:style w:type="character" w:customStyle="1" w:styleId="CommentSubjectChar">
    <w:name w:val="Comment Subject Char"/>
    <w:basedOn w:val="CommentTextChar"/>
    <w:link w:val="CommentSubject"/>
    <w:rsid w:val="001C48C7"/>
    <w:rPr>
      <w:rFonts w:ascii="Times New Roman" w:hAnsi="Times New Roman"/>
      <w:b/>
      <w:bCs/>
    </w:rPr>
  </w:style>
  <w:style w:type="paragraph" w:styleId="FootnoteText">
    <w:name w:val="footnote text"/>
    <w:basedOn w:val="Normal"/>
    <w:link w:val="FootnoteTextChar"/>
    <w:rsid w:val="004465FD"/>
  </w:style>
  <w:style w:type="character" w:customStyle="1" w:styleId="FootnoteTextChar">
    <w:name w:val="Footnote Text Char"/>
    <w:basedOn w:val="DefaultParagraphFont"/>
    <w:link w:val="FootnoteText"/>
    <w:rsid w:val="004465FD"/>
    <w:rPr>
      <w:rFonts w:ascii="Times New Roman" w:hAnsi="Times New Roman"/>
      <w:sz w:val="24"/>
      <w:szCs w:val="24"/>
    </w:rPr>
  </w:style>
  <w:style w:type="character" w:styleId="FootnoteReference">
    <w:name w:val="footnote reference"/>
    <w:basedOn w:val="DefaultParagraphFont"/>
    <w:rsid w:val="004465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54520">
      <w:bodyDiv w:val="1"/>
      <w:marLeft w:val="0"/>
      <w:marRight w:val="0"/>
      <w:marTop w:val="0"/>
      <w:marBottom w:val="0"/>
      <w:divBdr>
        <w:top w:val="none" w:sz="0" w:space="0" w:color="auto"/>
        <w:left w:val="none" w:sz="0" w:space="0" w:color="auto"/>
        <w:bottom w:val="none" w:sz="0" w:space="0" w:color="auto"/>
        <w:right w:val="none" w:sz="0" w:space="0" w:color="auto"/>
      </w:divBdr>
    </w:div>
    <w:div w:id="133330376">
      <w:bodyDiv w:val="1"/>
      <w:marLeft w:val="0"/>
      <w:marRight w:val="0"/>
      <w:marTop w:val="0"/>
      <w:marBottom w:val="0"/>
      <w:divBdr>
        <w:top w:val="none" w:sz="0" w:space="0" w:color="auto"/>
        <w:left w:val="none" w:sz="0" w:space="0" w:color="auto"/>
        <w:bottom w:val="none" w:sz="0" w:space="0" w:color="auto"/>
        <w:right w:val="none" w:sz="0" w:space="0" w:color="auto"/>
      </w:divBdr>
      <w:divsChild>
        <w:div w:id="149910743">
          <w:marLeft w:val="0"/>
          <w:marRight w:val="0"/>
          <w:marTop w:val="0"/>
          <w:marBottom w:val="0"/>
          <w:divBdr>
            <w:top w:val="none" w:sz="0" w:space="0" w:color="auto"/>
            <w:left w:val="none" w:sz="0" w:space="0" w:color="auto"/>
            <w:bottom w:val="none" w:sz="0" w:space="0" w:color="auto"/>
            <w:right w:val="none" w:sz="0" w:space="0" w:color="auto"/>
          </w:divBdr>
          <w:divsChild>
            <w:div w:id="1350256478">
              <w:marLeft w:val="0"/>
              <w:marRight w:val="0"/>
              <w:marTop w:val="0"/>
              <w:marBottom w:val="0"/>
              <w:divBdr>
                <w:top w:val="none" w:sz="0" w:space="0" w:color="auto"/>
                <w:left w:val="none" w:sz="0" w:space="0" w:color="auto"/>
                <w:bottom w:val="none" w:sz="0" w:space="0" w:color="auto"/>
                <w:right w:val="none" w:sz="0" w:space="0" w:color="auto"/>
              </w:divBdr>
            </w:div>
            <w:div w:id="1830487661">
              <w:marLeft w:val="0"/>
              <w:marRight w:val="0"/>
              <w:marTop w:val="0"/>
              <w:marBottom w:val="0"/>
              <w:divBdr>
                <w:top w:val="none" w:sz="0" w:space="0" w:color="auto"/>
                <w:left w:val="none" w:sz="0" w:space="0" w:color="auto"/>
                <w:bottom w:val="none" w:sz="0" w:space="0" w:color="auto"/>
                <w:right w:val="none" w:sz="0" w:space="0" w:color="auto"/>
              </w:divBdr>
            </w:div>
          </w:divsChild>
        </w:div>
        <w:div w:id="2111853893">
          <w:marLeft w:val="0"/>
          <w:marRight w:val="0"/>
          <w:marTop w:val="0"/>
          <w:marBottom w:val="0"/>
          <w:divBdr>
            <w:top w:val="none" w:sz="0" w:space="0" w:color="auto"/>
            <w:left w:val="none" w:sz="0" w:space="0" w:color="auto"/>
            <w:bottom w:val="none" w:sz="0" w:space="0" w:color="auto"/>
            <w:right w:val="none" w:sz="0" w:space="0" w:color="auto"/>
          </w:divBdr>
        </w:div>
      </w:divsChild>
    </w:div>
    <w:div w:id="182405246">
      <w:bodyDiv w:val="1"/>
      <w:marLeft w:val="0"/>
      <w:marRight w:val="0"/>
      <w:marTop w:val="0"/>
      <w:marBottom w:val="0"/>
      <w:divBdr>
        <w:top w:val="none" w:sz="0" w:space="0" w:color="auto"/>
        <w:left w:val="none" w:sz="0" w:space="0" w:color="auto"/>
        <w:bottom w:val="none" w:sz="0" w:space="0" w:color="auto"/>
        <w:right w:val="none" w:sz="0" w:space="0" w:color="auto"/>
      </w:divBdr>
      <w:divsChild>
        <w:div w:id="491651973">
          <w:marLeft w:val="0"/>
          <w:marRight w:val="0"/>
          <w:marTop w:val="0"/>
          <w:marBottom w:val="0"/>
          <w:divBdr>
            <w:top w:val="none" w:sz="0" w:space="0" w:color="auto"/>
            <w:left w:val="none" w:sz="0" w:space="0" w:color="auto"/>
            <w:bottom w:val="none" w:sz="0" w:space="0" w:color="auto"/>
            <w:right w:val="none" w:sz="0" w:space="0" w:color="auto"/>
          </w:divBdr>
          <w:divsChild>
            <w:div w:id="531499598">
              <w:marLeft w:val="0"/>
              <w:marRight w:val="0"/>
              <w:marTop w:val="0"/>
              <w:marBottom w:val="0"/>
              <w:divBdr>
                <w:top w:val="none" w:sz="0" w:space="0" w:color="auto"/>
                <w:left w:val="none" w:sz="0" w:space="0" w:color="auto"/>
                <w:bottom w:val="none" w:sz="0" w:space="0" w:color="auto"/>
                <w:right w:val="none" w:sz="0" w:space="0" w:color="auto"/>
              </w:divBdr>
            </w:div>
            <w:div w:id="1328171247">
              <w:marLeft w:val="0"/>
              <w:marRight w:val="0"/>
              <w:marTop w:val="0"/>
              <w:marBottom w:val="0"/>
              <w:divBdr>
                <w:top w:val="none" w:sz="0" w:space="0" w:color="auto"/>
                <w:left w:val="none" w:sz="0" w:space="0" w:color="auto"/>
                <w:bottom w:val="none" w:sz="0" w:space="0" w:color="auto"/>
                <w:right w:val="none" w:sz="0" w:space="0" w:color="auto"/>
              </w:divBdr>
            </w:div>
          </w:divsChild>
        </w:div>
        <w:div w:id="1995376194">
          <w:marLeft w:val="0"/>
          <w:marRight w:val="0"/>
          <w:marTop w:val="0"/>
          <w:marBottom w:val="0"/>
          <w:divBdr>
            <w:top w:val="none" w:sz="0" w:space="0" w:color="auto"/>
            <w:left w:val="none" w:sz="0" w:space="0" w:color="auto"/>
            <w:bottom w:val="none" w:sz="0" w:space="0" w:color="auto"/>
            <w:right w:val="none" w:sz="0" w:space="0" w:color="auto"/>
          </w:divBdr>
        </w:div>
      </w:divsChild>
    </w:div>
    <w:div w:id="452406409">
      <w:bodyDiv w:val="1"/>
      <w:marLeft w:val="0"/>
      <w:marRight w:val="0"/>
      <w:marTop w:val="0"/>
      <w:marBottom w:val="0"/>
      <w:divBdr>
        <w:top w:val="none" w:sz="0" w:space="0" w:color="auto"/>
        <w:left w:val="none" w:sz="0" w:space="0" w:color="auto"/>
        <w:bottom w:val="none" w:sz="0" w:space="0" w:color="auto"/>
        <w:right w:val="none" w:sz="0" w:space="0" w:color="auto"/>
      </w:divBdr>
      <w:divsChild>
        <w:div w:id="283729600">
          <w:marLeft w:val="0"/>
          <w:marRight w:val="0"/>
          <w:marTop w:val="0"/>
          <w:marBottom w:val="0"/>
          <w:divBdr>
            <w:top w:val="none" w:sz="0" w:space="0" w:color="auto"/>
            <w:left w:val="none" w:sz="0" w:space="0" w:color="auto"/>
            <w:bottom w:val="none" w:sz="0" w:space="0" w:color="auto"/>
            <w:right w:val="none" w:sz="0" w:space="0" w:color="auto"/>
          </w:divBdr>
          <w:divsChild>
            <w:div w:id="2033148148">
              <w:marLeft w:val="0"/>
              <w:marRight w:val="0"/>
              <w:marTop w:val="0"/>
              <w:marBottom w:val="0"/>
              <w:divBdr>
                <w:top w:val="none" w:sz="0" w:space="0" w:color="auto"/>
                <w:left w:val="none" w:sz="0" w:space="0" w:color="auto"/>
                <w:bottom w:val="none" w:sz="0" w:space="0" w:color="auto"/>
                <w:right w:val="none" w:sz="0" w:space="0" w:color="auto"/>
              </w:divBdr>
            </w:div>
          </w:divsChild>
        </w:div>
        <w:div w:id="704864666">
          <w:marLeft w:val="0"/>
          <w:marRight w:val="0"/>
          <w:marTop w:val="0"/>
          <w:marBottom w:val="0"/>
          <w:divBdr>
            <w:top w:val="none" w:sz="0" w:space="0" w:color="auto"/>
            <w:left w:val="none" w:sz="0" w:space="0" w:color="auto"/>
            <w:bottom w:val="none" w:sz="0" w:space="0" w:color="auto"/>
            <w:right w:val="none" w:sz="0" w:space="0" w:color="auto"/>
          </w:divBdr>
        </w:div>
      </w:divsChild>
    </w:div>
    <w:div w:id="514615848">
      <w:bodyDiv w:val="1"/>
      <w:marLeft w:val="0"/>
      <w:marRight w:val="0"/>
      <w:marTop w:val="0"/>
      <w:marBottom w:val="0"/>
      <w:divBdr>
        <w:top w:val="none" w:sz="0" w:space="0" w:color="auto"/>
        <w:left w:val="none" w:sz="0" w:space="0" w:color="auto"/>
        <w:bottom w:val="none" w:sz="0" w:space="0" w:color="auto"/>
        <w:right w:val="none" w:sz="0" w:space="0" w:color="auto"/>
      </w:divBdr>
      <w:divsChild>
        <w:div w:id="204097397">
          <w:marLeft w:val="0"/>
          <w:marRight w:val="0"/>
          <w:marTop w:val="0"/>
          <w:marBottom w:val="0"/>
          <w:divBdr>
            <w:top w:val="none" w:sz="0" w:space="0" w:color="auto"/>
            <w:left w:val="none" w:sz="0" w:space="0" w:color="auto"/>
            <w:bottom w:val="none" w:sz="0" w:space="0" w:color="auto"/>
            <w:right w:val="none" w:sz="0" w:space="0" w:color="auto"/>
          </w:divBdr>
        </w:div>
        <w:div w:id="1542933270">
          <w:marLeft w:val="0"/>
          <w:marRight w:val="0"/>
          <w:marTop w:val="0"/>
          <w:marBottom w:val="0"/>
          <w:divBdr>
            <w:top w:val="none" w:sz="0" w:space="0" w:color="auto"/>
            <w:left w:val="none" w:sz="0" w:space="0" w:color="auto"/>
            <w:bottom w:val="none" w:sz="0" w:space="0" w:color="auto"/>
            <w:right w:val="none" w:sz="0" w:space="0" w:color="auto"/>
          </w:divBdr>
          <w:divsChild>
            <w:div w:id="18455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228">
      <w:bodyDiv w:val="1"/>
      <w:marLeft w:val="0"/>
      <w:marRight w:val="0"/>
      <w:marTop w:val="0"/>
      <w:marBottom w:val="0"/>
      <w:divBdr>
        <w:top w:val="none" w:sz="0" w:space="0" w:color="auto"/>
        <w:left w:val="none" w:sz="0" w:space="0" w:color="auto"/>
        <w:bottom w:val="none" w:sz="0" w:space="0" w:color="auto"/>
        <w:right w:val="none" w:sz="0" w:space="0" w:color="auto"/>
      </w:divBdr>
    </w:div>
    <w:div w:id="864561619">
      <w:bodyDiv w:val="1"/>
      <w:marLeft w:val="0"/>
      <w:marRight w:val="0"/>
      <w:marTop w:val="0"/>
      <w:marBottom w:val="0"/>
      <w:divBdr>
        <w:top w:val="none" w:sz="0" w:space="0" w:color="auto"/>
        <w:left w:val="none" w:sz="0" w:space="0" w:color="auto"/>
        <w:bottom w:val="none" w:sz="0" w:space="0" w:color="auto"/>
        <w:right w:val="none" w:sz="0" w:space="0" w:color="auto"/>
      </w:divBdr>
      <w:divsChild>
        <w:div w:id="732004292">
          <w:marLeft w:val="0"/>
          <w:marRight w:val="0"/>
          <w:marTop w:val="0"/>
          <w:marBottom w:val="0"/>
          <w:divBdr>
            <w:top w:val="none" w:sz="0" w:space="0" w:color="auto"/>
            <w:left w:val="none" w:sz="0" w:space="0" w:color="auto"/>
            <w:bottom w:val="none" w:sz="0" w:space="0" w:color="auto"/>
            <w:right w:val="none" w:sz="0" w:space="0" w:color="auto"/>
          </w:divBdr>
          <w:divsChild>
            <w:div w:id="19086839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12832805">
      <w:bodyDiv w:val="1"/>
      <w:marLeft w:val="0"/>
      <w:marRight w:val="0"/>
      <w:marTop w:val="0"/>
      <w:marBottom w:val="0"/>
      <w:divBdr>
        <w:top w:val="none" w:sz="0" w:space="0" w:color="auto"/>
        <w:left w:val="none" w:sz="0" w:space="0" w:color="auto"/>
        <w:bottom w:val="none" w:sz="0" w:space="0" w:color="auto"/>
        <w:right w:val="none" w:sz="0" w:space="0" w:color="auto"/>
      </w:divBdr>
    </w:div>
    <w:div w:id="1373848240">
      <w:bodyDiv w:val="1"/>
      <w:marLeft w:val="30"/>
      <w:marRight w:val="30"/>
      <w:marTop w:val="30"/>
      <w:marBottom w:val="30"/>
      <w:divBdr>
        <w:top w:val="none" w:sz="0" w:space="0" w:color="auto"/>
        <w:left w:val="none" w:sz="0" w:space="0" w:color="auto"/>
        <w:bottom w:val="none" w:sz="0" w:space="0" w:color="auto"/>
        <w:right w:val="none" w:sz="0" w:space="0" w:color="auto"/>
      </w:divBdr>
      <w:divsChild>
        <w:div w:id="2042364840">
          <w:marLeft w:val="0"/>
          <w:marRight w:val="0"/>
          <w:marTop w:val="0"/>
          <w:marBottom w:val="0"/>
          <w:divBdr>
            <w:top w:val="none" w:sz="0" w:space="0" w:color="auto"/>
            <w:left w:val="none" w:sz="0" w:space="0" w:color="auto"/>
            <w:bottom w:val="none" w:sz="0" w:space="0" w:color="auto"/>
            <w:right w:val="none" w:sz="0" w:space="0" w:color="auto"/>
          </w:divBdr>
          <w:divsChild>
            <w:div w:id="1291588195">
              <w:marLeft w:val="45"/>
              <w:marRight w:val="45"/>
              <w:marTop w:val="45"/>
              <w:marBottom w:val="45"/>
              <w:divBdr>
                <w:top w:val="none" w:sz="0" w:space="0" w:color="auto"/>
                <w:left w:val="none" w:sz="0" w:space="0" w:color="auto"/>
                <w:bottom w:val="none" w:sz="0" w:space="0" w:color="auto"/>
                <w:right w:val="none" w:sz="0" w:space="0" w:color="auto"/>
              </w:divBdr>
              <w:divsChild>
                <w:div w:id="240453965">
                  <w:marLeft w:val="0"/>
                  <w:marRight w:val="0"/>
                  <w:marTop w:val="0"/>
                  <w:marBottom w:val="0"/>
                  <w:divBdr>
                    <w:top w:val="none" w:sz="0" w:space="0" w:color="auto"/>
                    <w:left w:val="none" w:sz="0" w:space="0" w:color="auto"/>
                    <w:bottom w:val="none" w:sz="0" w:space="0" w:color="auto"/>
                    <w:right w:val="none" w:sz="0" w:space="0" w:color="auto"/>
                  </w:divBdr>
                  <w:divsChild>
                    <w:div w:id="87048353">
                      <w:marLeft w:val="0"/>
                      <w:marRight w:val="0"/>
                      <w:marTop w:val="0"/>
                      <w:marBottom w:val="0"/>
                      <w:divBdr>
                        <w:top w:val="none" w:sz="0" w:space="0" w:color="auto"/>
                        <w:left w:val="none" w:sz="0" w:space="0" w:color="auto"/>
                        <w:bottom w:val="none" w:sz="0" w:space="0" w:color="auto"/>
                        <w:right w:val="none" w:sz="0" w:space="0" w:color="auto"/>
                      </w:divBdr>
                      <w:divsChild>
                        <w:div w:id="18189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97934">
      <w:bodyDiv w:val="1"/>
      <w:marLeft w:val="0"/>
      <w:marRight w:val="0"/>
      <w:marTop w:val="0"/>
      <w:marBottom w:val="0"/>
      <w:divBdr>
        <w:top w:val="none" w:sz="0" w:space="0" w:color="auto"/>
        <w:left w:val="none" w:sz="0" w:space="0" w:color="auto"/>
        <w:bottom w:val="none" w:sz="0" w:space="0" w:color="auto"/>
        <w:right w:val="none" w:sz="0" w:space="0" w:color="auto"/>
      </w:divBdr>
      <w:divsChild>
        <w:div w:id="231283385">
          <w:marLeft w:val="0"/>
          <w:marRight w:val="0"/>
          <w:marTop w:val="0"/>
          <w:marBottom w:val="0"/>
          <w:divBdr>
            <w:top w:val="none" w:sz="0" w:space="0" w:color="auto"/>
            <w:left w:val="none" w:sz="0" w:space="0" w:color="auto"/>
            <w:bottom w:val="none" w:sz="0" w:space="0" w:color="auto"/>
            <w:right w:val="none" w:sz="0" w:space="0" w:color="auto"/>
          </w:divBdr>
        </w:div>
        <w:div w:id="340862411">
          <w:marLeft w:val="0"/>
          <w:marRight w:val="0"/>
          <w:marTop w:val="0"/>
          <w:marBottom w:val="0"/>
          <w:divBdr>
            <w:top w:val="none" w:sz="0" w:space="0" w:color="auto"/>
            <w:left w:val="none" w:sz="0" w:space="0" w:color="auto"/>
            <w:bottom w:val="none" w:sz="0" w:space="0" w:color="auto"/>
            <w:right w:val="none" w:sz="0" w:space="0" w:color="auto"/>
          </w:divBdr>
          <w:divsChild>
            <w:div w:id="10679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3303">
      <w:bodyDiv w:val="1"/>
      <w:marLeft w:val="0"/>
      <w:marRight w:val="0"/>
      <w:marTop w:val="0"/>
      <w:marBottom w:val="0"/>
      <w:divBdr>
        <w:top w:val="none" w:sz="0" w:space="0" w:color="auto"/>
        <w:left w:val="none" w:sz="0" w:space="0" w:color="auto"/>
        <w:bottom w:val="none" w:sz="0" w:space="0" w:color="auto"/>
        <w:right w:val="none" w:sz="0" w:space="0" w:color="auto"/>
      </w:divBdr>
      <w:divsChild>
        <w:div w:id="50275076">
          <w:marLeft w:val="0"/>
          <w:marRight w:val="0"/>
          <w:marTop w:val="0"/>
          <w:marBottom w:val="0"/>
          <w:divBdr>
            <w:top w:val="none" w:sz="0" w:space="0" w:color="auto"/>
            <w:left w:val="none" w:sz="0" w:space="0" w:color="auto"/>
            <w:bottom w:val="none" w:sz="0" w:space="0" w:color="auto"/>
            <w:right w:val="none" w:sz="0" w:space="0" w:color="auto"/>
          </w:divBdr>
        </w:div>
        <w:div w:id="1411348287">
          <w:marLeft w:val="0"/>
          <w:marRight w:val="0"/>
          <w:marTop w:val="0"/>
          <w:marBottom w:val="0"/>
          <w:divBdr>
            <w:top w:val="none" w:sz="0" w:space="0" w:color="auto"/>
            <w:left w:val="none" w:sz="0" w:space="0" w:color="auto"/>
            <w:bottom w:val="none" w:sz="0" w:space="0" w:color="auto"/>
            <w:right w:val="none" w:sz="0" w:space="0" w:color="auto"/>
          </w:divBdr>
          <w:divsChild>
            <w:div w:id="16384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3958">
      <w:bodyDiv w:val="1"/>
      <w:marLeft w:val="30"/>
      <w:marRight w:val="30"/>
      <w:marTop w:val="30"/>
      <w:marBottom w:val="30"/>
      <w:divBdr>
        <w:top w:val="none" w:sz="0" w:space="0" w:color="auto"/>
        <w:left w:val="none" w:sz="0" w:space="0" w:color="auto"/>
        <w:bottom w:val="none" w:sz="0" w:space="0" w:color="auto"/>
        <w:right w:val="none" w:sz="0" w:space="0" w:color="auto"/>
      </w:divBdr>
      <w:divsChild>
        <w:div w:id="524709705">
          <w:marLeft w:val="0"/>
          <w:marRight w:val="0"/>
          <w:marTop w:val="0"/>
          <w:marBottom w:val="0"/>
          <w:divBdr>
            <w:top w:val="none" w:sz="0" w:space="0" w:color="auto"/>
            <w:left w:val="none" w:sz="0" w:space="0" w:color="auto"/>
            <w:bottom w:val="none" w:sz="0" w:space="0" w:color="auto"/>
            <w:right w:val="none" w:sz="0" w:space="0" w:color="auto"/>
          </w:divBdr>
          <w:divsChild>
            <w:div w:id="854878076">
              <w:marLeft w:val="45"/>
              <w:marRight w:val="45"/>
              <w:marTop w:val="45"/>
              <w:marBottom w:val="45"/>
              <w:divBdr>
                <w:top w:val="none" w:sz="0" w:space="0" w:color="auto"/>
                <w:left w:val="none" w:sz="0" w:space="0" w:color="auto"/>
                <w:bottom w:val="none" w:sz="0" w:space="0" w:color="auto"/>
                <w:right w:val="none" w:sz="0" w:space="0" w:color="auto"/>
              </w:divBdr>
              <w:divsChild>
                <w:div w:id="2061860597">
                  <w:marLeft w:val="0"/>
                  <w:marRight w:val="0"/>
                  <w:marTop w:val="0"/>
                  <w:marBottom w:val="0"/>
                  <w:divBdr>
                    <w:top w:val="none" w:sz="0" w:space="0" w:color="auto"/>
                    <w:left w:val="none" w:sz="0" w:space="0" w:color="auto"/>
                    <w:bottom w:val="none" w:sz="0" w:space="0" w:color="auto"/>
                    <w:right w:val="none" w:sz="0" w:space="0" w:color="auto"/>
                  </w:divBdr>
                  <w:divsChild>
                    <w:div w:id="213664725">
                      <w:marLeft w:val="0"/>
                      <w:marRight w:val="0"/>
                      <w:marTop w:val="0"/>
                      <w:marBottom w:val="0"/>
                      <w:divBdr>
                        <w:top w:val="none" w:sz="0" w:space="0" w:color="auto"/>
                        <w:left w:val="none" w:sz="0" w:space="0" w:color="auto"/>
                        <w:bottom w:val="none" w:sz="0" w:space="0" w:color="auto"/>
                        <w:right w:val="none" w:sz="0" w:space="0" w:color="auto"/>
                      </w:divBdr>
                    </w:div>
                    <w:div w:id="342317229">
                      <w:marLeft w:val="0"/>
                      <w:marRight w:val="0"/>
                      <w:marTop w:val="0"/>
                      <w:marBottom w:val="0"/>
                      <w:divBdr>
                        <w:top w:val="none" w:sz="0" w:space="0" w:color="auto"/>
                        <w:left w:val="none" w:sz="0" w:space="0" w:color="auto"/>
                        <w:bottom w:val="none" w:sz="0" w:space="0" w:color="auto"/>
                        <w:right w:val="none" w:sz="0" w:space="0" w:color="auto"/>
                      </w:divBdr>
                    </w:div>
                    <w:div w:id="1239826013">
                      <w:marLeft w:val="0"/>
                      <w:marRight w:val="0"/>
                      <w:marTop w:val="0"/>
                      <w:marBottom w:val="0"/>
                      <w:divBdr>
                        <w:top w:val="none" w:sz="0" w:space="0" w:color="auto"/>
                        <w:left w:val="none" w:sz="0" w:space="0" w:color="auto"/>
                        <w:bottom w:val="none" w:sz="0" w:space="0" w:color="auto"/>
                        <w:right w:val="none" w:sz="0" w:space="0" w:color="auto"/>
                      </w:divBdr>
                    </w:div>
                    <w:div w:id="1336810952">
                      <w:marLeft w:val="0"/>
                      <w:marRight w:val="0"/>
                      <w:marTop w:val="0"/>
                      <w:marBottom w:val="0"/>
                      <w:divBdr>
                        <w:top w:val="none" w:sz="0" w:space="0" w:color="auto"/>
                        <w:left w:val="none" w:sz="0" w:space="0" w:color="auto"/>
                        <w:bottom w:val="none" w:sz="0" w:space="0" w:color="auto"/>
                        <w:right w:val="none" w:sz="0" w:space="0" w:color="auto"/>
                      </w:divBdr>
                    </w:div>
                    <w:div w:id="1532960336">
                      <w:marLeft w:val="0"/>
                      <w:marRight w:val="0"/>
                      <w:marTop w:val="0"/>
                      <w:marBottom w:val="0"/>
                      <w:divBdr>
                        <w:top w:val="none" w:sz="0" w:space="0" w:color="auto"/>
                        <w:left w:val="none" w:sz="0" w:space="0" w:color="auto"/>
                        <w:bottom w:val="none" w:sz="0" w:space="0" w:color="auto"/>
                        <w:right w:val="none" w:sz="0" w:space="0" w:color="auto"/>
                      </w:divBdr>
                    </w:div>
                    <w:div w:id="20862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09051">
      <w:bodyDiv w:val="1"/>
      <w:marLeft w:val="0"/>
      <w:marRight w:val="0"/>
      <w:marTop w:val="0"/>
      <w:marBottom w:val="0"/>
      <w:divBdr>
        <w:top w:val="none" w:sz="0" w:space="0" w:color="auto"/>
        <w:left w:val="none" w:sz="0" w:space="0" w:color="auto"/>
        <w:bottom w:val="none" w:sz="0" w:space="0" w:color="auto"/>
        <w:right w:val="none" w:sz="0" w:space="0" w:color="auto"/>
      </w:divBdr>
    </w:div>
    <w:div w:id="193370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comments" Target="comments.xml"/><Relationship Id="rId16" Type="http://schemas.openxmlformats.org/officeDocument/2006/relationships/footer" Target="footer4.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557EB2-D0B7-D041-80CB-8B6BACCDC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3583</Words>
  <Characters>20426</Characters>
  <Application>Microsoft Macintosh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Law Offices of Shafiel A. Karim</Company>
  <LinksUpToDate>false</LinksUpToDate>
  <CharactersWithSpaces>23962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Shafiel Karim</dc:creator>
  <cp:lastModifiedBy>Shafiel Karim</cp:lastModifiedBy>
  <cp:revision>3</cp:revision>
  <cp:lastPrinted>2013-03-27T00:23:00Z</cp:lastPrinted>
  <dcterms:created xsi:type="dcterms:W3CDTF">2015-10-24T00:17:00Z</dcterms:created>
  <dcterms:modified xsi:type="dcterms:W3CDTF">2015-10-24T00:22:00Z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FBB1</vt:lpwstr>
  </property>
  <property fmtid="{D5CDD505-2E9C-101B-9397-08002B2CF9AE}" pid="3" name="Doc No.">
    <vt:lpwstr>42407</vt:lpwstr>
  </property>
  <property fmtid="{D5CDD505-2E9C-101B-9397-08002B2CF9AE}" pid="4" name="Addressee(s)">
    <vt:lpwstr> </vt:lpwstr>
  </property>
  <property fmtid="{D5CDD505-2E9C-101B-9397-08002B2CF9AE}" pid="5" name="Parties">
    <vt:lpwstr>Plaintiffs: MARK NOBELS, GLORIA AND ALICIA PEREZ, PAM MENISE, AND DENSIE MORGRET, individually and on behalf of all others similarly situated; Defendant: COUNTRYWIDE HOME LOANS, INC., individually and d/b/a AMERICA'S WHOLESALE LENDER, and DOES 1 through 1</vt:lpwstr>
  </property>
  <property fmtid="{D5CDD505-2E9C-101B-9397-08002B2CF9AE}" pid="6" name="Cause No.">
    <vt:lpwstr>RG04138349</vt:lpwstr>
  </property>
  <property fmtid="{D5CDD505-2E9C-101B-9397-08002B2CF9AE}" pid="7" name="Signer(s)">
    <vt:lpwstr>Robert M. Bramson; Daniel E. Birkhaeuser</vt:lpwstr>
  </property>
  <property fmtid="{D5CDD505-2E9C-101B-9397-08002B2CF9AE}" pid="8" name="Caption Bank Document">
    <vt:lpwstr> </vt:lpwstr>
  </property>
  <property fmtid="{D5CDD505-2E9C-101B-9397-08002B2CF9AE}" pid="9" name="Doc Name">
    <vt:lpwstr>Document4</vt:lpwstr>
  </property>
  <property fmtid="{D5CDD505-2E9C-101B-9397-08002B2CF9AE}" pid="10" name="Client No.">
    <vt:lpwstr>   </vt:lpwstr>
  </property>
  <property fmtid="{D5CDD505-2E9C-101B-9397-08002B2CF9AE}" pid="11" name="Matter No.">
    <vt:lpwstr>   </vt:lpwstr>
  </property>
  <property fmtid="{D5CDD505-2E9C-101B-9397-08002B2CF9AE}" pid="12" name="Client Name">
    <vt:lpwstr>   </vt:lpwstr>
  </property>
  <property fmtid="{D5CDD505-2E9C-101B-9397-08002B2CF9AE}" pid="13" name="Matter Name">
    <vt:lpwstr>   </vt:lpwstr>
  </property>
  <property fmtid="{D5CDD505-2E9C-101B-9397-08002B2CF9AE}" pid="14" name="Draft">
    <vt:lpwstr>   </vt:lpwstr>
  </property>
  <property fmtid="{D5CDD505-2E9C-101B-9397-08002B2CF9AE}" pid="15" name="Caption Attorneys For">
    <vt:lpwstr>Plaintiffs and the Class</vt:lpwstr>
  </property>
  <property fmtid="{D5CDD505-2E9C-101B-9397-08002B2CF9AE}" pid="16" name="FinalDocNo">
    <vt:lpwstr>42407</vt:lpwstr>
  </property>
</Properties>
</file>