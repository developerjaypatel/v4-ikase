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EED" w:rsidRPr="00E01B29" w:rsidRDefault="00BD1EED" w:rsidP="00BD1EED">
      <w:pPr>
        <w:spacing w:after="120"/>
        <w:ind w:left="-360" w:right="-360"/>
        <w:jc w:val="center"/>
        <w:rPr>
          <w:sz w:val="26"/>
          <w:szCs w:val="26"/>
        </w:rPr>
      </w:pPr>
      <w:r w:rsidRPr="00E01B29">
        <w:rPr>
          <w:sz w:val="26"/>
          <w:szCs w:val="26"/>
        </w:rPr>
        <w:t xml:space="preserve">Case No. </w:t>
      </w:r>
    </w:p>
    <w:p w:rsidR="00BD1EED" w:rsidRPr="00E01B29" w:rsidRDefault="00BD1EED" w:rsidP="00502B68">
      <w:pPr>
        <w:ind w:left="-360" w:right="-360"/>
        <w:jc w:val="center"/>
        <w:rPr>
          <w:b/>
          <w:sz w:val="26"/>
          <w:szCs w:val="26"/>
        </w:rPr>
      </w:pPr>
      <w:r w:rsidRPr="00E01B29">
        <w:rPr>
          <w:b/>
          <w:sz w:val="26"/>
          <w:szCs w:val="26"/>
        </w:rPr>
        <w:t>COURT OF APPEAL OF THE STATE OF CALIFORNIA</w:t>
      </w:r>
    </w:p>
    <w:p w:rsidR="00BD1EED" w:rsidRPr="00E01B29" w:rsidRDefault="00BD1EED" w:rsidP="00502B68">
      <w:pPr>
        <w:ind w:left="-360" w:right="-360"/>
        <w:jc w:val="center"/>
        <w:rPr>
          <w:b/>
          <w:sz w:val="26"/>
          <w:szCs w:val="26"/>
        </w:rPr>
      </w:pPr>
      <w:r w:rsidRPr="00E01B29">
        <w:rPr>
          <w:b/>
          <w:sz w:val="26"/>
          <w:szCs w:val="26"/>
        </w:rPr>
        <w:t>FOURTH APPELLATE DISTRICT</w:t>
      </w:r>
    </w:p>
    <w:p w:rsidR="00BD1EED" w:rsidRPr="00E01B29" w:rsidRDefault="00BD1EED" w:rsidP="00502B68">
      <w:pPr>
        <w:ind w:left="-360" w:right="-360"/>
        <w:jc w:val="center"/>
        <w:rPr>
          <w:b/>
          <w:sz w:val="26"/>
          <w:szCs w:val="26"/>
        </w:rPr>
      </w:pPr>
      <w:r w:rsidRPr="00E01B29">
        <w:rPr>
          <w:b/>
          <w:sz w:val="26"/>
          <w:szCs w:val="26"/>
        </w:rPr>
        <w:t>DIVISION THREE</w:t>
      </w:r>
    </w:p>
    <w:p w:rsidR="00BD1EED" w:rsidRPr="00E01B29" w:rsidRDefault="00BD1EED" w:rsidP="00BD1EED">
      <w:pPr>
        <w:ind w:left="-360" w:right="-360"/>
        <w:jc w:val="center"/>
        <w:rPr>
          <w:sz w:val="26"/>
          <w:szCs w:val="26"/>
        </w:rPr>
      </w:pPr>
      <w:r w:rsidRPr="00E01B29">
        <w:rPr>
          <w:noProof/>
          <w:sz w:val="26"/>
          <w:szCs w:val="26"/>
        </w:rPr>
        <mc:AlternateContent>
          <mc:Choice Requires="wps">
            <w:drawing>
              <wp:anchor distT="0" distB="0" distL="114300" distR="114300" simplePos="0" relativeHeight="251669504" behindDoc="0" locked="0" layoutInCell="0" allowOverlap="1" wp14:anchorId="22730F45" wp14:editId="331D973E">
                <wp:simplePos x="0" y="0"/>
                <wp:positionH relativeFrom="column">
                  <wp:posOffset>0</wp:posOffset>
                </wp:positionH>
                <wp:positionV relativeFrom="paragraph">
                  <wp:posOffset>-635</wp:posOffset>
                </wp:positionV>
                <wp:extent cx="5020310" cy="78105"/>
                <wp:effectExtent l="9525" t="0" r="8890" b="12700"/>
                <wp:wrapNone/>
                <wp:docPr id="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020310" cy="78105"/>
                        </a:xfrm>
                        <a:custGeom>
                          <a:avLst/>
                          <a:gdLst>
                            <a:gd name="T0" fmla="*/ 0 w 7875"/>
                            <a:gd name="T1" fmla="*/ 0 h 1"/>
                            <a:gd name="T2" fmla="*/ 7875 w 7875"/>
                            <a:gd name="T3" fmla="*/ 0 h 1"/>
                          </a:gdLst>
                          <a:ahLst/>
                          <a:cxnLst>
                            <a:cxn ang="0">
                              <a:pos x="T0" y="T1"/>
                            </a:cxn>
                            <a:cxn ang="0">
                              <a:pos x="T2" y="T3"/>
                            </a:cxn>
                          </a:cxnLst>
                          <a:rect l="0" t="0" r="r" b="b"/>
                          <a:pathLst>
                            <a:path w="7875" h="1">
                              <a:moveTo>
                                <a:pt x="0" y="0"/>
                              </a:moveTo>
                              <a:lnTo>
                                <a:pt x="78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9A151" id="Freeform 6" o:spid="_x0000_s1026" style="position:absolute;margin-left:0;margin-top:-.05pt;width:395.3pt;height:6.1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wgX/wIAAJMGAAAOAAAAZHJzL2Uyb0RvYy54bWysVdtu2zAMfR+wfxD0OCC1nTjNBXWKIpdh&#10;wC4Fmu1dkeXYmC15khKnG/bvI2knTdoNGIblwaFM5vAcUmRubg9VyfbKusLohEdXIWdKS5MWepvw&#10;z+tVb8yZ80KnojRaJfxROX47e/3qpqmnqm9yU6bKMgDRbtrUCc+9r6dB4GSuKuGuTK00ODNjK+Hh&#10;aLdBakUD6FUZ9MPwOmiMTWtrpHIO3i5aJ58RfpYp6T9lmVOelQkHbp6elp4bfAazGzHdWlHnhexo&#10;iH9gUYlCQ9IT1EJ4wXa2eAFVFdIaZzJ/JU0VmCwrpCINoCYKn6l5yEWtSAsUx9WnMrn/Bys/7u8t&#10;K9KEDzjTooIWraxSWHB2jdVpajeFoIf63qI+V7838qsDR3DhwYODGLZpPpgUUMTOG6rIIQOorCzq&#10;L3A/6A2oZgdqweOpBergmYSXw7AfDiLolATfaByFQyQRiCnCIAG5c/6tMmSL/Xvn2w6mYFH9007F&#10;GjCyqoRmvglYyBo2Go8IC3p0iokuYnIWdffhFNA/C0CAP+BA7c5ydThAenukJfIjU3nQHVWwmMAx&#10;CakqtXFYFeQN0tdEBSAgimT/Phj4YfCgKxIFtz/qkliYgOd333IGd3/Taq2FR26YA03WYNmhUiw/&#10;tqsye7U2FOCf9Q1SPXlLfR7VghwbDIGtGwxMQy09pUbGZ23VZlWUJfW11EhoMuwPqUbOlEWKTmTj&#10;7HYzLy3bC5xt+nRluAizZqdTAsuVSJed7UVRtjZRQzy4gl0h8DLS8P6YhJPleDmOe3H/etmLw8Wi&#10;d7eax73rVTQaLgaL+XwR/URqUTzNizRVGtkdF0kU/92gdiutXQGnVXKh4kLsij4vxQaXNKjIoOX4&#10;TepobHFS29HemPQRptaadjPCJgcjN/Y7Zw1sxYS7bzthFWflOw1rZxLFMa5ROsTDUR8O9tyzOfcI&#10;LQEq4Z7DRUdz7tvVu6ttsc0hU7sQtLmDbZEVOMvEr2XVHWDzkYJuS+NqPT9T1NN/yewXAAAA//8D&#10;AFBLAwQUAAYACAAAACEAlliAP9wAAAAFAQAADwAAAGRycy9kb3ducmV2LnhtbEyPwU7DMBBE70j8&#10;g7VI3FqnQWohjVMBggMcUClV1OM2XpKIeB3Fbhr+nuUEx9GMZt7km8l1aqQhtJ4NLOYJKOLK25Zr&#10;A/uP59ktqBCRLXaeycA3BdgUlxc5Ztaf+Z3GXayVlHDI0EATY59pHaqGHIa574nF+/SDwyhyqLUd&#10;8CzlrtNpkiy1w5ZlocGeHhuqvnYnZ+BteiB3iCP3L9vXp/JwU5arujTm+mq6X4OKNMW/MPziCzoU&#10;wnT0J7ZBdQbkSDQwW4ASc3WXLEEdJZWmoItc/6cvfgAAAP//AwBQSwECLQAUAAYACAAAACEAtoM4&#10;kv4AAADhAQAAEwAAAAAAAAAAAAAAAAAAAAAAW0NvbnRlbnRfVHlwZXNdLnhtbFBLAQItABQABgAI&#10;AAAAIQA4/SH/1gAAAJQBAAALAAAAAAAAAAAAAAAAAC8BAABfcmVscy8ucmVsc1BLAQItABQABgAI&#10;AAAAIQB9ewgX/wIAAJMGAAAOAAAAAAAAAAAAAAAAAC4CAABkcnMvZTJvRG9jLnhtbFBLAQItABQA&#10;BgAIAAAAIQCWWIA/3AAAAAUBAAAPAAAAAAAAAAAAAAAAAFkFAABkcnMvZG93bnJldi54bWxQSwUG&#10;AAAAAAQABADzAAAAYgYAAAAA&#10;" o:allowincell="f" path="m,l7875,e" filled="f">
                <v:path arrowok="t" o:connecttype="custom" o:connectlocs="0,0;5020310,0" o:connectangles="0,0"/>
              </v:shape>
            </w:pict>
          </mc:Fallback>
        </mc:AlternateContent>
      </w:r>
    </w:p>
    <w:p w:rsidR="00BD1EED" w:rsidRPr="00E01B29" w:rsidRDefault="00BD1EED" w:rsidP="001E5A82">
      <w:pPr>
        <w:spacing w:after="120"/>
        <w:ind w:left="-360" w:right="-360"/>
        <w:jc w:val="center"/>
        <w:rPr>
          <w:sz w:val="26"/>
          <w:szCs w:val="26"/>
        </w:rPr>
      </w:pPr>
      <w:r w:rsidRPr="00E01B29">
        <w:rPr>
          <w:sz w:val="26"/>
          <w:szCs w:val="26"/>
        </w:rPr>
        <w:t>CHRISTOPHER LEVANOFF; ALISON DIAZ; ANDREW GAXIOLA; JENNA STEED; ROES 1 through 25, inclusive, as individuals and on behalf of all similarly situated individuals</w:t>
      </w:r>
    </w:p>
    <w:p w:rsidR="00BD1EED" w:rsidRPr="00E01B29" w:rsidRDefault="00BD1EED" w:rsidP="00502B68">
      <w:pPr>
        <w:ind w:left="-360" w:right="-360"/>
        <w:jc w:val="center"/>
        <w:rPr>
          <w:sz w:val="26"/>
          <w:szCs w:val="26"/>
        </w:rPr>
      </w:pPr>
      <w:r w:rsidRPr="00E01B29">
        <w:rPr>
          <w:i/>
          <w:sz w:val="26"/>
          <w:szCs w:val="26"/>
        </w:rPr>
        <w:t>Petitioners</w:t>
      </w:r>
      <w:r w:rsidRPr="00E01B29">
        <w:rPr>
          <w:sz w:val="26"/>
          <w:szCs w:val="26"/>
        </w:rPr>
        <w:t>,</w:t>
      </w:r>
    </w:p>
    <w:p w:rsidR="00BD1EED" w:rsidRPr="00E01B29" w:rsidRDefault="00BD1EED" w:rsidP="00502B68">
      <w:pPr>
        <w:spacing w:after="120"/>
        <w:ind w:left="-360" w:right="-360"/>
        <w:jc w:val="center"/>
        <w:rPr>
          <w:sz w:val="26"/>
          <w:szCs w:val="26"/>
        </w:rPr>
      </w:pPr>
      <w:r w:rsidRPr="00E01B29">
        <w:rPr>
          <w:sz w:val="26"/>
          <w:szCs w:val="26"/>
        </w:rPr>
        <w:t>v.</w:t>
      </w:r>
    </w:p>
    <w:p w:rsidR="00BD1EED" w:rsidRPr="00E01B29" w:rsidRDefault="00BD1EED" w:rsidP="00BD1EED">
      <w:pPr>
        <w:spacing w:after="120" w:line="300" w:lineRule="exact"/>
        <w:ind w:left="-450" w:right="-450"/>
        <w:jc w:val="center"/>
        <w:rPr>
          <w:sz w:val="26"/>
          <w:szCs w:val="26"/>
        </w:rPr>
      </w:pPr>
      <w:r w:rsidRPr="00E01B29">
        <w:rPr>
          <w:sz w:val="26"/>
          <w:szCs w:val="26"/>
        </w:rPr>
        <w:t>SUPERIOR COURT OF CALIFORNIA FOR THE COUNTY OF ORANGE,</w:t>
      </w:r>
    </w:p>
    <w:p w:rsidR="00BD1EED" w:rsidRPr="00E01B29" w:rsidRDefault="00BD1EED" w:rsidP="00BD1EED">
      <w:pPr>
        <w:ind w:left="-360" w:right="-360"/>
        <w:jc w:val="center"/>
        <w:rPr>
          <w:i/>
          <w:sz w:val="26"/>
          <w:szCs w:val="26"/>
        </w:rPr>
      </w:pPr>
      <w:r w:rsidRPr="00E01B29">
        <w:rPr>
          <w:i/>
          <w:sz w:val="26"/>
          <w:szCs w:val="26"/>
        </w:rPr>
        <w:t>Respondent;</w:t>
      </w:r>
    </w:p>
    <w:p w:rsidR="00BD1EED" w:rsidRPr="00E01B29" w:rsidRDefault="00BD1EED" w:rsidP="00502B68">
      <w:pPr>
        <w:spacing w:line="180" w:lineRule="exact"/>
        <w:ind w:left="-360" w:right="-360"/>
        <w:jc w:val="center"/>
        <w:rPr>
          <w:sz w:val="26"/>
          <w:szCs w:val="26"/>
        </w:rPr>
      </w:pPr>
    </w:p>
    <w:p w:rsidR="00BD1EED" w:rsidRPr="00E01B29" w:rsidRDefault="00BD1EED" w:rsidP="001E5A82">
      <w:pPr>
        <w:spacing w:after="120"/>
        <w:ind w:left="-360" w:right="-360"/>
        <w:jc w:val="center"/>
        <w:rPr>
          <w:sz w:val="26"/>
          <w:szCs w:val="26"/>
        </w:rPr>
      </w:pPr>
      <w:r w:rsidRPr="00E01B29">
        <w:rPr>
          <w:sz w:val="26"/>
          <w:szCs w:val="26"/>
        </w:rPr>
        <w:t>SOCAL WINGS LLC; MATTHEW   DRAGAS; (DOE 1) SC WINGS BUENA PARK, LLC; (DOE 2) SC WINGS ALISO VIEJO, LLC; (DOE 3) SC MISSION VIEJO, LLC; SC WINGS BLOCK, LLC (DOE 4) DRAGAS HOMES dba THE DRAGAS GROUP</w:t>
      </w:r>
    </w:p>
    <w:p w:rsidR="00BD1EED" w:rsidRPr="00E01B29" w:rsidRDefault="00BD1EED" w:rsidP="00BD1EED">
      <w:pPr>
        <w:ind w:left="-360" w:right="-360"/>
        <w:jc w:val="center"/>
        <w:rPr>
          <w:sz w:val="26"/>
          <w:szCs w:val="26"/>
        </w:rPr>
      </w:pPr>
      <w:r w:rsidRPr="00E01B29">
        <w:rPr>
          <w:i/>
          <w:sz w:val="26"/>
          <w:szCs w:val="26"/>
        </w:rPr>
        <w:t>Real Parties in Interest.</w:t>
      </w:r>
    </w:p>
    <w:p w:rsidR="00BD1EED" w:rsidRPr="00E01B29" w:rsidRDefault="00BD1EED" w:rsidP="00BD1EED">
      <w:pPr>
        <w:ind w:left="-360" w:right="-360"/>
        <w:jc w:val="center"/>
        <w:rPr>
          <w:sz w:val="26"/>
          <w:szCs w:val="26"/>
        </w:rPr>
      </w:pPr>
      <w:r w:rsidRPr="00E01B29">
        <w:rPr>
          <w:noProof/>
          <w:sz w:val="26"/>
          <w:szCs w:val="26"/>
        </w:rPr>
        <mc:AlternateContent>
          <mc:Choice Requires="wps">
            <w:drawing>
              <wp:anchor distT="0" distB="0" distL="114300" distR="114300" simplePos="0" relativeHeight="251670528" behindDoc="0" locked="0" layoutInCell="0" allowOverlap="1" wp14:anchorId="114002D0" wp14:editId="5FB89E82">
                <wp:simplePos x="0" y="0"/>
                <wp:positionH relativeFrom="column">
                  <wp:posOffset>0</wp:posOffset>
                </wp:positionH>
                <wp:positionV relativeFrom="paragraph">
                  <wp:posOffset>-635</wp:posOffset>
                </wp:positionV>
                <wp:extent cx="5020310" cy="78105"/>
                <wp:effectExtent l="9525" t="0" r="8890" b="12700"/>
                <wp:wrapNone/>
                <wp:docPr id="4"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020310" cy="78105"/>
                        </a:xfrm>
                        <a:custGeom>
                          <a:avLst/>
                          <a:gdLst>
                            <a:gd name="T0" fmla="*/ 0 w 7875"/>
                            <a:gd name="T1" fmla="*/ 0 h 1"/>
                            <a:gd name="T2" fmla="*/ 7875 w 7875"/>
                            <a:gd name="T3" fmla="*/ 0 h 1"/>
                          </a:gdLst>
                          <a:ahLst/>
                          <a:cxnLst>
                            <a:cxn ang="0">
                              <a:pos x="T0" y="T1"/>
                            </a:cxn>
                            <a:cxn ang="0">
                              <a:pos x="T2" y="T3"/>
                            </a:cxn>
                          </a:cxnLst>
                          <a:rect l="0" t="0" r="r" b="b"/>
                          <a:pathLst>
                            <a:path w="7875" h="1">
                              <a:moveTo>
                                <a:pt x="0" y="0"/>
                              </a:moveTo>
                              <a:lnTo>
                                <a:pt x="78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B2F43" id="Freeform 6" o:spid="_x0000_s1026" style="position:absolute;margin-left:0;margin-top:-.05pt;width:395.3pt;height:6.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5IA/QIAAJMGAAAOAAAAZHJzL2Uyb0RvYy54bWysVduO2jAQfa/Uf7D8WIlNAmG5aMNqxaWq&#10;1MtKS/tuEodEdezUNoRt1X/vzCSwsNtKVVUewjhzOD5z5eb2UCm2l9aVRic8ugo5kzo1Wam3Cf+8&#10;XvXGnDkvdCaU0TLhj9Lx29nrVzdNPZV9UxiVScuARLtpUye88L6eBoFLC1kJd2VqqcGZG1sJD0e7&#10;DTIrGmCvVNAPw+ugMTarrUmlc/B20Tr5jPjzXKb+U5476ZlKOGjz9LT03OAzmN2I6daKuijTTob4&#10;BxWVKDVceqJaCC/YzpYvqKoytcaZ3F+lpgpMnpeppBggmih8Fs1DIWpJsUByXH1Kk/t/tOnH/b1l&#10;ZZbwmDMtKijRykqJCWfXmJ2mdlMAPdT3FuNz9XuTfnXgCC48eHCAYZvmg8mARey8oYwccqDKVVl/&#10;gf6gNxA1O1AJHk8lkAfPUng5DPvhIIJKpeAbjaNwiCICMUUaFJDunH8rDdli/975toIZWJT/rIti&#10;DRx5paCYbwIWsoaNxiPighqdMNEFpmBR1w8nQP8MgAR/4BmcwULW8YDo7VGWKI5K04PupILFBI5J&#10;SFmpjcOsoG4IfU1SgAJQFPbvwaAPwYMuSQRuf9RdYmECnve+5Qx6f9PGWguP2vAONFmDaYdMseJY&#10;rsrs5doQwD+rG1z15FX6HNWSHAsMwNYNBl5DJT1djYrPyqrNqlSK6qo0CpoM+0PKkTOqzNCJapzd&#10;bubKsr3A2aZPl4YLmDU7nRFZIUW27GwvStXaJA35oAW7RGAz0vD+mIST5Xg5jntx/3rZi8PFone3&#10;mse961U0Gi4Gi/l8Ef1EaVE8LcoskxrVHRdJFP/doHYrrV0Bp1VyEcVFsCv6vAw2uJRBSYZYjt8U&#10;HY0tTmo72huTPcLUWtNuRtjkYBTGfuesga2YcPdtJ6zkTL3TsHYmURzjGqVDPBz14WDPPZtzj9Ap&#10;UCXcc2h0NOe+Xb272pbbAm5qF4I2d7At8hJnmfS1qroDbD6KoNvSuFrPz4R6+i+Z/QIAAP//AwBQ&#10;SwMEFAAGAAgAAAAhAJZYgD/cAAAABQEAAA8AAABkcnMvZG93bnJldi54bWxMj8FOwzAQRO9I/IO1&#10;SNxap0FqIY1TAYIDHFApVdTjNl6SiHgdxW4a/p7lBMfRjGbe5JvJdWqkIbSeDSzmCSjiytuWawP7&#10;j+fZLagQkS12nsnANwXYFJcXOWbWn/mdxl2slZRwyNBAE2OfaR2qhhyGue+Jxfv0g8Mocqi1HfAs&#10;5a7TaZIstcOWZaHBnh4bqr52J2fgbXogd4gj9y/b16fycFOWq7o05vpqul+DijTFvzD84gs6FMJ0&#10;9Ce2QXUG5Eg0MFuAEnN1lyxBHSWVpqCLXP+nL34AAAD//wMAUEsBAi0AFAAGAAgAAAAhALaDOJL+&#10;AAAA4QEAABMAAAAAAAAAAAAAAAAAAAAAAFtDb250ZW50X1R5cGVzXS54bWxQSwECLQAUAAYACAAA&#10;ACEAOP0h/9YAAACUAQAACwAAAAAAAAAAAAAAAAAvAQAAX3JlbHMvLnJlbHNQSwECLQAUAAYACAAA&#10;ACEA6cOSAP0CAACTBgAADgAAAAAAAAAAAAAAAAAuAgAAZHJzL2Uyb0RvYy54bWxQSwECLQAUAAYA&#10;CAAAACEAlliAP9wAAAAFAQAADwAAAAAAAAAAAAAAAABXBQAAZHJzL2Rvd25yZXYueG1sUEsFBgAA&#10;AAAEAAQA8wAAAGAGAAAAAA==&#10;" o:allowincell="f" path="m,l7875,e" filled="f">
                <v:path arrowok="t" o:connecttype="custom" o:connectlocs="0,0;5020310,0" o:connectangles="0,0"/>
              </v:shape>
            </w:pict>
          </mc:Fallback>
        </mc:AlternateContent>
      </w:r>
    </w:p>
    <w:p w:rsidR="00BD1EED" w:rsidRPr="00E01B29" w:rsidRDefault="00BD1EED" w:rsidP="001E5A82">
      <w:pPr>
        <w:spacing w:after="120"/>
        <w:ind w:left="-360" w:right="-360"/>
        <w:jc w:val="center"/>
        <w:rPr>
          <w:sz w:val="26"/>
          <w:szCs w:val="26"/>
        </w:rPr>
      </w:pPr>
      <w:r w:rsidRPr="00E01B29">
        <w:rPr>
          <w:sz w:val="26"/>
          <w:szCs w:val="26"/>
        </w:rPr>
        <w:t xml:space="preserve">FOLLOWING (1) ORDER GRANTING, IN PART, DEFENDANTS’ EX PARTE APPLICATION AND (2) ORDER DENYING PLAINTIFFS’ MOTION TO REQUIRE DEFENDANTS TO ELECT TO PAY ARBITRATION INITIATION FEES OR REINSTATE INDIVIDUALS COMPELLED TO ARBITRATION AS CLASS MEMBERS </w:t>
      </w:r>
    </w:p>
    <w:p w:rsidR="00BD1EED" w:rsidRPr="00E01B29" w:rsidRDefault="00BD1EED" w:rsidP="00BD1EED">
      <w:pPr>
        <w:spacing w:after="120"/>
        <w:ind w:left="-360" w:right="-360"/>
        <w:jc w:val="center"/>
        <w:rPr>
          <w:sz w:val="26"/>
          <w:szCs w:val="26"/>
        </w:rPr>
      </w:pPr>
      <w:r w:rsidRPr="00E01B29">
        <w:rPr>
          <w:sz w:val="26"/>
          <w:szCs w:val="26"/>
        </w:rPr>
        <w:t>Honorable Gail A. Andler, Dept. CX101</w:t>
      </w:r>
    </w:p>
    <w:p w:rsidR="00BD1EED" w:rsidRPr="00E01B29" w:rsidRDefault="00BD1EED" w:rsidP="00BD1EED">
      <w:pPr>
        <w:ind w:left="-360" w:right="-360"/>
        <w:jc w:val="center"/>
        <w:rPr>
          <w:noProof/>
          <w:sz w:val="26"/>
          <w:szCs w:val="26"/>
        </w:rPr>
      </w:pPr>
      <w:r w:rsidRPr="00E01B29">
        <w:rPr>
          <w:sz w:val="26"/>
          <w:szCs w:val="26"/>
        </w:rPr>
        <w:t>Case No. 30-2011-00511808-CU-OE-CXC</w:t>
      </w:r>
      <w:r w:rsidRPr="00E01B29">
        <w:rPr>
          <w:noProof/>
          <w:sz w:val="26"/>
          <w:szCs w:val="26"/>
        </w:rPr>
        <w:t xml:space="preserve"> </w:t>
      </w:r>
    </w:p>
    <w:p w:rsidR="00BD1EED" w:rsidRPr="00E01B29" w:rsidRDefault="00BD1EED" w:rsidP="00BD1EED">
      <w:pPr>
        <w:spacing w:line="200" w:lineRule="exact"/>
        <w:ind w:left="-360" w:right="-360"/>
        <w:jc w:val="center"/>
        <w:rPr>
          <w:noProof/>
          <w:sz w:val="26"/>
          <w:szCs w:val="26"/>
        </w:rPr>
      </w:pPr>
      <w:r w:rsidRPr="00E01B29">
        <w:rPr>
          <w:noProof/>
          <w:sz w:val="26"/>
          <w:szCs w:val="26"/>
        </w:rPr>
        <mc:AlternateContent>
          <mc:Choice Requires="wps">
            <w:drawing>
              <wp:anchor distT="0" distB="0" distL="114300" distR="114300" simplePos="0" relativeHeight="251672576" behindDoc="0" locked="0" layoutInCell="0" allowOverlap="1" wp14:anchorId="08C54D6A" wp14:editId="14378D57">
                <wp:simplePos x="0" y="0"/>
                <wp:positionH relativeFrom="column">
                  <wp:posOffset>0</wp:posOffset>
                </wp:positionH>
                <wp:positionV relativeFrom="paragraph">
                  <wp:posOffset>0</wp:posOffset>
                </wp:positionV>
                <wp:extent cx="5020310" cy="78105"/>
                <wp:effectExtent l="9525" t="0" r="8890" b="12700"/>
                <wp:wrapNone/>
                <wp:docPr id="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020310" cy="78105"/>
                        </a:xfrm>
                        <a:custGeom>
                          <a:avLst/>
                          <a:gdLst>
                            <a:gd name="T0" fmla="*/ 0 w 7875"/>
                            <a:gd name="T1" fmla="*/ 0 h 1"/>
                            <a:gd name="T2" fmla="*/ 7875 w 7875"/>
                            <a:gd name="T3" fmla="*/ 0 h 1"/>
                          </a:gdLst>
                          <a:ahLst/>
                          <a:cxnLst>
                            <a:cxn ang="0">
                              <a:pos x="T0" y="T1"/>
                            </a:cxn>
                            <a:cxn ang="0">
                              <a:pos x="T2" y="T3"/>
                            </a:cxn>
                          </a:cxnLst>
                          <a:rect l="0" t="0" r="r" b="b"/>
                          <a:pathLst>
                            <a:path w="7875" h="1">
                              <a:moveTo>
                                <a:pt x="0" y="0"/>
                              </a:moveTo>
                              <a:lnTo>
                                <a:pt x="78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12B54" id="Freeform 6" o:spid="_x0000_s1026" style="position:absolute;margin-left:0;margin-top:0;width:395.3pt;height:6.1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vH/QIAAJMGAAAOAAAAZHJzL2Uyb0RvYy54bWysVduO2jAQfa/Uf7D8WIlNAmG5aMNqxaWq&#10;1MtKS/tuHIdETezUNoRt1X/vzCSwsNtKVVUewjhzOD5z5eb2UJVsr6wrjE54dBVyprQ0aaG3Cf+8&#10;XvXGnDkvdCpKo1XCH5Xjt7PXr26aeqr6JjdlqiwDEu2mTZ3w3Pt6GgRO5qoS7srUSoMzM7YSHo52&#10;G6RWNMBelUE/DK+Dxti0tkYq5+DtonXyGfFnmZL+U5Y55VmZcNDm6WnpucFnMLsR060VdV7ITob4&#10;BxWVKDRceqJaCC/YzhYvqKpCWuNM5q+kqQKTZYVUFANEE4XPonnIRa0oFkiOq09pcv+PVn7c31tW&#10;pAkfcaZFBSVaWaUw4ewas9PUbgqgh/reYnyufm/kVweO4MKDBwcYtmk+mBRYxM4bysghA6qsLOov&#10;0B/0BqJmByrB46kE6uCZhJfDsB8OIqiUBN9oHIVDFBGIKdKgALlz/q0yZIv9e+fbCqZgUf7TLoo1&#10;cGRVCcV8E7CQNWw0HhEX1OiEiS4wOYu6fjgB+mcAJPgDz+AMFrKOB0Rvj7JEflQqD7qTChYTOCYh&#10;ZaU2DrOCuiH0NUkBCkBR2L8Hgz4ED7okEbj9UXeJhQl43vuWM+j9TRtrLTxqwzvQZA2mHTLF8mO5&#10;KrNXa0MA/6xucNWTt9TnqJbkWGAAtm4w8Boq6elqVHxWVm1WRVlSXUuNgibD/pBy5ExZpOhENc5u&#10;N/PSsr3A2aZPl4YLmDU7nRJZrkS67GwvirK1SRryQQt2icBmpOH9MQkny/FyHPfi/vWyF4eLRe9u&#10;NY9716toNFwMFvP5IvqJ0qJ4mhdpqjSqOy6SKP67Qe1WWrsCTqvkIoqLYFf0eRlscCmDkgyxHL8p&#10;OhpbnNR2tDcmfYSptabdjLDJwciN/c5ZA1sx4e7bTljFWflOw9qZRHGMa5QO8XDUh4M992zOPUJL&#10;oEq459DoaM59u3p3tS22OdzULgRt7mBbZAXOMulrVXUH2HwUQbelcbWenwn19F8y+wUAAP//AwBQ&#10;SwMEFAAGAAgAAAAhAGIm8wHbAAAABAEAAA8AAABkcnMvZG93bnJldi54bWxMj0FLw0AQhe+C/2EZ&#10;wZvd2EJbYzalih70IG2V0OM2Oyah2dmQnabx3zt60cuD4T3e+yZbjb5VA/axCWTgdpKAQiqDa6gy&#10;8PH+fLMEFdmSs20gNPCFEVb55UVmUxfOtMVhx5WSEoqpNVAzd6nWsazR2zgJHZJ4n6H3luXsK+16&#10;e5Zy3+ppksy1tw3JQm07fKyxPO5O3sDb+IB+zwN1L5vXp2I/K4pFVRhzfTWu70ExjvwXhh98QYdc&#10;mA7hRC6q1oA8wr8q3uIumYM6SGg6A51n+j98/g0AAP//AwBQSwECLQAUAAYACAAAACEAtoM4kv4A&#10;AADhAQAAEwAAAAAAAAAAAAAAAAAAAAAAW0NvbnRlbnRfVHlwZXNdLnhtbFBLAQItABQABgAIAAAA&#10;IQA4/SH/1gAAAJQBAAALAAAAAAAAAAAAAAAAAC8BAABfcmVscy8ucmVsc1BLAQItABQABgAIAAAA&#10;IQAgWJvH/QIAAJMGAAAOAAAAAAAAAAAAAAAAAC4CAABkcnMvZTJvRG9jLnhtbFBLAQItABQABgAI&#10;AAAAIQBiJvMB2wAAAAQBAAAPAAAAAAAAAAAAAAAAAFcFAABkcnMvZG93bnJldi54bWxQSwUGAAAA&#10;AAQABADzAAAAXwYAAAAA&#10;" o:allowincell="f" path="m,l7875,e" filled="f">
                <v:path arrowok="t" o:connecttype="custom" o:connectlocs="0,0;5020310,0" o:connectangles="0,0"/>
              </v:shape>
            </w:pict>
          </mc:Fallback>
        </mc:AlternateContent>
      </w:r>
    </w:p>
    <w:p w:rsidR="004D21E5" w:rsidRPr="00E01B29" w:rsidRDefault="004D21E5" w:rsidP="00166DB4">
      <w:pPr>
        <w:spacing w:line="120" w:lineRule="exact"/>
        <w:ind w:left="-360" w:right="-360"/>
        <w:rPr>
          <w:sz w:val="26"/>
          <w:szCs w:val="26"/>
        </w:rPr>
      </w:pPr>
    </w:p>
    <w:p w:rsidR="00150848" w:rsidRPr="00E01B29" w:rsidRDefault="00150848" w:rsidP="00736381">
      <w:pPr>
        <w:suppressAutoHyphens/>
        <w:ind w:left="-360" w:right="-360"/>
        <w:jc w:val="center"/>
        <w:outlineLvl w:val="0"/>
        <w:rPr>
          <w:b/>
          <w:bCs/>
          <w:spacing w:val="-2"/>
          <w:sz w:val="26"/>
          <w:szCs w:val="26"/>
        </w:rPr>
      </w:pPr>
      <w:r w:rsidRPr="00E01B29">
        <w:rPr>
          <w:b/>
          <w:bCs/>
          <w:spacing w:val="-2"/>
          <w:sz w:val="26"/>
          <w:szCs w:val="26"/>
        </w:rPr>
        <w:t>PETITION FOR WRIT OF MANDATE</w:t>
      </w:r>
      <w:r w:rsidR="00502B68" w:rsidRPr="00502B68">
        <w:t xml:space="preserve"> </w:t>
      </w:r>
      <w:r w:rsidR="00502B68" w:rsidRPr="00502B68">
        <w:rPr>
          <w:b/>
          <w:bCs/>
          <w:spacing w:val="-2"/>
          <w:sz w:val="26"/>
          <w:szCs w:val="26"/>
        </w:rPr>
        <w:t>AND/OR PROHIBITION OR OTHER APPROPRIATE RELIEF</w:t>
      </w:r>
      <w:r w:rsidRPr="00E01B29">
        <w:rPr>
          <w:b/>
          <w:bCs/>
          <w:spacing w:val="-2"/>
          <w:sz w:val="26"/>
          <w:szCs w:val="26"/>
        </w:rPr>
        <w:t xml:space="preserve">; MEMORANDUM OF POINTS AND AUTHORITIES IN SUPPORT THEREOF </w:t>
      </w:r>
    </w:p>
    <w:p w:rsidR="00150848" w:rsidRPr="00E01B29" w:rsidRDefault="00150848" w:rsidP="00736381">
      <w:pPr>
        <w:suppressAutoHyphens/>
        <w:ind w:left="-360" w:right="-360"/>
        <w:jc w:val="center"/>
        <w:outlineLvl w:val="0"/>
        <w:rPr>
          <w:b/>
          <w:sz w:val="26"/>
          <w:szCs w:val="26"/>
        </w:rPr>
      </w:pPr>
      <w:r w:rsidRPr="00E01B29">
        <w:rPr>
          <w:b/>
          <w:bCs/>
          <w:spacing w:val="-2"/>
          <w:sz w:val="26"/>
          <w:szCs w:val="26"/>
        </w:rPr>
        <w:t xml:space="preserve">IMMEDIATE STAY REQUESTED </w:t>
      </w:r>
    </w:p>
    <w:p w:rsidR="004D21E5" w:rsidRPr="00E01B29" w:rsidRDefault="004D21E5" w:rsidP="00166DB4">
      <w:pPr>
        <w:spacing w:line="120" w:lineRule="exact"/>
        <w:ind w:left="-360" w:right="-360"/>
        <w:rPr>
          <w:sz w:val="26"/>
          <w:szCs w:val="26"/>
        </w:rPr>
      </w:pPr>
    </w:p>
    <w:p w:rsidR="00736381" w:rsidRPr="00E01B29" w:rsidRDefault="00270662" w:rsidP="003F24C2">
      <w:pPr>
        <w:tabs>
          <w:tab w:val="left" w:pos="8640"/>
          <w:tab w:val="left" w:pos="9180"/>
        </w:tabs>
        <w:spacing w:line="220" w:lineRule="exact"/>
        <w:ind w:left="-360" w:right="-360"/>
        <w:rPr>
          <w:sz w:val="26"/>
          <w:szCs w:val="26"/>
        </w:rPr>
      </w:pPr>
      <w:r w:rsidRPr="00E01B29">
        <w:rPr>
          <w:noProof/>
          <w:sz w:val="26"/>
          <w:szCs w:val="26"/>
        </w:rPr>
        <mc:AlternateContent>
          <mc:Choice Requires="wps">
            <w:drawing>
              <wp:anchor distT="0" distB="0" distL="114300" distR="114300" simplePos="0" relativeHeight="251661312" behindDoc="0" locked="0" layoutInCell="0" allowOverlap="1">
                <wp:simplePos x="0" y="0"/>
                <wp:positionH relativeFrom="column">
                  <wp:posOffset>-9525</wp:posOffset>
                </wp:positionH>
                <wp:positionV relativeFrom="paragraph">
                  <wp:posOffset>1905</wp:posOffset>
                </wp:positionV>
                <wp:extent cx="5020310" cy="45085"/>
                <wp:effectExtent l="9525" t="0" r="8890" b="7620"/>
                <wp:wrapNone/>
                <wp:docPr id="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020310" cy="45085"/>
                        </a:xfrm>
                        <a:custGeom>
                          <a:avLst/>
                          <a:gdLst>
                            <a:gd name="T0" fmla="*/ 0 w 7875"/>
                            <a:gd name="T1" fmla="*/ 0 h 1"/>
                            <a:gd name="T2" fmla="*/ 7875 w 7875"/>
                            <a:gd name="T3" fmla="*/ 0 h 1"/>
                          </a:gdLst>
                          <a:ahLst/>
                          <a:cxnLst>
                            <a:cxn ang="0">
                              <a:pos x="T0" y="T1"/>
                            </a:cxn>
                            <a:cxn ang="0">
                              <a:pos x="T2" y="T3"/>
                            </a:cxn>
                          </a:cxnLst>
                          <a:rect l="0" t="0" r="r" b="b"/>
                          <a:pathLst>
                            <a:path w="7875" h="1">
                              <a:moveTo>
                                <a:pt x="0" y="0"/>
                              </a:moveTo>
                              <a:lnTo>
                                <a:pt x="787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E0BE0" id="Freeform 7" o:spid="_x0000_s1026" style="position:absolute;margin-left:-.75pt;margin-top:.15pt;width:395.3pt;height:3.5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hI/wIAAJMGAAAOAAAAZHJzL2Uyb0RvYy54bWysVdtu2zAMfR+wfxD0OCC1nThNYtQpilyG&#10;AbsUaLZ3xZZjY7bkSUqcbti/j6Sd1Gk3YBiWB4cK6cNzSJG5uT1WJTtIYwutYh5c+ZxJlei0ULuY&#10;f96sB1POrBMqFaVWMuaP0vLb+etXN00dyaHOdZlKwwBE2aipY547V0eeZ5NcVsJe6VoqcGbaVMLB&#10;0ey81IgG0KvSG/r+tddok9ZGJ9Ja+HXZOvmc8LNMJu5TllnpWBlz4Oboaei5xac3vxHRzog6L5KO&#10;hvgHFpUoFCQ9Qy2FE2xvihdQVZEYbXXmrhJdeTrLikSSBlAT+M/UPOSilqQFimPrc5ns/4NNPh7u&#10;DStS6B1nSlTQorWREgvOJlidprYRBD3U9wb12fq9Tr5acHgXHjxYiGHb5oNOAUXsnaaKHDOAysqi&#10;/oI5EANUsyO14PHcAnl0LIEfx/7QHwXQqQR84difjpGEJyKEwZeTvXVvpSZbHN5b13YwBYvqn3Yq&#10;NoCRVSU0843HfNawyXRCWNCjcwxo7sXkLOjuwzlg2AtAgD/gjHphPutwgPTuREvkJ6bJUXVUwWIC&#10;x8SnqtTaYlWQN0jfEBWAgCiS/ftg4IfBo65IFNy+1CUxMAHP777hDO7+ttVaC4fcMAearIk5VYrl&#10;p3ZV+iA3mgLcs75BqidvqfpRLcipwRDYusHANNTSc2pk3Gur0uuiLKmvpUJCs/FwTDWyuixSdCIb&#10;a3bbRWnYQeBs06crw0WY0XuVElguRbrqbCeKsrWJGuLBFewKgZeRhvfHzJ+tpqtpOAiH16tB6C+X&#10;g7v1Ihxcr4PJeDlaLhbL4CdSC8IoL9JUKmR3WiRB+HeD2q20dgWcV8mFiguxa/q8FOtd0qAig5bT&#10;N6mjscVJbUd7q9NHmFqj280ImxyMXJvvnDWwFWNuv+2FkZyV7xSsnVkQhrhG6RCOJ0M4mL5n2/cI&#10;lQBUzB2Hi47mwrWrd1+bYpdDpnYhKH0H2yIrcJaJX8uqO8DmIwXdlsbV2j9T1NN/yfwXAAAA//8D&#10;AFBLAwQUAAYACAAAACEAnqM85twAAAAFAQAADwAAAGRycy9kb3ducmV2LnhtbEyOwU7DMBBE70j8&#10;g7VI3FonFGgJcSpAcKAHBAVFPW7jJYmI11HspuHvWU5wm9GMZl6+nlynRhpC69lAOk9AEVfetlwb&#10;+Hh/mq1AhYhssfNMBr4pwLo4Pckxs/7IbzRuY61khEOGBpoY+0zrUDXkMMx9TyzZpx8cRrFDre2A&#10;Rxl3nb5IkmvtsGV5aLCnh4aqr+3BGXiZ7snt4sj98+vmsdwtynJZl8acn013t6AiTfGvDL/4gg6F&#10;MO39gW1QnYFZeiVNAwtQki5XNymovYhL0EWu/9MXPwAAAP//AwBQSwECLQAUAAYACAAAACEAtoM4&#10;kv4AAADhAQAAEwAAAAAAAAAAAAAAAAAAAAAAW0NvbnRlbnRfVHlwZXNdLnhtbFBLAQItABQABgAI&#10;AAAAIQA4/SH/1gAAAJQBAAALAAAAAAAAAAAAAAAAAC8BAABfcmVscy8ucmVsc1BLAQItABQABgAI&#10;AAAAIQCxI+hI/wIAAJMGAAAOAAAAAAAAAAAAAAAAAC4CAABkcnMvZTJvRG9jLnhtbFBLAQItABQA&#10;BgAIAAAAIQCeozzm3AAAAAUBAAAPAAAAAAAAAAAAAAAAAFkFAABkcnMvZG93bnJldi54bWxQSwUG&#10;AAAAAAQABADzAAAAYgYAAAAA&#10;" o:allowincell="f" path="m,l7875,e" filled="f">
                <v:path arrowok="t" o:connecttype="custom" o:connectlocs="0,0;5020310,0" o:connectangles="0,0"/>
              </v:shape>
            </w:pict>
          </mc:Fallback>
        </mc:AlternateContent>
      </w:r>
    </w:p>
    <w:p w:rsidR="00BD1EED" w:rsidRPr="00E01B29" w:rsidRDefault="00BD1EED" w:rsidP="00BD1EED">
      <w:pPr>
        <w:spacing w:line="300" w:lineRule="exact"/>
        <w:ind w:left="-360" w:right="-360"/>
        <w:jc w:val="center"/>
        <w:rPr>
          <w:sz w:val="26"/>
          <w:szCs w:val="26"/>
        </w:rPr>
      </w:pPr>
      <w:r w:rsidRPr="00E01B29">
        <w:rPr>
          <w:sz w:val="26"/>
          <w:szCs w:val="26"/>
        </w:rPr>
        <w:t>Kevin Mahoney (SBN: 235367)</w:t>
      </w:r>
    </w:p>
    <w:p w:rsidR="00BD1EED" w:rsidRPr="00E01B29" w:rsidRDefault="00BD1EED" w:rsidP="00BD1EED">
      <w:pPr>
        <w:spacing w:line="300" w:lineRule="exact"/>
        <w:ind w:left="-360" w:right="-360"/>
        <w:jc w:val="center"/>
        <w:rPr>
          <w:sz w:val="26"/>
          <w:szCs w:val="26"/>
        </w:rPr>
      </w:pPr>
      <w:r w:rsidRPr="00E01B29">
        <w:rPr>
          <w:sz w:val="26"/>
          <w:szCs w:val="26"/>
        </w:rPr>
        <w:t>Katherine J. Odenbreit (SBN: 184619)</w:t>
      </w:r>
    </w:p>
    <w:p w:rsidR="00BD1EED" w:rsidRPr="00E01B29" w:rsidRDefault="00BD1EED" w:rsidP="00BD1EED">
      <w:pPr>
        <w:spacing w:line="300" w:lineRule="exact"/>
        <w:ind w:left="-360" w:right="-360"/>
        <w:jc w:val="center"/>
        <w:rPr>
          <w:sz w:val="26"/>
          <w:szCs w:val="26"/>
        </w:rPr>
      </w:pPr>
      <w:r w:rsidRPr="00E01B29">
        <w:rPr>
          <w:sz w:val="26"/>
          <w:szCs w:val="26"/>
        </w:rPr>
        <w:t>Morgan Glynn (SBN: 303822)</w:t>
      </w:r>
    </w:p>
    <w:p w:rsidR="00BD1EED" w:rsidRPr="00E01B29" w:rsidRDefault="00BD1EED" w:rsidP="00BD1EED">
      <w:pPr>
        <w:spacing w:line="300" w:lineRule="exact"/>
        <w:ind w:left="-360" w:right="-360"/>
        <w:jc w:val="center"/>
        <w:rPr>
          <w:sz w:val="26"/>
          <w:szCs w:val="26"/>
        </w:rPr>
      </w:pPr>
      <w:r w:rsidRPr="00E01B29">
        <w:rPr>
          <w:sz w:val="26"/>
          <w:szCs w:val="26"/>
        </w:rPr>
        <w:t xml:space="preserve">MAHONEY LAW GROUP, APC </w:t>
      </w:r>
    </w:p>
    <w:p w:rsidR="00E01B29" w:rsidRDefault="00BD1EED" w:rsidP="00BD1EED">
      <w:pPr>
        <w:spacing w:line="300" w:lineRule="exact"/>
        <w:ind w:left="-360" w:right="-360"/>
        <w:jc w:val="center"/>
        <w:rPr>
          <w:sz w:val="26"/>
          <w:szCs w:val="26"/>
        </w:rPr>
      </w:pPr>
      <w:r w:rsidRPr="00E01B29">
        <w:rPr>
          <w:sz w:val="26"/>
          <w:szCs w:val="26"/>
        </w:rPr>
        <w:t>249 E. Ocean Blvd., Ste. 814</w:t>
      </w:r>
    </w:p>
    <w:p w:rsidR="00BD1EED" w:rsidRPr="00E01B29" w:rsidRDefault="00BD1EED" w:rsidP="00BD1EED">
      <w:pPr>
        <w:spacing w:line="300" w:lineRule="exact"/>
        <w:ind w:left="-360" w:right="-360"/>
        <w:jc w:val="center"/>
        <w:rPr>
          <w:sz w:val="26"/>
          <w:szCs w:val="26"/>
        </w:rPr>
      </w:pPr>
      <w:r w:rsidRPr="00E01B29">
        <w:rPr>
          <w:sz w:val="26"/>
          <w:szCs w:val="26"/>
        </w:rPr>
        <w:t>Long Beach, CA  90802</w:t>
      </w:r>
    </w:p>
    <w:p w:rsidR="00E01B29" w:rsidRDefault="00BD1EED" w:rsidP="00BD1EED">
      <w:pPr>
        <w:spacing w:line="300" w:lineRule="exact"/>
        <w:ind w:left="-360" w:right="-360"/>
        <w:jc w:val="center"/>
        <w:rPr>
          <w:sz w:val="26"/>
          <w:szCs w:val="26"/>
        </w:rPr>
      </w:pPr>
      <w:r w:rsidRPr="00E01B29">
        <w:rPr>
          <w:sz w:val="26"/>
          <w:szCs w:val="26"/>
        </w:rPr>
        <w:t>Telephone: (562) 590-5550</w:t>
      </w:r>
    </w:p>
    <w:p w:rsidR="00DF371A" w:rsidRDefault="00BD1EED" w:rsidP="00BD1EED">
      <w:pPr>
        <w:spacing w:line="300" w:lineRule="exact"/>
        <w:ind w:left="-360" w:right="-360"/>
        <w:jc w:val="center"/>
        <w:rPr>
          <w:sz w:val="28"/>
          <w:szCs w:val="28"/>
        </w:rPr>
      </w:pPr>
      <w:r w:rsidRPr="00E01B29">
        <w:rPr>
          <w:sz w:val="26"/>
          <w:szCs w:val="26"/>
        </w:rPr>
        <w:t>Facsimile: (562) 590-5550</w:t>
      </w:r>
      <w:r w:rsidR="00DF371A">
        <w:rPr>
          <w:sz w:val="28"/>
          <w:szCs w:val="28"/>
        </w:rPr>
        <w:br w:type="page"/>
      </w:r>
    </w:p>
    <w:p w:rsidR="009B3B04" w:rsidRPr="003A53C2" w:rsidRDefault="003F24C2" w:rsidP="003A53C2">
      <w:pPr>
        <w:widowControl w:val="0"/>
        <w:spacing w:line="360" w:lineRule="auto"/>
        <w:jc w:val="center"/>
        <w:rPr>
          <w:b/>
          <w:noProof/>
          <w:sz w:val="26"/>
          <w:szCs w:val="26"/>
          <w:u w:val="single"/>
        </w:rPr>
      </w:pPr>
      <w:r w:rsidRPr="003A53C2">
        <w:rPr>
          <w:b/>
          <w:noProof/>
          <w:sz w:val="26"/>
          <w:szCs w:val="26"/>
          <w:u w:val="single"/>
        </w:rPr>
        <w:lastRenderedPageBreak/>
        <w:t>TABLE OF CONTENTS</w:t>
      </w:r>
    </w:p>
    <w:p w:rsidR="003F24C2" w:rsidRPr="003A53C2" w:rsidRDefault="003F24C2" w:rsidP="003A53C2">
      <w:pPr>
        <w:widowControl w:val="0"/>
        <w:spacing w:line="360" w:lineRule="auto"/>
        <w:jc w:val="center"/>
        <w:rPr>
          <w:b/>
          <w:noProof/>
          <w:sz w:val="26"/>
          <w:szCs w:val="26"/>
          <w:u w:val="single"/>
        </w:rPr>
      </w:pPr>
    </w:p>
    <w:p w:rsidR="003F24C2" w:rsidRPr="003A53C2" w:rsidRDefault="003F24C2" w:rsidP="003A53C2">
      <w:pPr>
        <w:widowControl w:val="0"/>
        <w:spacing w:line="360" w:lineRule="auto"/>
        <w:jc w:val="center"/>
        <w:rPr>
          <w:b/>
          <w:noProof/>
          <w:sz w:val="26"/>
          <w:szCs w:val="26"/>
          <w:u w:val="single"/>
        </w:rPr>
      </w:pPr>
    </w:p>
    <w:p w:rsidR="003F24C2" w:rsidRPr="003A53C2" w:rsidRDefault="003F24C2" w:rsidP="003A53C2">
      <w:pPr>
        <w:widowControl w:val="0"/>
        <w:spacing w:line="360" w:lineRule="auto"/>
        <w:jc w:val="center"/>
        <w:rPr>
          <w:b/>
          <w:noProof/>
          <w:sz w:val="26"/>
          <w:szCs w:val="26"/>
          <w:u w:val="single"/>
        </w:rPr>
      </w:pPr>
      <w:r w:rsidRPr="003A53C2">
        <w:rPr>
          <w:b/>
          <w:noProof/>
          <w:sz w:val="26"/>
          <w:szCs w:val="26"/>
          <w:u w:val="single"/>
        </w:rPr>
        <w:t>TABLE OF AUTHORITIES</w:t>
      </w:r>
    </w:p>
    <w:p w:rsidR="003F24C2" w:rsidRDefault="003F24C2" w:rsidP="00755614">
      <w:pPr>
        <w:widowControl w:val="0"/>
        <w:spacing w:line="360" w:lineRule="auto"/>
        <w:jc w:val="center"/>
        <w:rPr>
          <w:b/>
          <w:noProof/>
          <w:sz w:val="26"/>
          <w:szCs w:val="26"/>
        </w:rPr>
      </w:pPr>
    </w:p>
    <w:p w:rsidR="00755614" w:rsidRPr="00755614" w:rsidRDefault="0090388D" w:rsidP="0090388D">
      <w:pPr>
        <w:jc w:val="left"/>
        <w:rPr>
          <w:b/>
          <w:noProof/>
          <w:sz w:val="26"/>
          <w:szCs w:val="26"/>
        </w:rPr>
        <w:pPrChange w:id="0" w:author="Morgan Glynn" w:date="2016-09-01T01:18:00Z">
          <w:pPr>
            <w:widowControl w:val="0"/>
            <w:spacing w:line="360" w:lineRule="auto"/>
            <w:jc w:val="center"/>
          </w:pPr>
        </w:pPrChange>
      </w:pPr>
      <w:ins w:id="1" w:author="Morgan Glynn" w:date="2016-09-01T01:18:00Z">
        <w:r>
          <w:rPr>
            <w:b/>
            <w:noProof/>
            <w:sz w:val="26"/>
            <w:szCs w:val="26"/>
          </w:rPr>
          <w:br w:type="page"/>
        </w:r>
      </w:ins>
    </w:p>
    <w:p w:rsidR="00755614" w:rsidRPr="00755614" w:rsidRDefault="00755614" w:rsidP="00755614">
      <w:pPr>
        <w:pStyle w:val="BodyText"/>
        <w:numPr>
          <w:ilvl w:val="0"/>
          <w:numId w:val="47"/>
        </w:numPr>
        <w:spacing w:after="0" w:line="360" w:lineRule="auto"/>
        <w:ind w:hanging="720"/>
        <w:jc w:val="left"/>
        <w:rPr>
          <w:b/>
          <w:sz w:val="26"/>
          <w:szCs w:val="26"/>
        </w:rPr>
      </w:pPr>
      <w:r w:rsidRPr="00755614">
        <w:rPr>
          <w:b/>
          <w:sz w:val="26"/>
          <w:szCs w:val="26"/>
        </w:rPr>
        <w:lastRenderedPageBreak/>
        <w:t>WRIT RELIEF IS NECESSARY AND APPROPRIATE</w:t>
      </w:r>
    </w:p>
    <w:p w:rsidR="00755614" w:rsidRPr="003003DE" w:rsidDel="00E353C7" w:rsidRDefault="00755614" w:rsidP="007940B2">
      <w:pPr>
        <w:pStyle w:val="NormalWeb"/>
        <w:numPr>
          <w:ilvl w:val="0"/>
          <w:numId w:val="41"/>
        </w:numPr>
        <w:spacing w:before="0" w:beforeAutospacing="0" w:after="0" w:afterAutospacing="0" w:line="360" w:lineRule="auto"/>
        <w:ind w:left="1440" w:hanging="720"/>
        <w:rPr>
          <w:del w:id="2" w:author="Morgan Glynn" w:date="2016-09-01T02:19:00Z"/>
          <w:sz w:val="26"/>
          <w:szCs w:val="26"/>
          <w:u w:val="single"/>
          <w:rPrChange w:id="3" w:author="Morgan Glynn" w:date="2016-09-01T02:29:00Z">
            <w:rPr>
              <w:del w:id="4" w:author="Morgan Glynn" w:date="2016-09-01T02:19:00Z"/>
              <w:sz w:val="26"/>
              <w:szCs w:val="26"/>
              <w:u w:val="single"/>
            </w:rPr>
          </w:rPrChange>
        </w:rPr>
      </w:pPr>
      <w:del w:id="5" w:author="Morgan Glynn" w:date="2016-09-01T02:19:00Z">
        <w:r w:rsidRPr="003003DE" w:rsidDel="00E353C7">
          <w:rPr>
            <w:sz w:val="26"/>
            <w:szCs w:val="26"/>
            <w:u w:val="single"/>
            <w:rPrChange w:id="6" w:author="Morgan Glynn" w:date="2016-09-01T02:29:00Z">
              <w:rPr>
                <w:sz w:val="26"/>
                <w:szCs w:val="26"/>
                <w:u w:val="single"/>
              </w:rPr>
            </w:rPrChange>
          </w:rPr>
          <w:delText>Why Writ Relief Should Be Granted</w:delText>
        </w:r>
      </w:del>
    </w:p>
    <w:p w:rsidR="00755614" w:rsidRPr="003003DE" w:rsidDel="00E353C7" w:rsidRDefault="00755614" w:rsidP="00755614">
      <w:pPr>
        <w:pStyle w:val="NormalWeb"/>
        <w:spacing w:before="0" w:beforeAutospacing="0" w:after="0" w:afterAutospacing="0" w:line="360" w:lineRule="auto"/>
        <w:ind w:firstLine="720"/>
        <w:rPr>
          <w:del w:id="7" w:author="Morgan Glynn" w:date="2016-09-01T02:19:00Z"/>
          <w:sz w:val="26"/>
          <w:szCs w:val="26"/>
          <w:rPrChange w:id="8" w:author="Morgan Glynn" w:date="2016-09-01T02:29:00Z">
            <w:rPr>
              <w:del w:id="9" w:author="Morgan Glynn" w:date="2016-09-01T02:19:00Z"/>
              <w:sz w:val="26"/>
              <w:szCs w:val="26"/>
            </w:rPr>
          </w:rPrChange>
        </w:rPr>
      </w:pPr>
      <w:del w:id="10" w:author="Morgan Glynn" w:date="2016-09-01T02:19:00Z">
        <w:r w:rsidRPr="003003DE" w:rsidDel="00E353C7">
          <w:rPr>
            <w:sz w:val="26"/>
            <w:szCs w:val="26"/>
            <w:rPrChange w:id="11" w:author="Morgan Glynn" w:date="2016-09-01T02:29:00Z">
              <w:rPr>
                <w:sz w:val="26"/>
                <w:szCs w:val="26"/>
              </w:rPr>
            </w:rPrChange>
          </w:rPr>
          <w:delText xml:space="preserve">Petitioners Christopher Levanoff, Alison Diaz, Andrew Gaxiola, and Jenna Steed brought the action that underlies this Petition to challenge the Respondent Court’s (1) Order granting, in part, Defendants’ Ex Parte Application and (2) Order Denying Plaintiffs’ Motion to Require Defendants to Elect to Pay Arbitration Initiation Fees or Reinstate Individuals Compelled to Arbitration as Class Members, due to Real Parties in Interest SoCal Wings LLC, Matthew Dragas, SC Wings Buena Park LLC, SC Wings Aliso Viejo LLC, SC Wings Mission Viejo LLC, SC Wings Block LLC, and Dragas Homes dba The Dragas Group’s failure to comply with multiple provisions of the California Labor Code. </w:delText>
        </w:r>
      </w:del>
    </w:p>
    <w:p w:rsidR="00755614" w:rsidRPr="003003DE" w:rsidDel="00E353C7" w:rsidRDefault="00755614" w:rsidP="00755614">
      <w:pPr>
        <w:pStyle w:val="NormalWeb"/>
        <w:spacing w:before="0" w:beforeAutospacing="0" w:after="0" w:afterAutospacing="0" w:line="360" w:lineRule="auto"/>
        <w:ind w:firstLine="720"/>
        <w:rPr>
          <w:del w:id="12" w:author="Morgan Glynn" w:date="2016-09-01T02:19:00Z"/>
          <w:moveFrom w:id="13" w:author="Morgan Glynn" w:date="2016-09-01T02:19:00Z"/>
          <w:sz w:val="26"/>
          <w:szCs w:val="26"/>
          <w:rPrChange w:id="14" w:author="Morgan Glynn" w:date="2016-09-01T02:29:00Z">
            <w:rPr>
              <w:del w:id="15" w:author="Morgan Glynn" w:date="2016-09-01T02:19:00Z"/>
              <w:moveFrom w:id="16" w:author="Morgan Glynn" w:date="2016-09-01T02:19:00Z"/>
              <w:sz w:val="26"/>
              <w:szCs w:val="26"/>
            </w:rPr>
          </w:rPrChange>
        </w:rPr>
      </w:pPr>
      <w:moveFromRangeStart w:id="17" w:author="Morgan Glynn" w:date="2016-09-01T02:19:00Z" w:name="move460459716"/>
      <w:moveFrom w:id="18" w:author="Morgan Glynn" w:date="2016-09-01T02:19:00Z">
        <w:del w:id="19" w:author="Morgan Glynn" w:date="2016-09-01T02:19:00Z">
          <w:r w:rsidRPr="003003DE" w:rsidDel="00E353C7">
            <w:rPr>
              <w:sz w:val="26"/>
              <w:szCs w:val="26"/>
              <w:rPrChange w:id="20" w:author="Morgan Glynn" w:date="2016-09-01T02:29:00Z">
                <w:rPr>
                  <w:sz w:val="26"/>
                  <w:szCs w:val="26"/>
                </w:rPr>
              </w:rPrChange>
            </w:rPr>
            <w:delText>Here, Respondent’s orders at issue requiring Petitioners’ counsel to “</w:delText>
          </w:r>
          <w:r w:rsidRPr="003003DE" w:rsidDel="00E353C7">
            <w:rPr>
              <w:b/>
              <w:sz w:val="26"/>
              <w:szCs w:val="26"/>
              <w:rPrChange w:id="21" w:author="Morgan Glynn" w:date="2016-09-01T02:29:00Z">
                <w:rPr>
                  <w:b/>
                  <w:sz w:val="26"/>
                  <w:szCs w:val="26"/>
                </w:rPr>
              </w:rPrChange>
            </w:rPr>
            <w:delText>disclose the identity of all remaining individual arbitrants with whom it has an attorney-client relationship . . . no later than 4:30 p.m. on September 1</w:delText>
          </w:r>
          <w:r w:rsidRPr="003003DE" w:rsidDel="00E353C7">
            <w:rPr>
              <w:sz w:val="26"/>
              <w:szCs w:val="26"/>
              <w:rPrChange w:id="22" w:author="Morgan Glynn" w:date="2016-09-01T02:29:00Z">
                <w:rPr>
                  <w:sz w:val="26"/>
                  <w:szCs w:val="26"/>
                </w:rPr>
              </w:rPrChange>
            </w:rPr>
            <w:delText>”  will require Petitioners’ counsel to reveal and disclose confidential information relating to Petitioners’ counsel’s representation that will require Petitioners’ counsel to violate the confidences it is required “at every peril to himself or herself” to preserve, s</w:delText>
          </w:r>
          <w:r w:rsidRPr="003003DE" w:rsidDel="00E353C7">
            <w:rPr>
              <w:i/>
              <w:sz w:val="26"/>
              <w:szCs w:val="26"/>
              <w:rPrChange w:id="23" w:author="Morgan Glynn" w:date="2016-09-01T02:29:00Z">
                <w:rPr>
                  <w:i/>
                  <w:sz w:val="26"/>
                  <w:szCs w:val="26"/>
                </w:rPr>
              </w:rPrChange>
            </w:rPr>
            <w:delText xml:space="preserve">ee Elijah W. v. Superior Court </w:delText>
          </w:r>
          <w:r w:rsidRPr="003003DE" w:rsidDel="00E353C7">
            <w:rPr>
              <w:sz w:val="26"/>
              <w:szCs w:val="26"/>
              <w:rPrChange w:id="24" w:author="Morgan Glynn" w:date="2016-09-01T02:29:00Z">
                <w:rPr>
                  <w:sz w:val="26"/>
                  <w:szCs w:val="26"/>
                </w:rPr>
              </w:rPrChange>
            </w:rPr>
            <w:delText xml:space="preserve">(2013) 216 Cal. App. 4th 140, 151, and will also require Petitioners’ counsel to violate California Rules of Professional Responsibility Rule 3-700(A)(2), which mandates reasonable notice prior to withdrawal of representation.  Furthermore, the Respondent Court’s orders force Petitioners’ counsel to abandon clients that Respondent Court appointed Petitioners’ counsel to represent and protect as class counsel in its order certifying this lawsuit as a class action before an adequate opportunity has been provided to these individuals to determine whether they want to individually proceed in arbitration, be protected from aggressive interrogation by counsel of the Real Parties in Interest and be fully informed of their legal rights. In addition, Respondent’s ruling violates not only the public policy behind the class action process, but will also violate the sanctity of counsels’ duty of confidentiality.  Thus, Petitioners’ counsel is forced to choose between violating a court order on one hand, and breaching its duty to maintain client confidences and violating California Rules of Professional Responsibility Rule 3-700(A)(2) on the other hand. These violations cannot be undone, which makes writ relief imperative, especially given the Respondent Court’s order to disclose the identities of Petitioners’ counsel’s clients </w:delText>
          </w:r>
          <w:r w:rsidRPr="003003DE" w:rsidDel="00E353C7">
            <w:rPr>
              <w:b/>
              <w:sz w:val="26"/>
              <w:szCs w:val="26"/>
              <w:rPrChange w:id="25" w:author="Morgan Glynn" w:date="2016-09-01T02:29:00Z">
                <w:rPr>
                  <w:b/>
                  <w:sz w:val="26"/>
                  <w:szCs w:val="26"/>
                </w:rPr>
              </w:rPrChange>
            </w:rPr>
            <w:delText>no later than 4:30 p.m. on September 1.</w:delText>
          </w:r>
          <w:r w:rsidRPr="003003DE" w:rsidDel="00E353C7">
            <w:rPr>
              <w:sz w:val="26"/>
              <w:szCs w:val="26"/>
              <w:rPrChange w:id="26" w:author="Morgan Glynn" w:date="2016-09-01T02:29:00Z">
                <w:rPr>
                  <w:sz w:val="26"/>
                  <w:szCs w:val="26"/>
                </w:rPr>
              </w:rPrChange>
            </w:rPr>
            <w:delText>”</w:delText>
          </w:r>
        </w:del>
      </w:moveFrom>
    </w:p>
    <w:moveFromRangeEnd w:id="17"/>
    <w:p w:rsidR="00E353C7" w:rsidRPr="003003DE" w:rsidRDefault="00755614" w:rsidP="00E353C7">
      <w:pPr>
        <w:pStyle w:val="NormalWeb"/>
        <w:spacing w:before="0" w:beforeAutospacing="0" w:after="0" w:afterAutospacing="0" w:line="360" w:lineRule="auto"/>
        <w:ind w:firstLine="720"/>
        <w:rPr>
          <w:sz w:val="26"/>
          <w:szCs w:val="26"/>
          <w:rPrChange w:id="27" w:author="Morgan Glynn" w:date="2016-09-01T02:29:00Z">
            <w:rPr>
              <w:sz w:val="26"/>
              <w:szCs w:val="26"/>
            </w:rPr>
          </w:rPrChange>
        </w:rPr>
        <w:pPrChange w:id="28" w:author="Morgan Glynn" w:date="2016-09-01T02:25:00Z">
          <w:pPr>
            <w:pStyle w:val="NormalWeb"/>
            <w:spacing w:before="0" w:beforeAutospacing="0" w:after="0" w:afterAutospacing="0" w:line="360" w:lineRule="auto"/>
            <w:ind w:firstLine="720"/>
          </w:pPr>
        </w:pPrChange>
      </w:pPr>
      <w:del w:id="29" w:author="Morgan Glynn" w:date="2016-09-01T02:19:00Z">
        <w:r w:rsidRPr="003003DE" w:rsidDel="00E353C7">
          <w:rPr>
            <w:sz w:val="26"/>
            <w:szCs w:val="26"/>
            <w:rPrChange w:id="30" w:author="Morgan Glynn" w:date="2016-09-01T02:29:00Z">
              <w:rPr>
                <w:sz w:val="26"/>
                <w:szCs w:val="26"/>
              </w:rPr>
            </w:rPrChange>
          </w:rPr>
          <w:delText xml:space="preserve">In addition, the relief Petitioners seek in their instant Petition for Writ of Mandate presents several questions of first impression for this Court. </w:delText>
        </w:r>
      </w:del>
      <w:r w:rsidRPr="003003DE">
        <w:rPr>
          <w:sz w:val="26"/>
          <w:szCs w:val="26"/>
          <w:rPrChange w:id="31" w:author="Morgan Glynn" w:date="2016-09-01T02:29:00Z">
            <w:rPr>
              <w:sz w:val="26"/>
              <w:szCs w:val="26"/>
            </w:rPr>
          </w:rPrChange>
        </w:rPr>
        <w:t>Post certification motions to compel arbitration of the claims of some class members is a new development in the class action arena.  What happens next?  Where members of a certified class are compelled to arbitration and are no longer under the jurisdiction of the Court, does the Court have the authority to unilaterally require class counsel to violate the duty of confidentiality, terminate any relationship with the class members compelled to arbitration and provide to the opposing party a statement of non-representation?</w:t>
      </w:r>
      <w:ins w:id="32" w:author="Morgan Glynn" w:date="2016-09-01T02:23:00Z">
        <w:r w:rsidR="00E353C7" w:rsidRPr="003003DE">
          <w:rPr>
            <w:sz w:val="26"/>
            <w:szCs w:val="26"/>
            <w:rPrChange w:id="33" w:author="Morgan Glynn" w:date="2016-09-01T02:29:00Z">
              <w:rPr>
                <w:sz w:val="26"/>
                <w:szCs w:val="26"/>
                <w:highlight w:val="yellow"/>
              </w:rPr>
            </w:rPrChange>
          </w:rPr>
          <w:t xml:space="preserve"> In this instance, the Respondent Court determined it had such authority </w:t>
        </w:r>
      </w:ins>
      <w:ins w:id="34" w:author="Morgan Glynn" w:date="2016-09-01T02:24:00Z">
        <w:r w:rsidR="00E353C7" w:rsidRPr="003003DE">
          <w:rPr>
            <w:sz w:val="26"/>
            <w:szCs w:val="26"/>
            <w:rPrChange w:id="35" w:author="Morgan Glynn" w:date="2016-09-01T02:29:00Z">
              <w:rPr>
                <w:sz w:val="26"/>
                <w:szCs w:val="26"/>
                <w:highlight w:val="yellow"/>
              </w:rPr>
            </w:rPrChange>
          </w:rPr>
          <w:t>and gave Peti</w:t>
        </w:r>
        <w:r w:rsidR="006D629D">
          <w:rPr>
            <w:sz w:val="26"/>
            <w:szCs w:val="26"/>
            <w:rPrChange w:id="36" w:author="Morgan Glynn" w:date="2016-09-01T02:29:00Z">
              <w:rPr>
                <w:sz w:val="26"/>
                <w:szCs w:val="26"/>
              </w:rPr>
            </w:rPrChange>
          </w:rPr>
          <w:t>tioners only three</w:t>
        </w:r>
        <w:r w:rsidR="00E353C7" w:rsidRPr="003003DE">
          <w:rPr>
            <w:sz w:val="26"/>
            <w:szCs w:val="26"/>
            <w:rPrChange w:id="37" w:author="Morgan Glynn" w:date="2016-09-01T02:29:00Z">
              <w:rPr>
                <w:sz w:val="26"/>
                <w:szCs w:val="26"/>
                <w:highlight w:val="yellow"/>
              </w:rPr>
            </w:rPrChange>
          </w:rPr>
          <w:t xml:space="preserve"> days to comply </w:t>
        </w:r>
      </w:ins>
      <w:ins w:id="38" w:author="Morgan Glynn" w:date="2016-09-01T02:55:00Z">
        <w:r w:rsidR="006D629D">
          <w:rPr>
            <w:sz w:val="26"/>
            <w:szCs w:val="26"/>
          </w:rPr>
          <w:t xml:space="preserve">with its order; these three days </w:t>
        </w:r>
      </w:ins>
      <w:ins w:id="39" w:author="Morgan Glynn" w:date="2016-09-01T02:24:00Z">
        <w:r w:rsidR="00E353C7" w:rsidRPr="003003DE">
          <w:rPr>
            <w:sz w:val="26"/>
            <w:szCs w:val="26"/>
            <w:rPrChange w:id="40" w:author="Morgan Glynn" w:date="2016-09-01T02:29:00Z">
              <w:rPr>
                <w:sz w:val="26"/>
                <w:szCs w:val="26"/>
                <w:highlight w:val="yellow"/>
              </w:rPr>
            </w:rPrChange>
          </w:rPr>
          <w:t>expire September 1, 2016 at 4:30 p.m. making this last request unavoidable.</w:t>
        </w:r>
      </w:ins>
      <w:ins w:id="41" w:author="Morgan Glynn" w:date="2016-09-01T02:30:00Z">
        <w:r w:rsidR="003003DE">
          <w:rPr>
            <w:sz w:val="26"/>
            <w:szCs w:val="26"/>
          </w:rPr>
          <w:t xml:space="preserve"> </w:t>
        </w:r>
      </w:ins>
      <w:ins w:id="42" w:author="Morgan Glynn" w:date="2016-09-01T02:55:00Z">
        <w:r w:rsidR="006D629D">
          <w:rPr>
            <w:noProof/>
            <w:sz w:val="26"/>
            <w:szCs w:val="26"/>
          </w:rPr>
          <w:t>(</w:t>
        </w:r>
      </w:ins>
      <w:ins w:id="43" w:author="Morgan Glynn" w:date="2016-09-01T02:56:00Z">
        <w:r w:rsidR="00C75A86">
          <w:rPr>
            <w:noProof/>
            <w:sz w:val="26"/>
            <w:szCs w:val="26"/>
          </w:rPr>
          <w:t>PA Vol. VII 1292-1293).</w:t>
        </w:r>
      </w:ins>
      <w:ins w:id="44" w:author="Morgan Glynn" w:date="2016-09-01T02:30:00Z">
        <w:r w:rsidR="003003DE">
          <w:rPr>
            <w:noProof/>
            <w:sz w:val="26"/>
            <w:szCs w:val="26"/>
          </w:rPr>
          <w:t xml:space="preserve">  </w:t>
        </w:r>
      </w:ins>
    </w:p>
    <w:p w:rsidR="00755614" w:rsidRPr="003003DE" w:rsidRDefault="00755614" w:rsidP="00755614">
      <w:pPr>
        <w:pStyle w:val="NormalWeb"/>
        <w:spacing w:before="0" w:beforeAutospacing="0" w:after="0" w:afterAutospacing="0" w:line="360" w:lineRule="auto"/>
        <w:ind w:firstLine="720"/>
        <w:rPr>
          <w:rPrChange w:id="45" w:author="Morgan Glynn" w:date="2016-09-01T02:29:00Z">
            <w:rPr/>
          </w:rPrChange>
        </w:rPr>
      </w:pPr>
      <w:r w:rsidRPr="003003DE">
        <w:rPr>
          <w:sz w:val="26"/>
          <w:szCs w:val="26"/>
          <w:rPrChange w:id="46" w:author="Morgan Glynn" w:date="2016-09-01T02:29:00Z">
            <w:rPr>
              <w:sz w:val="26"/>
              <w:szCs w:val="26"/>
            </w:rPr>
          </w:rPrChange>
        </w:rPr>
        <w:t>Where a class is certified and Class counsel is appointed, and subsequently members of the certified class are compelled to arbitration, is class counsel required to seek further authorization of the certified class members to represent their interests in arbitration?</w:t>
      </w:r>
    </w:p>
    <w:p w:rsidR="00755614" w:rsidRPr="003003DE" w:rsidRDefault="00755614" w:rsidP="00755614">
      <w:pPr>
        <w:pStyle w:val="NormalWeb"/>
        <w:spacing w:before="0" w:beforeAutospacing="0" w:after="0" w:afterAutospacing="0" w:line="360" w:lineRule="auto"/>
        <w:ind w:firstLine="720"/>
        <w:rPr>
          <w:sz w:val="26"/>
          <w:szCs w:val="26"/>
          <w:rPrChange w:id="47" w:author="Morgan Glynn" w:date="2016-09-01T02:29:00Z">
            <w:rPr>
              <w:sz w:val="26"/>
              <w:szCs w:val="26"/>
            </w:rPr>
          </w:rPrChange>
        </w:rPr>
      </w:pPr>
      <w:r w:rsidRPr="003003DE">
        <w:rPr>
          <w:sz w:val="26"/>
          <w:szCs w:val="26"/>
          <w:rPrChange w:id="48" w:author="Morgan Glynn" w:date="2016-09-01T02:29:00Z">
            <w:rPr>
              <w:sz w:val="26"/>
              <w:szCs w:val="26"/>
            </w:rPr>
          </w:rPrChange>
        </w:rPr>
        <w:t>Where appointed class counsel has taken affirmative steps to protect the rights of members of a certified class in arbitration, is class counsel required to give proper notice prior to withdrawing from the representation?</w:t>
      </w:r>
    </w:p>
    <w:p w:rsidR="00755614" w:rsidRPr="003003DE" w:rsidRDefault="00755614" w:rsidP="00755614">
      <w:pPr>
        <w:pStyle w:val="NormalWeb"/>
        <w:spacing w:before="0" w:beforeAutospacing="0" w:after="0" w:afterAutospacing="0" w:line="360" w:lineRule="auto"/>
        <w:ind w:firstLine="720"/>
        <w:rPr>
          <w:sz w:val="26"/>
          <w:szCs w:val="26"/>
          <w:rPrChange w:id="49" w:author="Morgan Glynn" w:date="2016-09-01T02:29:00Z">
            <w:rPr>
              <w:sz w:val="26"/>
              <w:szCs w:val="26"/>
            </w:rPr>
          </w:rPrChange>
        </w:rPr>
      </w:pPr>
      <w:r w:rsidRPr="003003DE">
        <w:rPr>
          <w:sz w:val="26"/>
          <w:szCs w:val="26"/>
          <w:rPrChange w:id="50" w:author="Morgan Glynn" w:date="2016-09-01T02:29:00Z">
            <w:rPr>
              <w:sz w:val="26"/>
              <w:szCs w:val="26"/>
            </w:rPr>
          </w:rPrChange>
        </w:rPr>
        <w:t>What is the ability of the Superior Court to issue orders to ensure that class members sent to arbitration following class certification have a forum within which to litigate their claims?</w:t>
      </w:r>
    </w:p>
    <w:p w:rsidR="00755614" w:rsidRPr="003003DE" w:rsidRDefault="00755614" w:rsidP="00755614">
      <w:pPr>
        <w:pStyle w:val="NormalWeb"/>
        <w:spacing w:before="0" w:beforeAutospacing="0" w:after="0" w:afterAutospacing="0" w:line="360" w:lineRule="auto"/>
        <w:ind w:firstLine="720"/>
        <w:rPr>
          <w:sz w:val="26"/>
          <w:szCs w:val="26"/>
          <w:rPrChange w:id="51" w:author="Morgan Glynn" w:date="2016-09-01T02:29:00Z">
            <w:rPr>
              <w:sz w:val="26"/>
              <w:szCs w:val="26"/>
            </w:rPr>
          </w:rPrChange>
        </w:rPr>
      </w:pPr>
      <w:r w:rsidRPr="003003DE">
        <w:rPr>
          <w:sz w:val="26"/>
          <w:szCs w:val="26"/>
          <w:rPrChange w:id="52" w:author="Morgan Glynn" w:date="2016-09-01T02:29:00Z">
            <w:rPr>
              <w:sz w:val="26"/>
              <w:szCs w:val="26"/>
            </w:rPr>
          </w:rPrChange>
        </w:rPr>
        <w:t>These questions are imperative not only for the instant matter, but will help clarify what the role of attorneys and the Courts are once members of a certified class are compelled to arbitration.</w:t>
      </w:r>
    </w:p>
    <w:p w:rsidR="00755614" w:rsidRDefault="00755614" w:rsidP="003003DE">
      <w:pPr>
        <w:pStyle w:val="NormalWeb"/>
        <w:spacing w:before="0" w:beforeAutospacing="0" w:after="0" w:afterAutospacing="0" w:line="360" w:lineRule="auto"/>
        <w:ind w:firstLine="720"/>
        <w:rPr>
          <w:ins w:id="53" w:author="Morgan Glynn" w:date="2016-09-01T02:26:00Z"/>
          <w:sz w:val="26"/>
          <w:szCs w:val="26"/>
        </w:rPr>
        <w:pPrChange w:id="54" w:author="Morgan Glynn" w:date="2016-09-01T02:26:00Z">
          <w:pPr>
            <w:pStyle w:val="NormalWeb"/>
            <w:spacing w:before="0" w:beforeAutospacing="0" w:after="0" w:afterAutospacing="0" w:line="360" w:lineRule="auto"/>
            <w:ind w:firstLine="720"/>
          </w:pPr>
        </w:pPrChange>
      </w:pPr>
      <w:r w:rsidRPr="003003DE">
        <w:rPr>
          <w:sz w:val="26"/>
          <w:szCs w:val="26"/>
          <w:rPrChange w:id="55" w:author="Morgan Glynn" w:date="2016-09-01T02:29:00Z">
            <w:rPr>
              <w:sz w:val="26"/>
              <w:szCs w:val="26"/>
            </w:rPr>
          </w:rPrChange>
        </w:rPr>
        <w:t xml:space="preserve">Writ relief is appropriate to correct an abuse of discretion by the trial court.  </w:t>
      </w:r>
      <w:r w:rsidRPr="003003DE">
        <w:rPr>
          <w:i/>
          <w:sz w:val="26"/>
          <w:szCs w:val="26"/>
          <w:rPrChange w:id="56" w:author="Morgan Glynn" w:date="2016-09-01T02:29:00Z">
            <w:rPr>
              <w:i/>
              <w:sz w:val="26"/>
              <w:szCs w:val="26"/>
            </w:rPr>
          </w:rPrChange>
        </w:rPr>
        <w:t xml:space="preserve">City of King City v. Community Bank of Central California </w:t>
      </w:r>
      <w:r w:rsidRPr="003003DE">
        <w:rPr>
          <w:sz w:val="26"/>
          <w:szCs w:val="26"/>
          <w:rPrChange w:id="57" w:author="Morgan Glynn" w:date="2016-09-01T02:29:00Z">
            <w:rPr>
              <w:sz w:val="26"/>
              <w:szCs w:val="26"/>
            </w:rPr>
          </w:rPrChange>
        </w:rPr>
        <w:t>(2005) 131 Cal.App.4</w:t>
      </w:r>
      <w:r w:rsidRPr="003003DE">
        <w:rPr>
          <w:sz w:val="26"/>
          <w:szCs w:val="26"/>
          <w:vertAlign w:val="superscript"/>
          <w:rPrChange w:id="58" w:author="Morgan Glynn" w:date="2016-09-01T02:29:00Z">
            <w:rPr>
              <w:sz w:val="26"/>
              <w:szCs w:val="26"/>
              <w:vertAlign w:val="superscript"/>
            </w:rPr>
          </w:rPrChange>
        </w:rPr>
        <w:t>th</w:t>
      </w:r>
      <w:r w:rsidRPr="003003DE">
        <w:rPr>
          <w:sz w:val="26"/>
          <w:szCs w:val="26"/>
          <w:rPrChange w:id="59" w:author="Morgan Glynn" w:date="2016-09-01T02:29:00Z">
            <w:rPr>
              <w:sz w:val="26"/>
              <w:szCs w:val="26"/>
            </w:rPr>
          </w:rPrChange>
        </w:rPr>
        <w:t xml:space="preserve"> 913, 925.  Where there is no right to an immediate appeal and the petitioner will suffer irreparable injury writ relief is appropriate.  </w:t>
      </w:r>
      <w:r w:rsidRPr="003003DE">
        <w:rPr>
          <w:i/>
          <w:sz w:val="26"/>
          <w:szCs w:val="26"/>
          <w:rPrChange w:id="60" w:author="Morgan Glynn" w:date="2016-09-01T02:29:00Z">
            <w:rPr>
              <w:i/>
              <w:sz w:val="26"/>
              <w:szCs w:val="26"/>
            </w:rPr>
          </w:rPrChange>
        </w:rPr>
        <w:lastRenderedPageBreak/>
        <w:t xml:space="preserve">Los Angeles Gay and Lesbian Center v. Superior Court </w:t>
      </w:r>
      <w:r w:rsidRPr="003003DE">
        <w:rPr>
          <w:sz w:val="26"/>
          <w:szCs w:val="26"/>
          <w:rPrChange w:id="61" w:author="Morgan Glynn" w:date="2016-09-01T02:29:00Z">
            <w:rPr>
              <w:sz w:val="26"/>
              <w:szCs w:val="26"/>
            </w:rPr>
          </w:rPrChange>
        </w:rPr>
        <w:t>(2011) 194 Cal.App.4</w:t>
      </w:r>
      <w:r w:rsidRPr="003003DE">
        <w:rPr>
          <w:sz w:val="26"/>
          <w:szCs w:val="26"/>
          <w:vertAlign w:val="superscript"/>
          <w:rPrChange w:id="62" w:author="Morgan Glynn" w:date="2016-09-01T02:29:00Z">
            <w:rPr>
              <w:sz w:val="26"/>
              <w:szCs w:val="26"/>
              <w:vertAlign w:val="superscript"/>
            </w:rPr>
          </w:rPrChange>
        </w:rPr>
        <w:t>th</w:t>
      </w:r>
      <w:r w:rsidRPr="003003DE">
        <w:rPr>
          <w:sz w:val="26"/>
          <w:szCs w:val="26"/>
          <w:rPrChange w:id="63" w:author="Morgan Glynn" w:date="2016-09-01T02:29:00Z">
            <w:rPr>
              <w:sz w:val="26"/>
              <w:szCs w:val="26"/>
            </w:rPr>
          </w:rPrChange>
        </w:rPr>
        <w:t xml:space="preserve"> 288, 298-300.   Where privacy or confidentiality rights are involved, writ review is the only remedy because reversal on appeal will not cure the disclosure of protected information.  </w:t>
      </w:r>
      <w:r w:rsidRPr="003003DE">
        <w:rPr>
          <w:i/>
          <w:sz w:val="26"/>
          <w:szCs w:val="26"/>
          <w:rPrChange w:id="64" w:author="Morgan Glynn" w:date="2016-09-01T02:29:00Z">
            <w:rPr>
              <w:i/>
              <w:sz w:val="26"/>
              <w:szCs w:val="26"/>
            </w:rPr>
          </w:rPrChange>
        </w:rPr>
        <w:t xml:space="preserve">Planned Parenthood Golden Gate v. Superior Court </w:t>
      </w:r>
      <w:r w:rsidRPr="003003DE">
        <w:rPr>
          <w:sz w:val="26"/>
          <w:szCs w:val="26"/>
          <w:rPrChange w:id="65" w:author="Morgan Glynn" w:date="2016-09-01T02:29:00Z">
            <w:rPr>
              <w:sz w:val="26"/>
              <w:szCs w:val="26"/>
            </w:rPr>
          </w:rPrChange>
        </w:rPr>
        <w:t>(2000) 83 Cal.App.4</w:t>
      </w:r>
      <w:r w:rsidRPr="003003DE">
        <w:rPr>
          <w:sz w:val="26"/>
          <w:szCs w:val="26"/>
          <w:vertAlign w:val="superscript"/>
          <w:rPrChange w:id="66" w:author="Morgan Glynn" w:date="2016-09-01T02:29:00Z">
            <w:rPr>
              <w:sz w:val="26"/>
              <w:szCs w:val="26"/>
              <w:vertAlign w:val="superscript"/>
            </w:rPr>
          </w:rPrChange>
        </w:rPr>
        <w:t>th</w:t>
      </w:r>
      <w:r w:rsidRPr="003003DE">
        <w:rPr>
          <w:sz w:val="26"/>
          <w:szCs w:val="26"/>
          <w:rPrChange w:id="67" w:author="Morgan Glynn" w:date="2016-09-01T02:29:00Z">
            <w:rPr>
              <w:sz w:val="26"/>
              <w:szCs w:val="26"/>
            </w:rPr>
          </w:rPrChange>
        </w:rPr>
        <w:t xml:space="preserve"> 347, 355.</w:t>
      </w:r>
      <w:r>
        <w:rPr>
          <w:sz w:val="26"/>
          <w:szCs w:val="26"/>
        </w:rPr>
        <w:t xml:space="preserve">  </w:t>
      </w:r>
    </w:p>
    <w:p w:rsidR="00E353C7" w:rsidDel="00E353C7" w:rsidRDefault="003003DE" w:rsidP="00755614">
      <w:pPr>
        <w:pStyle w:val="NormalWeb"/>
        <w:spacing w:before="0" w:beforeAutospacing="0" w:after="0" w:afterAutospacing="0" w:line="360" w:lineRule="auto"/>
        <w:ind w:firstLine="720"/>
        <w:rPr>
          <w:del w:id="68" w:author="Morgan Glynn" w:date="2016-09-01T02:25:00Z"/>
          <w:sz w:val="26"/>
          <w:szCs w:val="26"/>
        </w:rPr>
      </w:pPr>
      <w:ins w:id="69" w:author="Morgan Glynn" w:date="2016-09-01T02:26:00Z">
        <w:r>
          <w:rPr>
            <w:sz w:val="26"/>
            <w:szCs w:val="26"/>
          </w:rPr>
          <w:t xml:space="preserve">Here, Respondent’s orders at issue will require Petitioners’ counsel to reveal and disclose confidential information relating to Petitioners’ counsel’s representation which will require Petitioners’ counsel to violate the confidences it is required “at every peril to himself or herself” </w:t>
        </w:r>
      </w:ins>
      <w:ins w:id="70" w:author="Morgan Glynn" w:date="2016-09-01T02:59:00Z">
        <w:r w:rsidR="00C75A86">
          <w:rPr>
            <w:sz w:val="26"/>
            <w:szCs w:val="26"/>
          </w:rPr>
          <w:t xml:space="preserve">to </w:t>
        </w:r>
      </w:ins>
      <w:ins w:id="71" w:author="Morgan Glynn" w:date="2016-09-01T02:26:00Z">
        <w:r>
          <w:rPr>
            <w:sz w:val="26"/>
            <w:szCs w:val="26"/>
          </w:rPr>
          <w:t>preserve,  and</w:t>
        </w:r>
      </w:ins>
      <w:ins w:id="72" w:author="Morgan Glynn" w:date="2016-09-01T02:27:00Z">
        <w:r>
          <w:rPr>
            <w:sz w:val="26"/>
            <w:szCs w:val="26"/>
          </w:rPr>
          <w:t xml:space="preserve"> will also require Petitioners’ counsel to violate </w:t>
        </w:r>
        <w:r w:rsidRPr="005B7F2E">
          <w:rPr>
            <w:sz w:val="26"/>
            <w:szCs w:val="26"/>
          </w:rPr>
          <w:t xml:space="preserve">California Rules of </w:t>
        </w:r>
        <w:r w:rsidRPr="0034052E">
          <w:rPr>
            <w:sz w:val="26"/>
            <w:szCs w:val="26"/>
          </w:rPr>
          <w:t>Professional Responsibility Rule</w:t>
        </w:r>
        <w:r>
          <w:rPr>
            <w:sz w:val="26"/>
            <w:szCs w:val="26"/>
          </w:rPr>
          <w:t xml:space="preserve"> 3-700(A)(2)</w:t>
        </w:r>
      </w:ins>
      <w:ins w:id="73" w:author="Morgan Glynn" w:date="2016-09-01T02:28:00Z">
        <w:r>
          <w:rPr>
            <w:sz w:val="26"/>
            <w:szCs w:val="26"/>
          </w:rPr>
          <w:t xml:space="preserve">. </w:t>
        </w:r>
      </w:ins>
      <w:ins w:id="74" w:author="Morgan Glynn" w:date="2016-09-01T02:58:00Z">
        <w:r w:rsidR="00C75A86">
          <w:rPr>
            <w:sz w:val="26"/>
            <w:szCs w:val="26"/>
          </w:rPr>
          <w:t xml:space="preserve">See </w:t>
        </w:r>
      </w:ins>
      <w:ins w:id="75" w:author="Morgan Glynn" w:date="2016-09-01T02:28:00Z">
        <w:r>
          <w:rPr>
            <w:i/>
            <w:sz w:val="26"/>
            <w:szCs w:val="26"/>
          </w:rPr>
          <w:t xml:space="preserve">Elijah W. v. Superior Court </w:t>
        </w:r>
        <w:r>
          <w:rPr>
            <w:sz w:val="26"/>
            <w:szCs w:val="26"/>
          </w:rPr>
          <w:t>(2013) 216 Cal.</w:t>
        </w:r>
      </w:ins>
      <w:ins w:id="76" w:author="Morgan Glynn" w:date="2016-09-01T02:59:00Z">
        <w:r w:rsidR="00C75A86">
          <w:rPr>
            <w:sz w:val="26"/>
            <w:szCs w:val="26"/>
          </w:rPr>
          <w:t xml:space="preserve"> </w:t>
        </w:r>
      </w:ins>
      <w:ins w:id="77" w:author="Morgan Glynn" w:date="2016-09-01T02:28:00Z">
        <w:r>
          <w:rPr>
            <w:sz w:val="26"/>
            <w:szCs w:val="26"/>
          </w:rPr>
          <w:t>App.</w:t>
        </w:r>
      </w:ins>
      <w:ins w:id="78" w:author="Morgan Glynn" w:date="2016-09-01T02:59:00Z">
        <w:r w:rsidR="00C75A86">
          <w:rPr>
            <w:sz w:val="26"/>
            <w:szCs w:val="26"/>
          </w:rPr>
          <w:t xml:space="preserve"> </w:t>
        </w:r>
      </w:ins>
      <w:ins w:id="79" w:author="Morgan Glynn" w:date="2016-09-01T02:28:00Z">
        <w:r>
          <w:rPr>
            <w:sz w:val="26"/>
            <w:szCs w:val="26"/>
          </w:rPr>
          <w:t>4</w:t>
        </w:r>
      </w:ins>
      <w:ins w:id="80" w:author="Morgan Glynn" w:date="2016-09-01T02:59:00Z">
        <w:r w:rsidR="00C75A86">
          <w:rPr>
            <w:sz w:val="26"/>
            <w:szCs w:val="26"/>
          </w:rPr>
          <w:t>th</w:t>
        </w:r>
      </w:ins>
      <w:ins w:id="81" w:author="Morgan Glynn" w:date="2016-09-01T02:28:00Z">
        <w:r>
          <w:rPr>
            <w:sz w:val="26"/>
            <w:szCs w:val="26"/>
          </w:rPr>
          <w:t xml:space="preserve"> 140, 151. </w:t>
        </w:r>
      </w:ins>
      <w:ins w:id="82" w:author="Morgan Glynn" w:date="2016-09-01T02:26:00Z">
        <w:r>
          <w:rPr>
            <w:sz w:val="26"/>
            <w:szCs w:val="26"/>
          </w:rPr>
          <w:t xml:space="preserve"> The forced abandonment of clients Petitioners’ counsel as class counsel was appointed to represent and protect before adequate opportunity has been provided to these individuals to determine whether they want to individually proceed in arbitration, be protected from aggressive interrogation by the opposing party and be fully informed of their legal rights not only </w:t>
        </w:r>
      </w:ins>
      <w:ins w:id="83" w:author="Morgan Glynn" w:date="2016-09-01T03:00:00Z">
        <w:r w:rsidR="00C75A86">
          <w:rPr>
            <w:sz w:val="26"/>
            <w:szCs w:val="26"/>
          </w:rPr>
          <w:t xml:space="preserve">violates </w:t>
        </w:r>
      </w:ins>
      <w:ins w:id="84" w:author="Morgan Glynn" w:date="2016-09-01T02:26:00Z">
        <w:r>
          <w:rPr>
            <w:sz w:val="26"/>
            <w:szCs w:val="26"/>
          </w:rPr>
          <w:t xml:space="preserve">the public policy behind the class action process, but </w:t>
        </w:r>
      </w:ins>
      <w:ins w:id="85" w:author="Morgan Glynn" w:date="2016-09-01T02:59:00Z">
        <w:r w:rsidR="00C75A86">
          <w:rPr>
            <w:sz w:val="26"/>
            <w:szCs w:val="26"/>
          </w:rPr>
          <w:t xml:space="preserve">also </w:t>
        </w:r>
      </w:ins>
      <w:ins w:id="86" w:author="Morgan Glynn" w:date="2016-09-01T02:26:00Z">
        <w:r>
          <w:rPr>
            <w:sz w:val="26"/>
            <w:szCs w:val="26"/>
          </w:rPr>
          <w:t>will violate the sanctity of counsels’ duty of confidentiality.  These violations cannot be undone</w:t>
        </w:r>
      </w:ins>
      <w:ins w:id="87" w:author="Morgan Glynn" w:date="2016-09-01T03:00:00Z">
        <w:r w:rsidR="00C75A86">
          <w:rPr>
            <w:sz w:val="26"/>
            <w:szCs w:val="26"/>
          </w:rPr>
          <w:t>,</w:t>
        </w:r>
      </w:ins>
      <w:ins w:id="88" w:author="Morgan Glynn" w:date="2016-09-01T02:26:00Z">
        <w:r>
          <w:rPr>
            <w:sz w:val="26"/>
            <w:szCs w:val="26"/>
          </w:rPr>
          <w:t xml:space="preserve"> which makes writ relief imperative.</w:t>
        </w:r>
      </w:ins>
      <w:ins w:id="89" w:author="Morgan Glynn" w:date="2016-09-01T02:29:00Z">
        <w:r>
          <w:rPr>
            <w:sz w:val="26"/>
            <w:szCs w:val="26"/>
          </w:rPr>
          <w:t xml:space="preserve">  </w:t>
        </w:r>
      </w:ins>
      <w:moveToRangeStart w:id="90" w:author="Morgan Glynn" w:date="2016-09-01T02:19:00Z" w:name="move460459716"/>
      <w:del w:id="91" w:author="Morgan Glynn" w:date="2016-09-01T02:25:00Z">
        <w:r w:rsidR="00E353C7" w:rsidRPr="00E353C7" w:rsidDel="00E353C7">
          <w:rPr>
            <w:sz w:val="26"/>
            <w:szCs w:val="26"/>
          </w:rPr>
          <w:delText>Here, Respondent’s orders at issue requiring Petitioners’ counsel to “disclose the identity of all remaining individual arbitrants with whom it has an attorney-client relationship . . . no later than 4:30 p.m. on September 1”  will require Petitioners’ counsel to reveal and disclose confidential information relating to Petitioners’ counsel’s representation that will require Petitioners’ counsel to violate the confidences it is required “at every peril to himself or herself” to preserve, see Elijah W. v. Superior Court (2013) 216 Cal. App. 4th 140, 151, and will also require Petitioners’ counsel to violate California Rules of Professional Responsibility Rule 3-700(A)(2), which mandates reasonable notice prior to withdrawal of representation.  Furthermore, the Respondent Court’s orders force Petitioners’ counsel to abandon clients that Respondent Court appointed Petitioners’ counsel to represent and protect as class counsel in its order certifying this lawsuit as a class action before an adequate opportunity has been provided to these individuals to determine whether they want to individually proceed in arbitration, be protected from aggressive interrogation by counsel of the Real Parties in Interest and be fully informed of their legal rights. In addition, Respondent’s ruling violates not only the public policy behind the class action process, but will also violate the sanctity of counsels’ duty of confidentiality.  Thus, Petitioners’ counsel is forced to choose between violating a court order on one hand, and breaching its duty to maintain client confidences and violating California Rules of Professional Responsibility Rule 3-700(A)(2) on the other hand. These violations cannot be undone, which makes writ relief imperative, especially given the Respondent Court’s order to disclose the identities of Petitioners’ counsel’s clients no later than 4:30 p.m. on September 1.”</w:delText>
        </w:r>
        <w:moveToRangeEnd w:id="90"/>
      </w:del>
    </w:p>
    <w:p w:rsidR="00755614" w:rsidRDefault="00755614" w:rsidP="00755614">
      <w:pPr>
        <w:pStyle w:val="NormalWeb"/>
        <w:spacing w:before="0" w:beforeAutospacing="0" w:after="0" w:afterAutospacing="0" w:line="360" w:lineRule="auto"/>
        <w:ind w:firstLine="720"/>
        <w:rPr>
          <w:ins w:id="92" w:author="Morgan Glynn" w:date="2016-09-01T02:29:00Z"/>
          <w:sz w:val="26"/>
          <w:szCs w:val="26"/>
        </w:rPr>
      </w:pPr>
      <w:del w:id="93" w:author="Morgan Glynn" w:date="2016-09-01T02:26:00Z">
        <w:r w:rsidDel="003003DE">
          <w:rPr>
            <w:sz w:val="26"/>
            <w:szCs w:val="26"/>
          </w:rPr>
          <w:delText>As described above</w:delText>
        </w:r>
      </w:del>
      <w:del w:id="94" w:author="Morgan Glynn" w:date="2016-09-01T02:29:00Z">
        <w:r w:rsidDel="003003DE">
          <w:rPr>
            <w:sz w:val="26"/>
            <w:szCs w:val="26"/>
          </w:rPr>
          <w:delText xml:space="preserve">, writ relief is imperative </w:delText>
        </w:r>
      </w:del>
      <w:del w:id="95" w:author="Morgan Glynn" w:date="2016-09-01T02:26:00Z">
        <w:r w:rsidDel="003003DE">
          <w:rPr>
            <w:sz w:val="26"/>
            <w:szCs w:val="26"/>
          </w:rPr>
          <w:delText xml:space="preserve">in this instance </w:delText>
        </w:r>
      </w:del>
      <w:del w:id="96" w:author="Morgan Glynn" w:date="2016-09-01T02:29:00Z">
        <w:r w:rsidDel="003003DE">
          <w:rPr>
            <w:sz w:val="26"/>
            <w:szCs w:val="26"/>
          </w:rPr>
          <w:delText xml:space="preserve">because Respondent’s orders at issue will require Petitioners’ counsel to reveal and disclose confidential information relating to Petitioners’ counsel’s representation and will also require Petitioners’ counsel to violate </w:delText>
        </w:r>
        <w:r w:rsidRPr="005B7F2E" w:rsidDel="003003DE">
          <w:rPr>
            <w:sz w:val="26"/>
            <w:szCs w:val="26"/>
          </w:rPr>
          <w:delText xml:space="preserve">California Rules of </w:delText>
        </w:r>
        <w:r w:rsidRPr="0034052E" w:rsidDel="003003DE">
          <w:rPr>
            <w:sz w:val="26"/>
            <w:szCs w:val="26"/>
          </w:rPr>
          <w:delText>Professional Responsibility Rule</w:delText>
        </w:r>
        <w:r w:rsidDel="003003DE">
          <w:rPr>
            <w:sz w:val="26"/>
            <w:szCs w:val="26"/>
          </w:rPr>
          <w:delText xml:space="preserve"> 3-700(A)(2), both of which cannot be undone. </w:delText>
        </w:r>
        <w:r w:rsidRPr="0034052E" w:rsidDel="003003DE">
          <w:rPr>
            <w:sz w:val="26"/>
            <w:szCs w:val="26"/>
          </w:rPr>
          <w:delText xml:space="preserve"> </w:delText>
        </w:r>
      </w:del>
      <w:r>
        <w:rPr>
          <w:sz w:val="26"/>
          <w:szCs w:val="26"/>
        </w:rPr>
        <w:t>Moreover, writ relief is appropriate here because Petitioners have no other right to an immediate appeal, and Petitioners’ counsel will suffer irreparable injury if writ relief is not granted and will expose itself to significant liability for breach of the ethical duties it owes to class members and former class members. Without writ relief,</w:t>
      </w:r>
      <w:r w:rsidRPr="0034052E">
        <w:rPr>
          <w:sz w:val="26"/>
          <w:szCs w:val="26"/>
        </w:rPr>
        <w:t xml:space="preserve"> Petitioners’ counsel</w:t>
      </w:r>
      <w:r>
        <w:rPr>
          <w:sz w:val="26"/>
          <w:szCs w:val="26"/>
        </w:rPr>
        <w:t xml:space="preserve"> will be forced</w:t>
      </w:r>
      <w:r w:rsidRPr="0034052E">
        <w:rPr>
          <w:sz w:val="26"/>
          <w:szCs w:val="26"/>
        </w:rPr>
        <w:t xml:space="preserve"> </w:t>
      </w:r>
      <w:r>
        <w:rPr>
          <w:sz w:val="26"/>
          <w:szCs w:val="26"/>
        </w:rPr>
        <w:t xml:space="preserve">to choose between violating a court order, and breaching its duty to maintain client confidences and violating </w:t>
      </w:r>
      <w:r w:rsidRPr="005B7F2E">
        <w:rPr>
          <w:sz w:val="26"/>
          <w:szCs w:val="26"/>
        </w:rPr>
        <w:t>California Rules of Professional Responsi</w:t>
      </w:r>
      <w:r>
        <w:rPr>
          <w:sz w:val="26"/>
          <w:szCs w:val="26"/>
        </w:rPr>
        <w:t xml:space="preserve">bility Rule 3-700(A)(2). </w:t>
      </w:r>
    </w:p>
    <w:p w:rsidR="003003DE" w:rsidRDefault="003003DE" w:rsidP="00755614">
      <w:pPr>
        <w:pStyle w:val="NormalWeb"/>
        <w:spacing w:before="0" w:beforeAutospacing="0" w:after="0" w:afterAutospacing="0" w:line="360" w:lineRule="auto"/>
        <w:ind w:firstLine="720"/>
        <w:rPr>
          <w:ins w:id="97" w:author="Morgan Glynn" w:date="2016-09-01T02:29:00Z"/>
          <w:sz w:val="26"/>
          <w:szCs w:val="26"/>
        </w:rPr>
      </w:pPr>
    </w:p>
    <w:p w:rsidR="003003DE" w:rsidRDefault="003003DE" w:rsidP="00755614">
      <w:pPr>
        <w:pStyle w:val="NormalWeb"/>
        <w:spacing w:before="0" w:beforeAutospacing="0" w:after="0" w:afterAutospacing="0" w:line="360" w:lineRule="auto"/>
        <w:ind w:firstLine="720"/>
        <w:rPr>
          <w:sz w:val="26"/>
          <w:szCs w:val="26"/>
        </w:rPr>
      </w:pPr>
    </w:p>
    <w:p w:rsidR="00755614" w:rsidRPr="008321C8" w:rsidRDefault="00755614" w:rsidP="007940B2">
      <w:pPr>
        <w:pStyle w:val="NormalWeb"/>
        <w:numPr>
          <w:ilvl w:val="0"/>
          <w:numId w:val="41"/>
        </w:numPr>
        <w:spacing w:before="0" w:beforeAutospacing="0" w:after="0" w:afterAutospacing="0" w:line="360" w:lineRule="auto"/>
        <w:ind w:left="1440" w:hanging="720"/>
        <w:rPr>
          <w:sz w:val="26"/>
          <w:szCs w:val="26"/>
          <w:u w:val="single"/>
        </w:rPr>
      </w:pPr>
      <w:r w:rsidRPr="008321C8">
        <w:rPr>
          <w:sz w:val="26"/>
          <w:szCs w:val="26"/>
          <w:u w:val="single"/>
        </w:rPr>
        <w:lastRenderedPageBreak/>
        <w:t>Why an Immediate Stay Should Issue</w:t>
      </w:r>
    </w:p>
    <w:p w:rsidR="00755614" w:rsidRDefault="00755614" w:rsidP="00E353C7">
      <w:pPr>
        <w:pStyle w:val="NormalWeb"/>
        <w:spacing w:before="0" w:beforeAutospacing="0" w:after="0" w:afterAutospacing="0" w:line="360" w:lineRule="auto"/>
        <w:ind w:firstLine="720"/>
        <w:rPr>
          <w:sz w:val="26"/>
          <w:szCs w:val="26"/>
        </w:rPr>
        <w:pPrChange w:id="98" w:author="Morgan Glynn" w:date="2016-09-01T02:21:00Z">
          <w:pPr>
            <w:pStyle w:val="NormalWeb"/>
            <w:spacing w:before="0" w:beforeAutospacing="0" w:after="0" w:afterAutospacing="0" w:line="360" w:lineRule="auto"/>
          </w:pPr>
        </w:pPrChange>
      </w:pPr>
      <w:r>
        <w:rPr>
          <w:sz w:val="26"/>
          <w:szCs w:val="26"/>
        </w:rPr>
        <w:t>Petitioner has been ordered by the Respondent Court to take actions Petitioner contends will cause its counsel to violate the duty of confidentiality and other Rules of Professional Conduct by 4:30 p.m. on</w:t>
      </w:r>
      <w:r w:rsidRPr="00751E14">
        <w:rPr>
          <w:b/>
          <w:sz w:val="26"/>
          <w:szCs w:val="26"/>
        </w:rPr>
        <w:t xml:space="preserve"> September 1, 2016</w:t>
      </w:r>
      <w:r>
        <w:rPr>
          <w:sz w:val="26"/>
          <w:szCs w:val="26"/>
        </w:rPr>
        <w:t xml:space="preserve">.  </w:t>
      </w:r>
      <w:ins w:id="99" w:author="Morgan Glynn" w:date="2016-09-01T03:02:00Z">
        <w:r w:rsidR="00C75A86">
          <w:rPr>
            <w:noProof/>
            <w:sz w:val="26"/>
            <w:szCs w:val="26"/>
          </w:rPr>
          <w:t xml:space="preserve">(PA Vol. VII 1292-1293).  </w:t>
        </w:r>
      </w:ins>
      <w:r w:rsidRPr="00505C47">
        <w:rPr>
          <w:sz w:val="26"/>
          <w:szCs w:val="26"/>
        </w:rPr>
        <w:t xml:space="preserve">The orders at issue in this petition affect the claims of over 800 class members whose claims were compelled to arbitration on December 9, 2015 </w:t>
      </w:r>
      <w:r w:rsidRPr="0034052E">
        <w:rPr>
          <w:b/>
          <w:sz w:val="26"/>
          <w:szCs w:val="26"/>
        </w:rPr>
        <w:t>after the class was certified</w:t>
      </w:r>
      <w:r w:rsidRPr="00505C47">
        <w:rPr>
          <w:sz w:val="26"/>
          <w:szCs w:val="26"/>
        </w:rPr>
        <w:t>.</w:t>
      </w:r>
      <w:ins w:id="100" w:author="Morgan Glynn" w:date="2016-09-01T03:02:00Z">
        <w:r w:rsidR="00C75A86">
          <w:rPr>
            <w:sz w:val="26"/>
            <w:szCs w:val="26"/>
          </w:rPr>
          <w:t xml:space="preserve"> (PA Vol. I 0005-0007).</w:t>
        </w:r>
      </w:ins>
      <w:r w:rsidRPr="00505C47">
        <w:rPr>
          <w:sz w:val="26"/>
          <w:szCs w:val="26"/>
        </w:rPr>
        <w:t xml:space="preserve">  Respondent has ordered Petitioners’ counsel to unilaterally terminate any relationship with class members sent to arbitration, potentially waiving their claims, and </w:t>
      </w:r>
      <w:r>
        <w:rPr>
          <w:sz w:val="26"/>
          <w:szCs w:val="26"/>
        </w:rPr>
        <w:t xml:space="preserve">to </w:t>
      </w:r>
      <w:r w:rsidRPr="00505C47">
        <w:rPr>
          <w:sz w:val="26"/>
          <w:szCs w:val="26"/>
        </w:rPr>
        <w:t xml:space="preserve">affirmatively disclose the scope of Petitioners’ counsels’ legal representation </w:t>
      </w:r>
      <w:r w:rsidRPr="00011A67">
        <w:rPr>
          <w:sz w:val="26"/>
          <w:szCs w:val="26"/>
        </w:rPr>
        <w:t>to Real Parties in Interest</w:t>
      </w:r>
      <w:r>
        <w:rPr>
          <w:sz w:val="26"/>
          <w:szCs w:val="26"/>
        </w:rPr>
        <w:t>,</w:t>
      </w:r>
      <w:r w:rsidRPr="00011A67">
        <w:rPr>
          <w:sz w:val="26"/>
          <w:szCs w:val="26"/>
        </w:rPr>
        <w:t xml:space="preserve"> </w:t>
      </w:r>
      <w:r w:rsidRPr="00505C47">
        <w:rPr>
          <w:sz w:val="26"/>
          <w:szCs w:val="26"/>
        </w:rPr>
        <w:t xml:space="preserve">which constitutes a clear violation of the duty of confidentiality.  </w:t>
      </w:r>
      <w:r>
        <w:rPr>
          <w:i/>
          <w:sz w:val="26"/>
          <w:szCs w:val="26"/>
        </w:rPr>
        <w:t xml:space="preserve">See </w:t>
      </w:r>
      <w:r w:rsidRPr="00505C47">
        <w:rPr>
          <w:i/>
          <w:sz w:val="26"/>
          <w:szCs w:val="26"/>
        </w:rPr>
        <w:t>Elijah W. v. Superior Court</w:t>
      </w:r>
      <w:r>
        <w:rPr>
          <w:i/>
          <w:sz w:val="26"/>
          <w:szCs w:val="26"/>
        </w:rPr>
        <w:t>,</w:t>
      </w:r>
      <w:r w:rsidRPr="00505C47">
        <w:rPr>
          <w:i/>
          <w:sz w:val="26"/>
          <w:szCs w:val="26"/>
        </w:rPr>
        <w:t xml:space="preserve"> supra</w:t>
      </w:r>
      <w:r>
        <w:rPr>
          <w:i/>
          <w:sz w:val="26"/>
          <w:szCs w:val="26"/>
        </w:rPr>
        <w:t>,</w:t>
      </w:r>
      <w:r w:rsidRPr="00505C47">
        <w:rPr>
          <w:i/>
          <w:sz w:val="26"/>
          <w:szCs w:val="26"/>
        </w:rPr>
        <w:t xml:space="preserve"> </w:t>
      </w:r>
      <w:r w:rsidRPr="00505C47">
        <w:rPr>
          <w:sz w:val="26"/>
          <w:szCs w:val="26"/>
        </w:rPr>
        <w:t>216 Cal.</w:t>
      </w:r>
      <w:r>
        <w:rPr>
          <w:sz w:val="26"/>
          <w:szCs w:val="26"/>
        </w:rPr>
        <w:t xml:space="preserve"> </w:t>
      </w:r>
      <w:r w:rsidRPr="00505C47">
        <w:rPr>
          <w:sz w:val="26"/>
          <w:szCs w:val="26"/>
        </w:rPr>
        <w:t>App.4</w:t>
      </w:r>
      <w:r>
        <w:rPr>
          <w:sz w:val="26"/>
          <w:szCs w:val="26"/>
        </w:rPr>
        <w:t xml:space="preserve">th </w:t>
      </w:r>
      <w:r w:rsidRPr="00505C47">
        <w:rPr>
          <w:sz w:val="26"/>
          <w:szCs w:val="26"/>
        </w:rPr>
        <w:t xml:space="preserve">at 151.  If an immediate stay of all proceedings in this case is not granted, the </w:t>
      </w:r>
      <w:r>
        <w:rPr>
          <w:sz w:val="26"/>
          <w:szCs w:val="26"/>
        </w:rPr>
        <w:t>Respondent</w:t>
      </w:r>
      <w:r w:rsidRPr="00505C47">
        <w:rPr>
          <w:sz w:val="26"/>
          <w:szCs w:val="26"/>
        </w:rPr>
        <w:t xml:space="preserve"> Courts’ orders issued on August 11, 2016 and August 29, 2016 will effectively waive the claims of these individuals and subject </w:t>
      </w:r>
      <w:r>
        <w:rPr>
          <w:sz w:val="26"/>
          <w:szCs w:val="26"/>
        </w:rPr>
        <w:t xml:space="preserve">Petitioners’ </w:t>
      </w:r>
      <w:r w:rsidRPr="00505C47">
        <w:rPr>
          <w:sz w:val="26"/>
          <w:szCs w:val="26"/>
        </w:rPr>
        <w:t>counsel to professional liability as a result of</w:t>
      </w:r>
      <w:r w:rsidRPr="00505C47">
        <w:rPr>
          <w:color w:val="FF3333"/>
          <w:sz w:val="26"/>
          <w:szCs w:val="26"/>
        </w:rPr>
        <w:t> </w:t>
      </w:r>
      <w:r w:rsidRPr="00505C47">
        <w:rPr>
          <w:sz w:val="26"/>
          <w:szCs w:val="26"/>
        </w:rPr>
        <w:t>being prevented from</w:t>
      </w:r>
      <w:r w:rsidRPr="00505C47">
        <w:rPr>
          <w:color w:val="FF3333"/>
          <w:sz w:val="26"/>
          <w:szCs w:val="26"/>
        </w:rPr>
        <w:t> </w:t>
      </w:r>
      <w:r w:rsidRPr="00505C47">
        <w:rPr>
          <w:sz w:val="26"/>
          <w:szCs w:val="26"/>
        </w:rPr>
        <w:t xml:space="preserve">complying with the California Rules of Professional Conduct with respect to the duty of confidentiality and the </w:t>
      </w:r>
      <w:r w:rsidRPr="00011A67">
        <w:rPr>
          <w:sz w:val="26"/>
          <w:szCs w:val="26"/>
        </w:rPr>
        <w:t>California Rules of Professional Responsibility Rule 3-700(A)(2)</w:t>
      </w:r>
      <w:r>
        <w:rPr>
          <w:sz w:val="26"/>
          <w:szCs w:val="26"/>
        </w:rPr>
        <w:t xml:space="preserve"> requiring </w:t>
      </w:r>
      <w:r w:rsidRPr="00505C47">
        <w:rPr>
          <w:sz w:val="26"/>
          <w:szCs w:val="26"/>
        </w:rPr>
        <w:t>adequate notice prior to withdrawing from representation.</w:t>
      </w:r>
      <w:r>
        <w:rPr>
          <w:sz w:val="26"/>
          <w:szCs w:val="26"/>
        </w:rPr>
        <w:t xml:space="preserve">  As a result of the foregoing, c</w:t>
      </w:r>
      <w:r w:rsidRPr="00505C47">
        <w:rPr>
          <w:sz w:val="26"/>
          <w:szCs w:val="26"/>
        </w:rPr>
        <w:t>lass members compelled to arbitration will be irreparably harmed if their claims are withdrawn without a reasonable opportunity to take steps to preserve their claims prior to the withdrawal of their counsel</w:t>
      </w:r>
      <w:r>
        <w:rPr>
          <w:sz w:val="26"/>
          <w:szCs w:val="26"/>
        </w:rPr>
        <w:t xml:space="preserve">, and </w:t>
      </w:r>
      <w:r w:rsidRPr="00505C47">
        <w:rPr>
          <w:sz w:val="26"/>
          <w:szCs w:val="26"/>
        </w:rPr>
        <w:t xml:space="preserve">Petitioner’s counsel will be irreparably harmed by its immediate exposure to professional liability if it is forced to abandon these clients without adequate notice and for violations of the duty of confidentiality.     </w:t>
      </w:r>
    </w:p>
    <w:p w:rsidR="007940B2" w:rsidRDefault="00755614" w:rsidP="00755614">
      <w:pPr>
        <w:pStyle w:val="NormalWeb"/>
        <w:spacing w:before="0" w:beforeAutospacing="0" w:after="0" w:afterAutospacing="0" w:line="360" w:lineRule="auto"/>
        <w:ind w:firstLine="720"/>
        <w:rPr>
          <w:ins w:id="101" w:author="Morgan Glynn" w:date="2016-09-01T01:42:00Z"/>
          <w:sz w:val="26"/>
          <w:szCs w:val="26"/>
        </w:rPr>
      </w:pPr>
      <w:r w:rsidRPr="00505C47">
        <w:rPr>
          <w:sz w:val="26"/>
          <w:szCs w:val="26"/>
        </w:rPr>
        <w:t>Furthermore, if a stay i</w:t>
      </w:r>
      <w:r>
        <w:rPr>
          <w:sz w:val="26"/>
          <w:szCs w:val="26"/>
        </w:rPr>
        <w:t>s</w:t>
      </w:r>
      <w:r w:rsidRPr="00505C47">
        <w:rPr>
          <w:sz w:val="26"/>
          <w:szCs w:val="26"/>
        </w:rPr>
        <w:t xml:space="preserve"> not granted, the claims of </w:t>
      </w:r>
      <w:r>
        <w:rPr>
          <w:sz w:val="26"/>
          <w:szCs w:val="26"/>
        </w:rPr>
        <w:t xml:space="preserve">the </w:t>
      </w:r>
      <w:r w:rsidRPr="00505C47">
        <w:rPr>
          <w:sz w:val="26"/>
          <w:szCs w:val="26"/>
        </w:rPr>
        <w:t>certified class members remaining in the Superior Court</w:t>
      </w:r>
      <w:r w:rsidRPr="00011A67">
        <w:rPr>
          <w:sz w:val="26"/>
          <w:szCs w:val="26"/>
        </w:rPr>
        <w:t xml:space="preserve"> are in jeopardy of not </w:t>
      </w:r>
      <w:r>
        <w:rPr>
          <w:sz w:val="26"/>
          <w:szCs w:val="26"/>
        </w:rPr>
        <w:lastRenderedPageBreak/>
        <w:t>c</w:t>
      </w:r>
      <w:r w:rsidRPr="00011A67">
        <w:rPr>
          <w:sz w:val="26"/>
          <w:szCs w:val="26"/>
        </w:rPr>
        <w:t xml:space="preserve">ommencing trial before the expiration of the statutory </w:t>
      </w:r>
      <w:r>
        <w:rPr>
          <w:sz w:val="26"/>
          <w:szCs w:val="26"/>
        </w:rPr>
        <w:t xml:space="preserve">5-year </w:t>
      </w:r>
      <w:r w:rsidRPr="00011A67">
        <w:rPr>
          <w:sz w:val="26"/>
          <w:szCs w:val="26"/>
        </w:rPr>
        <w:t>deadline</w:t>
      </w:r>
      <w:r>
        <w:rPr>
          <w:sz w:val="26"/>
          <w:szCs w:val="26"/>
        </w:rPr>
        <w:t xml:space="preserve">. At this time, trial is set </w:t>
      </w:r>
      <w:r w:rsidRPr="00505C47">
        <w:rPr>
          <w:sz w:val="26"/>
          <w:szCs w:val="26"/>
        </w:rPr>
        <w:t xml:space="preserve">to commence trial on September 19, 2016 and the 5-year timeframe in which to bring the matter to trial pursuant to California Code of Civil Procedure </w:t>
      </w:r>
      <w:r>
        <w:rPr>
          <w:sz w:val="26"/>
          <w:szCs w:val="26"/>
        </w:rPr>
        <w:t xml:space="preserve">section </w:t>
      </w:r>
      <w:r w:rsidRPr="00505C47">
        <w:rPr>
          <w:sz w:val="26"/>
          <w:szCs w:val="26"/>
        </w:rPr>
        <w:t xml:space="preserve">583.310 will expire on December 19, 2016.  </w:t>
      </w:r>
      <w:ins w:id="102" w:author="Morgan Glynn" w:date="2016-09-01T03:05:00Z">
        <w:r w:rsidR="00C75A86">
          <w:rPr>
            <w:sz w:val="26"/>
            <w:szCs w:val="26"/>
          </w:rPr>
          <w:t xml:space="preserve">(PA Vol. V 0864:13-18). </w:t>
        </w:r>
      </w:ins>
      <w:r w:rsidRPr="00505C47">
        <w:rPr>
          <w:sz w:val="26"/>
          <w:szCs w:val="26"/>
        </w:rPr>
        <w:t xml:space="preserve">If an immediate stay is not granted, Petitioners are in jeopardy of not commencing trial before the expiration of the statutory deadline as Real Parties in Interest claim they need access to </w:t>
      </w:r>
      <w:r>
        <w:rPr>
          <w:sz w:val="26"/>
          <w:szCs w:val="26"/>
        </w:rPr>
        <w:t>all</w:t>
      </w:r>
      <w:r w:rsidRPr="00505C47">
        <w:rPr>
          <w:sz w:val="26"/>
          <w:szCs w:val="26"/>
        </w:rPr>
        <w:t xml:space="preserve"> 800 arbitrants as trial witnesses</w:t>
      </w:r>
      <w:r>
        <w:rPr>
          <w:sz w:val="26"/>
          <w:szCs w:val="26"/>
        </w:rPr>
        <w:t>, which will necessitate a lengthy trial</w:t>
      </w:r>
      <w:r w:rsidRPr="00505C47">
        <w:rPr>
          <w:sz w:val="26"/>
          <w:szCs w:val="26"/>
        </w:rPr>
        <w:t xml:space="preserve">.  </w:t>
      </w:r>
    </w:p>
    <w:p w:rsidR="007940B2" w:rsidRDefault="007940B2">
      <w:pPr>
        <w:jc w:val="left"/>
        <w:rPr>
          <w:ins w:id="103" w:author="Morgan Glynn" w:date="2016-09-01T01:42:00Z"/>
          <w:rFonts w:eastAsia="Calibri"/>
          <w:sz w:val="26"/>
          <w:szCs w:val="26"/>
        </w:rPr>
      </w:pPr>
      <w:ins w:id="104" w:author="Morgan Glynn" w:date="2016-09-01T01:42:00Z">
        <w:r>
          <w:rPr>
            <w:sz w:val="26"/>
            <w:szCs w:val="26"/>
          </w:rPr>
          <w:br w:type="page"/>
        </w:r>
      </w:ins>
    </w:p>
    <w:p w:rsidR="00755614" w:rsidRPr="00505C47" w:rsidDel="007940B2" w:rsidRDefault="00755614" w:rsidP="00755614">
      <w:pPr>
        <w:pStyle w:val="NormalWeb"/>
        <w:spacing w:before="0" w:beforeAutospacing="0" w:after="0" w:afterAutospacing="0" w:line="360" w:lineRule="auto"/>
        <w:ind w:firstLine="720"/>
        <w:rPr>
          <w:del w:id="105" w:author="Morgan Glynn" w:date="2016-09-01T01:42:00Z"/>
          <w:sz w:val="26"/>
          <w:szCs w:val="26"/>
        </w:rPr>
      </w:pPr>
    </w:p>
    <w:p w:rsidR="00755614" w:rsidRPr="00755614" w:rsidRDefault="00755614" w:rsidP="00755614">
      <w:pPr>
        <w:pStyle w:val="BodyText"/>
        <w:numPr>
          <w:ilvl w:val="0"/>
          <w:numId w:val="47"/>
        </w:numPr>
        <w:spacing w:after="0" w:line="360" w:lineRule="auto"/>
        <w:ind w:hanging="720"/>
        <w:jc w:val="left"/>
        <w:rPr>
          <w:b/>
          <w:sz w:val="26"/>
          <w:szCs w:val="26"/>
        </w:rPr>
      </w:pPr>
      <w:r w:rsidRPr="00755614">
        <w:rPr>
          <w:b/>
          <w:sz w:val="26"/>
          <w:szCs w:val="26"/>
        </w:rPr>
        <w:t>ISSUES PRESENTED FOR REVIEW</w:t>
      </w:r>
    </w:p>
    <w:p w:rsidR="00755614" w:rsidRDefault="00755614" w:rsidP="00385910">
      <w:pPr>
        <w:pStyle w:val="NormalWeb"/>
        <w:spacing w:before="0" w:beforeAutospacing="0" w:after="0" w:afterAutospacing="0" w:line="360" w:lineRule="auto"/>
        <w:rPr>
          <w:sz w:val="26"/>
          <w:szCs w:val="26"/>
        </w:rPr>
      </w:pPr>
      <w:r w:rsidRPr="00505C47">
        <w:rPr>
          <w:sz w:val="26"/>
          <w:szCs w:val="26"/>
        </w:rPr>
        <w:tab/>
      </w:r>
      <w:r>
        <w:rPr>
          <w:sz w:val="26"/>
          <w:szCs w:val="26"/>
        </w:rPr>
        <w:t xml:space="preserve">Arbitration is an issue that has had a great impact on the litigation of class actions in recent years.  While many issues relating to the validity and scope of arbitration agreements have been resolved by the higher courts, the issues of what happens after certified class members are compelled to arbitration have not.  </w:t>
      </w:r>
      <w:r w:rsidRPr="00505C47">
        <w:rPr>
          <w:sz w:val="26"/>
          <w:szCs w:val="26"/>
        </w:rPr>
        <w:t xml:space="preserve">This Petition raises </w:t>
      </w:r>
      <w:r>
        <w:rPr>
          <w:sz w:val="26"/>
          <w:szCs w:val="26"/>
        </w:rPr>
        <w:t>important issues of first impression relating to</w:t>
      </w:r>
      <w:r w:rsidRPr="00505C47">
        <w:rPr>
          <w:sz w:val="26"/>
          <w:szCs w:val="26"/>
        </w:rPr>
        <w:t xml:space="preserve"> </w:t>
      </w:r>
      <w:r>
        <w:rPr>
          <w:sz w:val="26"/>
          <w:szCs w:val="26"/>
        </w:rPr>
        <w:t>class counsel’s continued duties to certified class members compelled to arbitration after class certification has been granted and the rights of those class members in arbitration.  The issues set forth in this Petition will have a widespread effect on class actions throughout the state with particular</w:t>
      </w:r>
      <w:del w:id="106" w:author="Morgan Glynn" w:date="2016-09-01T03:06:00Z">
        <w:r w:rsidDel="004E4B45">
          <w:rPr>
            <w:sz w:val="26"/>
            <w:szCs w:val="26"/>
          </w:rPr>
          <w:delText xml:space="preserve"> widespread</w:delText>
        </w:r>
      </w:del>
      <w:r>
        <w:rPr>
          <w:sz w:val="26"/>
          <w:szCs w:val="26"/>
        </w:rPr>
        <w:t xml:space="preserve"> importance for millions of workers and their employers.  Furthermore, as this case clearly demonstrates, the willingness to compel arbitration is prevalent within the defense bar as equally as preventing the claims from actually proceeding in arbitration.  Without guidance from the higher courts, trial courts may continue to inadvertently force certified class counsel into violating their ethical obligations, deny class members a forum within which to litigate their claims and jeopardize the claims of class participants once they are no longer members of a certified class</w:t>
      </w:r>
      <w:ins w:id="107" w:author="Morgan Glynn" w:date="2016-09-01T03:06:00Z">
        <w:r w:rsidR="004E4B45">
          <w:rPr>
            <w:sz w:val="26"/>
            <w:szCs w:val="26"/>
          </w:rPr>
          <w:t xml:space="preserve"> pending before it</w:t>
        </w:r>
      </w:ins>
      <w:r>
        <w:rPr>
          <w:sz w:val="26"/>
          <w:szCs w:val="26"/>
        </w:rPr>
        <w:t xml:space="preserve">.  </w:t>
      </w:r>
    </w:p>
    <w:p w:rsidR="00755614" w:rsidRDefault="00755614" w:rsidP="00385910">
      <w:pPr>
        <w:pStyle w:val="NormalWeb"/>
        <w:spacing w:before="0" w:beforeAutospacing="0" w:after="0" w:afterAutospacing="0" w:line="360" w:lineRule="auto"/>
        <w:ind w:firstLine="720"/>
        <w:rPr>
          <w:sz w:val="26"/>
          <w:szCs w:val="26"/>
        </w:rPr>
      </w:pPr>
      <w:r>
        <w:rPr>
          <w:sz w:val="26"/>
          <w:szCs w:val="26"/>
        </w:rPr>
        <w:t>The issues presented in this Petition for Writ of Mandate are as follows:</w:t>
      </w:r>
    </w:p>
    <w:p w:rsidR="00755614" w:rsidRPr="00385910" w:rsidRDefault="00755614" w:rsidP="007940B2">
      <w:pPr>
        <w:pStyle w:val="NormalWeb"/>
        <w:numPr>
          <w:ilvl w:val="0"/>
          <w:numId w:val="48"/>
        </w:numPr>
        <w:spacing w:before="0" w:beforeAutospacing="0" w:after="0" w:afterAutospacing="0" w:line="360" w:lineRule="auto"/>
        <w:ind w:left="1440" w:hanging="720"/>
        <w:rPr>
          <w:sz w:val="26"/>
          <w:szCs w:val="26"/>
          <w:u w:val="single"/>
        </w:rPr>
      </w:pPr>
      <w:r w:rsidRPr="00385910">
        <w:rPr>
          <w:sz w:val="26"/>
          <w:szCs w:val="26"/>
          <w:u w:val="single"/>
        </w:rPr>
        <w:t>Whether class counsels’ duties and obligations to certified class members continue after claims of certain class members are compelled to arbitration and permit class counsel to preserve the class members’ claims in arbitration.</w:t>
      </w:r>
    </w:p>
    <w:p w:rsidR="00755614" w:rsidRDefault="00755614" w:rsidP="00385910">
      <w:pPr>
        <w:pStyle w:val="NormalWeb"/>
        <w:spacing w:before="0" w:beforeAutospacing="0" w:after="0" w:afterAutospacing="0" w:line="360" w:lineRule="auto"/>
        <w:ind w:firstLine="720"/>
        <w:rPr>
          <w:sz w:val="26"/>
          <w:szCs w:val="26"/>
        </w:rPr>
      </w:pPr>
      <w:r>
        <w:rPr>
          <w:sz w:val="26"/>
          <w:szCs w:val="26"/>
        </w:rPr>
        <w:t xml:space="preserve">At issue here is whether class counsel, appointed to represent certified class members, is permitted to take necessary steps to preserve claims of those class members compelled to arbitration.  If class counsel’s representation continues, are class members required to “re-affirm” that </w:t>
      </w:r>
      <w:r>
        <w:rPr>
          <w:sz w:val="26"/>
          <w:szCs w:val="26"/>
        </w:rPr>
        <w:lastRenderedPageBreak/>
        <w:t xml:space="preserve">legal representation?  As discussed below, Petitioners contend class counsel acted in accordance with its duties and obligations to certified class members whose claims were compelled to arbitration </w:t>
      </w:r>
      <w:r w:rsidRPr="0034052E">
        <w:rPr>
          <w:b/>
          <w:sz w:val="26"/>
          <w:szCs w:val="26"/>
        </w:rPr>
        <w:t>after certification</w:t>
      </w:r>
      <w:r>
        <w:rPr>
          <w:sz w:val="26"/>
          <w:szCs w:val="26"/>
        </w:rPr>
        <w:t xml:space="preserve"> and </w:t>
      </w:r>
      <w:r w:rsidRPr="0034052E">
        <w:rPr>
          <w:b/>
          <w:sz w:val="26"/>
          <w:szCs w:val="26"/>
        </w:rPr>
        <w:t>without any notice</w:t>
      </w:r>
      <w:r>
        <w:rPr>
          <w:sz w:val="26"/>
          <w:szCs w:val="26"/>
        </w:rPr>
        <w:t xml:space="preserve"> from the Respondent Court or from the Real Parties in Interest.  If class counsels’ duty and obligations were to cease immediately upon an order compelling arbitration, it would result in the expiration of these individuals’ claims, without any notification and without adequate counsel concerning their legal rights.  </w:t>
      </w:r>
    </w:p>
    <w:p w:rsidR="00755614" w:rsidRPr="00385910" w:rsidRDefault="00755614" w:rsidP="007940B2">
      <w:pPr>
        <w:pStyle w:val="NormalWeb"/>
        <w:numPr>
          <w:ilvl w:val="0"/>
          <w:numId w:val="48"/>
        </w:numPr>
        <w:spacing w:before="0" w:beforeAutospacing="0" w:after="0" w:afterAutospacing="0" w:line="360" w:lineRule="auto"/>
        <w:ind w:left="1440" w:hanging="720"/>
        <w:rPr>
          <w:sz w:val="26"/>
          <w:szCs w:val="26"/>
          <w:u w:val="single"/>
        </w:rPr>
        <w:pPrChange w:id="108" w:author="Morgan Glynn" w:date="2016-09-01T01:42:00Z">
          <w:pPr>
            <w:pStyle w:val="NormalWeb"/>
            <w:numPr>
              <w:numId w:val="48"/>
            </w:numPr>
            <w:spacing w:before="0" w:beforeAutospacing="0" w:after="0" w:afterAutospacing="0" w:line="360" w:lineRule="auto"/>
            <w:ind w:left="1080" w:hanging="720"/>
          </w:pPr>
        </w:pPrChange>
      </w:pPr>
      <w:r w:rsidRPr="00385910">
        <w:rPr>
          <w:sz w:val="26"/>
          <w:szCs w:val="26"/>
          <w:u w:val="single"/>
        </w:rPr>
        <w:t>Whether the Respondent Court’s Order Requiring Class Counsel to Effectively Terminate Legal Representation by a Certain Date and Provide an Affirmation to the Opposing Party that Certain Class Members Are Not Represented by Class Counsel Subjects Petitioners’ Counsel to Professional Liability and Constitutes Abuse of Discretion.</w:t>
      </w:r>
    </w:p>
    <w:p w:rsidR="00755614" w:rsidRPr="00236D22" w:rsidRDefault="00755614" w:rsidP="00385910">
      <w:pPr>
        <w:pStyle w:val="NormalWeb"/>
        <w:spacing w:before="0" w:beforeAutospacing="0" w:after="0" w:afterAutospacing="0" w:line="360" w:lineRule="auto"/>
        <w:ind w:firstLine="720"/>
        <w:rPr>
          <w:sz w:val="26"/>
          <w:szCs w:val="26"/>
        </w:rPr>
      </w:pPr>
      <w:r>
        <w:rPr>
          <w:sz w:val="26"/>
          <w:szCs w:val="26"/>
        </w:rPr>
        <w:t xml:space="preserve">Here, class counsel preserved the claims of certified class members compelled to arbitration. Thereafter, the Respondent Court issued orders requiring class counsel to affirm to counsel for the Real Parties in Interest that it does not represent certain arbitrants by a specific deadline thereby terminating class counsel’s ability to protect these individuals from unfettered interrogation by the Real Parties in Interest in connection with the action remaining in Superior Court.  </w:t>
      </w:r>
      <w:ins w:id="109" w:author="Morgan Glynn" w:date="2016-09-01T03:07:00Z">
        <w:r w:rsidR="004E4B45">
          <w:rPr>
            <w:sz w:val="26"/>
            <w:szCs w:val="26"/>
          </w:rPr>
          <w:t xml:space="preserve">(PA Vol. VII 1291-1293). </w:t>
        </w:r>
      </w:ins>
      <w:r>
        <w:rPr>
          <w:sz w:val="26"/>
          <w:szCs w:val="26"/>
        </w:rPr>
        <w:t xml:space="preserve">Petitioners contend this Order will result in one of two evils: </w:t>
      </w:r>
      <w:del w:id="110" w:author="Morgan Glynn" w:date="2016-09-01T03:07:00Z">
        <w:r w:rsidDel="004E4B45">
          <w:rPr>
            <w:sz w:val="26"/>
            <w:szCs w:val="26"/>
          </w:rPr>
          <w:delText xml:space="preserve"> </w:delText>
        </w:r>
      </w:del>
      <w:r>
        <w:rPr>
          <w:sz w:val="26"/>
          <w:szCs w:val="26"/>
        </w:rPr>
        <w:t xml:space="preserve">(1) Petitioners’ counsel will be in contempt of Court and subject to sanctions and threats from the Respondent Court to entertain an untimely bifurcation motion from Defendants; or (2) Petitioners’ counsel will be forced to summarily withdraw the claims of certain certified class members in arbitration without reasonable notice, subjecting them to immediate and aggressive contact by the Real Parties in Interest without advisement of their rights or a choice to refuse such contact.  </w:t>
      </w:r>
    </w:p>
    <w:p w:rsidR="00755614" w:rsidRPr="00385910" w:rsidRDefault="00755614" w:rsidP="007940B2">
      <w:pPr>
        <w:pStyle w:val="NormalWeb"/>
        <w:numPr>
          <w:ilvl w:val="0"/>
          <w:numId w:val="48"/>
        </w:numPr>
        <w:spacing w:before="0" w:beforeAutospacing="0" w:after="0" w:afterAutospacing="0" w:line="360" w:lineRule="auto"/>
        <w:ind w:left="1440" w:hanging="720"/>
        <w:rPr>
          <w:sz w:val="26"/>
          <w:szCs w:val="26"/>
          <w:u w:val="single"/>
        </w:rPr>
        <w:pPrChange w:id="111" w:author="Morgan Glynn" w:date="2016-09-01T01:42:00Z">
          <w:pPr>
            <w:pStyle w:val="NormalWeb"/>
            <w:numPr>
              <w:numId w:val="48"/>
            </w:numPr>
            <w:spacing w:before="0" w:beforeAutospacing="0" w:after="0" w:afterAutospacing="0" w:line="360" w:lineRule="auto"/>
            <w:ind w:left="1080" w:hanging="720"/>
          </w:pPr>
        </w:pPrChange>
      </w:pPr>
      <w:r w:rsidRPr="00385910">
        <w:rPr>
          <w:sz w:val="26"/>
          <w:szCs w:val="26"/>
          <w:u w:val="single"/>
        </w:rPr>
        <w:lastRenderedPageBreak/>
        <w:t>Whether the Respondent Court’s Orders Requiring Petitioners’ Counsel to Disclose Details of its Representation of Certified Class Members Ordered to Arbitration Exceeded its Jurisdiction.</w:t>
      </w:r>
    </w:p>
    <w:p w:rsidR="00755614" w:rsidDel="0090388D" w:rsidRDefault="00755614" w:rsidP="004E4B45">
      <w:pPr>
        <w:pStyle w:val="NormalWeb"/>
        <w:spacing w:before="0" w:beforeAutospacing="0" w:after="0" w:afterAutospacing="0" w:line="360" w:lineRule="auto"/>
        <w:ind w:firstLine="720"/>
        <w:rPr>
          <w:del w:id="112" w:author="Morgan Glynn" w:date="2016-09-01T01:18:00Z"/>
          <w:sz w:val="26"/>
          <w:szCs w:val="26"/>
        </w:rPr>
        <w:pPrChange w:id="113" w:author="Morgan Glynn" w:date="2016-09-01T03:08:00Z">
          <w:pPr>
            <w:pStyle w:val="NormalWeb"/>
            <w:spacing w:before="0" w:beforeAutospacing="0" w:after="0" w:afterAutospacing="0" w:line="360" w:lineRule="auto"/>
            <w:ind w:firstLine="720"/>
          </w:pPr>
        </w:pPrChange>
      </w:pPr>
      <w:r w:rsidRPr="00236D22">
        <w:rPr>
          <w:sz w:val="26"/>
          <w:szCs w:val="26"/>
        </w:rPr>
        <w:t xml:space="preserve">“[O]nce a matter has been referred to arbitration, the court’s involvement is strictly limited until the arbitration is completed.”  </w:t>
      </w:r>
      <w:r w:rsidRPr="00236D22">
        <w:rPr>
          <w:i/>
          <w:sz w:val="26"/>
          <w:szCs w:val="26"/>
        </w:rPr>
        <w:t xml:space="preserve">Finley v. Saturn of Roseville </w:t>
      </w:r>
      <w:r w:rsidRPr="00236D22">
        <w:rPr>
          <w:sz w:val="26"/>
          <w:szCs w:val="26"/>
        </w:rPr>
        <w:t>(2004) 117 Cal.</w:t>
      </w:r>
      <w:r>
        <w:rPr>
          <w:sz w:val="26"/>
          <w:szCs w:val="26"/>
        </w:rPr>
        <w:t xml:space="preserve"> </w:t>
      </w:r>
      <w:r w:rsidRPr="00236D22">
        <w:rPr>
          <w:sz w:val="26"/>
          <w:szCs w:val="26"/>
        </w:rPr>
        <w:t>App.</w:t>
      </w:r>
      <w:r>
        <w:rPr>
          <w:sz w:val="26"/>
          <w:szCs w:val="26"/>
        </w:rPr>
        <w:t xml:space="preserve"> </w:t>
      </w:r>
      <w:r w:rsidRPr="00236D22">
        <w:rPr>
          <w:sz w:val="26"/>
          <w:szCs w:val="26"/>
        </w:rPr>
        <w:t>4</w:t>
      </w:r>
      <w:r>
        <w:rPr>
          <w:sz w:val="26"/>
          <w:szCs w:val="26"/>
        </w:rPr>
        <w:t>th</w:t>
      </w:r>
      <w:r w:rsidRPr="00236D22">
        <w:rPr>
          <w:sz w:val="26"/>
          <w:szCs w:val="26"/>
        </w:rPr>
        <w:t xml:space="preserve"> 1253, 1259.  </w:t>
      </w:r>
      <w:r>
        <w:rPr>
          <w:sz w:val="26"/>
          <w:szCs w:val="26"/>
        </w:rPr>
        <w:t>The</w:t>
      </w:r>
      <w:r w:rsidRPr="00236D22">
        <w:rPr>
          <w:sz w:val="26"/>
          <w:szCs w:val="26"/>
        </w:rPr>
        <w:t xml:space="preserve"> Respondent court exceeded its jurisdiction by ordering </w:t>
      </w:r>
      <w:r>
        <w:rPr>
          <w:sz w:val="26"/>
          <w:szCs w:val="26"/>
        </w:rPr>
        <w:t xml:space="preserve">Petitioners’ </w:t>
      </w:r>
      <w:r w:rsidRPr="00236D22">
        <w:rPr>
          <w:sz w:val="26"/>
          <w:szCs w:val="26"/>
        </w:rPr>
        <w:t>counsel representing individuals in arbitration who are currently not participants in the Superior Court action to affirmatively state and identify which arbitration participants it does not represent</w:t>
      </w:r>
      <w:r>
        <w:rPr>
          <w:sz w:val="26"/>
          <w:szCs w:val="26"/>
        </w:rPr>
        <w:t>, effectively ordering the termination of any attorney-client relationship without adequate notice or basis</w:t>
      </w:r>
      <w:r w:rsidRPr="00236D22">
        <w:rPr>
          <w:sz w:val="26"/>
          <w:szCs w:val="26"/>
        </w:rPr>
        <w:t>.</w:t>
      </w:r>
      <w:r>
        <w:rPr>
          <w:sz w:val="26"/>
          <w:szCs w:val="26"/>
        </w:rPr>
        <w:t xml:space="preserve">  </w:t>
      </w:r>
      <w:ins w:id="114" w:author="Morgan Glynn" w:date="2016-09-01T03:08:00Z">
        <w:r w:rsidR="004E4B45">
          <w:rPr>
            <w:sz w:val="26"/>
            <w:szCs w:val="26"/>
          </w:rPr>
          <w:t xml:space="preserve">(PA Vol. IV 1092-1095).  </w:t>
        </w:r>
      </w:ins>
      <w:r>
        <w:rPr>
          <w:sz w:val="26"/>
          <w:szCs w:val="26"/>
        </w:rPr>
        <w:t>Additionally, the Respondent Court’s order requires Petitioners’ counsel to abandon its representation of these individuals in violation of counsel’s obligations to provide reasonable and adequate notice prior to withdrawing from representation.</w:t>
      </w:r>
      <w:r w:rsidRPr="00236D22">
        <w:rPr>
          <w:sz w:val="26"/>
          <w:szCs w:val="26"/>
        </w:rPr>
        <w:t xml:space="preserve">  </w:t>
      </w:r>
      <w:ins w:id="115" w:author="Morgan Glynn" w:date="2016-09-01T03:09:00Z">
        <w:r w:rsidR="004E4B45">
          <w:rPr>
            <w:sz w:val="26"/>
            <w:szCs w:val="26"/>
          </w:rPr>
          <w:t xml:space="preserve">(PA Vol. VII 1293). </w:t>
        </w:r>
      </w:ins>
    </w:p>
    <w:p w:rsidR="00452CCC" w:rsidDel="0090388D" w:rsidRDefault="00452CCC" w:rsidP="004E4B45">
      <w:pPr>
        <w:pStyle w:val="NormalWeb"/>
        <w:spacing w:before="0" w:beforeAutospacing="0" w:after="0" w:afterAutospacing="0" w:line="360" w:lineRule="auto"/>
        <w:ind w:firstLine="720"/>
        <w:rPr>
          <w:del w:id="116" w:author="Morgan Glynn" w:date="2016-09-01T01:18:00Z"/>
          <w:sz w:val="26"/>
          <w:szCs w:val="26"/>
        </w:rPr>
        <w:pPrChange w:id="117" w:author="Morgan Glynn" w:date="2016-09-01T03:08:00Z">
          <w:pPr>
            <w:pStyle w:val="NormalWeb"/>
            <w:spacing w:before="0" w:beforeAutospacing="0" w:after="0" w:afterAutospacing="0" w:line="360" w:lineRule="auto"/>
          </w:pPr>
        </w:pPrChange>
      </w:pPr>
      <w:del w:id="118" w:author="Morgan Glynn" w:date="2016-09-01T01:18:00Z">
        <w:r w:rsidDel="0090388D">
          <w:rPr>
            <w:sz w:val="26"/>
            <w:szCs w:val="26"/>
          </w:rPr>
          <w:delText>/ / /</w:delText>
        </w:r>
      </w:del>
    </w:p>
    <w:p w:rsidR="00452CCC" w:rsidDel="0090388D" w:rsidRDefault="00452CCC" w:rsidP="004E4B45">
      <w:pPr>
        <w:pStyle w:val="NormalWeb"/>
        <w:spacing w:before="0" w:beforeAutospacing="0" w:after="0" w:afterAutospacing="0" w:line="360" w:lineRule="auto"/>
        <w:ind w:firstLine="720"/>
        <w:rPr>
          <w:del w:id="119" w:author="Morgan Glynn" w:date="2016-09-01T01:18:00Z"/>
          <w:sz w:val="26"/>
          <w:szCs w:val="26"/>
        </w:rPr>
        <w:pPrChange w:id="120" w:author="Morgan Glynn" w:date="2016-09-01T03:08:00Z">
          <w:pPr>
            <w:pStyle w:val="NormalWeb"/>
            <w:spacing w:before="0" w:beforeAutospacing="0" w:after="0" w:afterAutospacing="0" w:line="360" w:lineRule="auto"/>
          </w:pPr>
        </w:pPrChange>
      </w:pPr>
      <w:del w:id="121" w:author="Morgan Glynn" w:date="2016-09-01T01:18:00Z">
        <w:r w:rsidDel="0090388D">
          <w:rPr>
            <w:sz w:val="26"/>
            <w:szCs w:val="26"/>
          </w:rPr>
          <w:delText>/ / /</w:delText>
        </w:r>
      </w:del>
    </w:p>
    <w:p w:rsidR="00452CCC" w:rsidDel="0090388D" w:rsidRDefault="00452CCC" w:rsidP="004E4B45">
      <w:pPr>
        <w:pStyle w:val="NormalWeb"/>
        <w:spacing w:before="0" w:beforeAutospacing="0" w:after="0" w:afterAutospacing="0" w:line="360" w:lineRule="auto"/>
        <w:ind w:firstLine="720"/>
        <w:rPr>
          <w:del w:id="122" w:author="Morgan Glynn" w:date="2016-09-01T01:18:00Z"/>
          <w:sz w:val="26"/>
          <w:szCs w:val="26"/>
        </w:rPr>
        <w:pPrChange w:id="123" w:author="Morgan Glynn" w:date="2016-09-01T03:08:00Z">
          <w:pPr>
            <w:pStyle w:val="NormalWeb"/>
            <w:spacing w:before="0" w:beforeAutospacing="0" w:after="0" w:afterAutospacing="0" w:line="360" w:lineRule="auto"/>
          </w:pPr>
        </w:pPrChange>
      </w:pPr>
      <w:del w:id="124" w:author="Morgan Glynn" w:date="2016-09-01T01:18:00Z">
        <w:r w:rsidDel="0090388D">
          <w:rPr>
            <w:sz w:val="26"/>
            <w:szCs w:val="26"/>
          </w:rPr>
          <w:delText>/ / /</w:delText>
        </w:r>
      </w:del>
    </w:p>
    <w:p w:rsidR="00452CCC" w:rsidRPr="00236D22" w:rsidRDefault="00452CCC" w:rsidP="004E4B45">
      <w:pPr>
        <w:pStyle w:val="NormalWeb"/>
        <w:spacing w:before="0" w:beforeAutospacing="0" w:after="0" w:afterAutospacing="0" w:line="360" w:lineRule="auto"/>
        <w:ind w:firstLine="720"/>
        <w:rPr>
          <w:sz w:val="26"/>
          <w:szCs w:val="26"/>
        </w:rPr>
        <w:pPrChange w:id="125" w:author="Morgan Glynn" w:date="2016-09-01T03:08:00Z">
          <w:pPr>
            <w:pStyle w:val="NormalWeb"/>
            <w:spacing w:before="0" w:beforeAutospacing="0" w:after="0" w:afterAutospacing="0" w:line="360" w:lineRule="auto"/>
          </w:pPr>
        </w:pPrChange>
      </w:pPr>
      <w:del w:id="126" w:author="Morgan Glynn" w:date="2016-09-01T01:18:00Z">
        <w:r w:rsidDel="0090388D">
          <w:rPr>
            <w:sz w:val="26"/>
            <w:szCs w:val="26"/>
          </w:rPr>
          <w:delText>/ / /</w:delText>
        </w:r>
      </w:del>
    </w:p>
    <w:p w:rsidR="00755614" w:rsidRPr="00385910" w:rsidRDefault="00755614" w:rsidP="007940B2">
      <w:pPr>
        <w:pStyle w:val="NormalWeb"/>
        <w:numPr>
          <w:ilvl w:val="0"/>
          <w:numId w:val="48"/>
        </w:numPr>
        <w:spacing w:before="0" w:beforeAutospacing="0" w:after="0" w:afterAutospacing="0" w:line="360" w:lineRule="auto"/>
        <w:ind w:left="1440" w:hanging="720"/>
        <w:rPr>
          <w:sz w:val="26"/>
          <w:szCs w:val="26"/>
          <w:u w:val="single"/>
        </w:rPr>
        <w:pPrChange w:id="127" w:author="Morgan Glynn" w:date="2016-09-01T01:42:00Z">
          <w:pPr>
            <w:pStyle w:val="NormalWeb"/>
            <w:numPr>
              <w:numId w:val="48"/>
            </w:numPr>
            <w:spacing w:before="0" w:beforeAutospacing="0" w:after="0" w:afterAutospacing="0" w:line="360" w:lineRule="auto"/>
            <w:ind w:left="1080" w:hanging="720"/>
          </w:pPr>
        </w:pPrChange>
      </w:pPr>
      <w:r w:rsidRPr="00385910">
        <w:rPr>
          <w:sz w:val="26"/>
          <w:szCs w:val="26"/>
          <w:u w:val="single"/>
        </w:rPr>
        <w:t>Whether the Respondent Court’s Refusal to Apply Precedent in Roldan v. Calahan &amp; Blaine (2013) 219 Cal. App. 4th 87, Fourth Appellate District, Improperly Denied Class Members Sent to Arbitration a Forum in Which to Have Their Claims Heard.</w:t>
      </w:r>
    </w:p>
    <w:p w:rsidR="00755614" w:rsidDel="0090388D" w:rsidRDefault="00755614" w:rsidP="00385910">
      <w:pPr>
        <w:pStyle w:val="NormalWeb"/>
        <w:spacing w:before="0" w:beforeAutospacing="0" w:after="0" w:afterAutospacing="0" w:line="360" w:lineRule="auto"/>
        <w:ind w:firstLine="720"/>
        <w:rPr>
          <w:del w:id="128" w:author="Morgan Glynn" w:date="2016-09-01T01:19:00Z"/>
          <w:sz w:val="26"/>
          <w:szCs w:val="26"/>
        </w:rPr>
      </w:pPr>
      <w:r w:rsidRPr="009A4446">
        <w:rPr>
          <w:sz w:val="26"/>
          <w:szCs w:val="26"/>
        </w:rPr>
        <w:t xml:space="preserve">“As Justice Frankfurter once observed, ‘[w]isdom too often never comes, and so one ought not to reject it merely because it comes late.’” </w:t>
      </w:r>
      <w:r w:rsidRPr="009A4446">
        <w:rPr>
          <w:i/>
          <w:sz w:val="26"/>
          <w:szCs w:val="26"/>
        </w:rPr>
        <w:t xml:space="preserve">Pinela v. Nieman Marcus Group, Inc. </w:t>
      </w:r>
      <w:r w:rsidRPr="009A4446">
        <w:rPr>
          <w:sz w:val="26"/>
          <w:szCs w:val="26"/>
        </w:rPr>
        <w:t>(2015) 238 Cal. App. 4</w:t>
      </w:r>
      <w:r w:rsidRPr="009A4446">
        <w:rPr>
          <w:sz w:val="26"/>
          <w:szCs w:val="26"/>
          <w:vertAlign w:val="superscript"/>
        </w:rPr>
        <w:t>th</w:t>
      </w:r>
      <w:r w:rsidRPr="009A4446">
        <w:rPr>
          <w:sz w:val="26"/>
          <w:szCs w:val="26"/>
        </w:rPr>
        <w:t xml:space="preserve"> 227, 238-39 (citing </w:t>
      </w:r>
      <w:r w:rsidRPr="009A4446">
        <w:rPr>
          <w:i/>
          <w:sz w:val="26"/>
          <w:szCs w:val="26"/>
        </w:rPr>
        <w:t>Henslee v. Union Planters Nat’l Bank &amp; Trust Co.</w:t>
      </w:r>
      <w:r w:rsidRPr="009A4446">
        <w:rPr>
          <w:sz w:val="26"/>
          <w:szCs w:val="26"/>
        </w:rPr>
        <w:t xml:space="preserve"> (1949) 335 U.S. 595, 600 (Frankfurther, J., dissenting)).  </w:t>
      </w:r>
      <w:r>
        <w:rPr>
          <w:sz w:val="26"/>
          <w:szCs w:val="26"/>
        </w:rPr>
        <w:t>S</w:t>
      </w:r>
      <w:r w:rsidRPr="009A4446">
        <w:rPr>
          <w:sz w:val="26"/>
          <w:szCs w:val="26"/>
        </w:rPr>
        <w:t>ince ADR was notified to commence arbitrations for the class members</w:t>
      </w:r>
      <w:r>
        <w:rPr>
          <w:sz w:val="26"/>
          <w:szCs w:val="26"/>
        </w:rPr>
        <w:t xml:space="preserve"> compelled to arbitration </w:t>
      </w:r>
      <w:r w:rsidRPr="009A4446">
        <w:rPr>
          <w:sz w:val="26"/>
          <w:szCs w:val="26"/>
        </w:rPr>
        <w:t xml:space="preserve">pursuant to the Respondent Court’s order, Real Parties in Interest have instructed and demanded no action be taken to proceed in arbitration until </w:t>
      </w:r>
      <w:r w:rsidRPr="009A4446">
        <w:rPr>
          <w:sz w:val="26"/>
          <w:szCs w:val="26"/>
        </w:rPr>
        <w:lastRenderedPageBreak/>
        <w:t xml:space="preserve">these minimum wage employees pay a $300 arbitration initiation fee.  </w:t>
      </w:r>
      <w:ins w:id="129" w:author="Morgan Glynn" w:date="2016-09-01T03:14:00Z">
        <w:r w:rsidR="004E4B45">
          <w:rPr>
            <w:sz w:val="26"/>
            <w:szCs w:val="26"/>
          </w:rPr>
          <w:t>(PA Vol. V 0852:3-21; PA Vol. V 08</w:t>
        </w:r>
      </w:ins>
      <w:ins w:id="130" w:author="Morgan Glynn" w:date="2016-09-01T03:15:00Z">
        <w:r w:rsidR="004E4B45">
          <w:rPr>
            <w:sz w:val="26"/>
            <w:szCs w:val="26"/>
          </w:rPr>
          <w:t>65</w:t>
        </w:r>
      </w:ins>
      <w:ins w:id="131" w:author="Morgan Glynn" w:date="2016-09-01T03:14:00Z">
        <w:r w:rsidR="004E4B45">
          <w:rPr>
            <w:sz w:val="26"/>
            <w:szCs w:val="26"/>
          </w:rPr>
          <w:t>:</w:t>
        </w:r>
      </w:ins>
      <w:ins w:id="132" w:author="Morgan Glynn" w:date="2016-09-01T03:15:00Z">
        <w:r w:rsidR="004E4B45">
          <w:rPr>
            <w:sz w:val="26"/>
            <w:szCs w:val="26"/>
          </w:rPr>
          <w:t xml:space="preserve">14-21; PA Vol. V 0874; </w:t>
        </w:r>
      </w:ins>
      <w:ins w:id="133" w:author="Morgan Glynn" w:date="2016-09-01T03:16:00Z">
        <w:r w:rsidR="004E4B45">
          <w:rPr>
            <w:sz w:val="26"/>
            <w:szCs w:val="26"/>
          </w:rPr>
          <w:t>PA Vol. V 0876-</w:t>
        </w:r>
        <w:r w:rsidR="00ED564B">
          <w:rPr>
            <w:sz w:val="26"/>
            <w:szCs w:val="26"/>
          </w:rPr>
          <w:t>0877; PA Vol. V 0879; PA Vol. V 0881-0882)</w:t>
        </w:r>
      </w:ins>
      <w:ins w:id="134" w:author="Morgan Glynn" w:date="2016-09-01T03:15:00Z">
        <w:r w:rsidR="004E4B45">
          <w:rPr>
            <w:sz w:val="26"/>
            <w:szCs w:val="26"/>
          </w:rPr>
          <w:t xml:space="preserve">.  </w:t>
        </w:r>
      </w:ins>
      <w:r w:rsidRPr="009A4446">
        <w:rPr>
          <w:sz w:val="26"/>
          <w:szCs w:val="26"/>
        </w:rPr>
        <w:t>Petitioners tried numerous times to no avail to have ADR resolve the disputes between the parties relating to what</w:t>
      </w:r>
      <w:r>
        <w:rPr>
          <w:sz w:val="26"/>
          <w:szCs w:val="26"/>
        </w:rPr>
        <w:t xml:space="preserve"> the arbitration agreement requires</w:t>
      </w:r>
      <w:ins w:id="135" w:author="Morgan Glynn" w:date="2016-09-01T03:16:00Z">
        <w:r w:rsidR="00ED564B">
          <w:rPr>
            <w:sz w:val="26"/>
            <w:szCs w:val="26"/>
          </w:rPr>
          <w:t xml:space="preserve"> </w:t>
        </w:r>
      </w:ins>
      <w:r>
        <w:rPr>
          <w:sz w:val="26"/>
          <w:szCs w:val="26"/>
        </w:rPr>
        <w:t xml:space="preserve">to qualify </w:t>
      </w:r>
      <w:r w:rsidRPr="009A4446">
        <w:rPr>
          <w:sz w:val="26"/>
          <w:szCs w:val="26"/>
        </w:rPr>
        <w:t>for a fee waiver and other interpretations of the arbitration agreement.  ADR then requested the Respondent Court resolve the disputes which Petitioner</w:t>
      </w:r>
      <w:r>
        <w:rPr>
          <w:sz w:val="26"/>
          <w:szCs w:val="26"/>
        </w:rPr>
        <w:t>s</w:t>
      </w:r>
      <w:r w:rsidRPr="009A4446">
        <w:rPr>
          <w:sz w:val="26"/>
          <w:szCs w:val="26"/>
        </w:rPr>
        <w:t xml:space="preserve"> correctly pointed out it lacked jurisdiction to do</w:t>
      </w:r>
      <w:r>
        <w:rPr>
          <w:sz w:val="26"/>
          <w:szCs w:val="26"/>
        </w:rPr>
        <w:t xml:space="preserve"> so</w:t>
      </w:r>
      <w:r w:rsidRPr="009A4446">
        <w:rPr>
          <w:sz w:val="26"/>
          <w:szCs w:val="26"/>
        </w:rPr>
        <w:t xml:space="preserve">.  </w:t>
      </w:r>
      <w:ins w:id="136" w:author="Morgan Glynn" w:date="2016-09-01T03:17:00Z">
        <w:r w:rsidR="00ED564B">
          <w:rPr>
            <w:sz w:val="26"/>
            <w:szCs w:val="26"/>
          </w:rPr>
          <w:t xml:space="preserve">(PA Vol. V 0884-0885). </w:t>
        </w:r>
      </w:ins>
      <w:r w:rsidRPr="009A4446">
        <w:rPr>
          <w:sz w:val="26"/>
          <w:szCs w:val="26"/>
        </w:rPr>
        <w:t xml:space="preserve">Finally, Petitioners filed a motion pursuant to </w:t>
      </w:r>
      <w:r w:rsidRPr="009A4446">
        <w:rPr>
          <w:i/>
          <w:iCs/>
          <w:sz w:val="26"/>
          <w:szCs w:val="26"/>
        </w:rPr>
        <w:t xml:space="preserve">Roldan v. </w:t>
      </w:r>
      <w:r w:rsidRPr="0034052E">
        <w:rPr>
          <w:i/>
          <w:iCs/>
          <w:sz w:val="26"/>
          <w:szCs w:val="26"/>
        </w:rPr>
        <w:t xml:space="preserve">Calahan &amp; Blaine </w:t>
      </w:r>
      <w:r w:rsidRPr="0034052E">
        <w:rPr>
          <w:sz w:val="26"/>
          <w:szCs w:val="26"/>
        </w:rPr>
        <w:t>(2013) 219 Cal.</w:t>
      </w:r>
      <w:r>
        <w:rPr>
          <w:sz w:val="26"/>
          <w:szCs w:val="26"/>
        </w:rPr>
        <w:t xml:space="preserve"> </w:t>
      </w:r>
      <w:r w:rsidRPr="0034052E">
        <w:rPr>
          <w:sz w:val="26"/>
          <w:szCs w:val="26"/>
        </w:rPr>
        <w:t>App.</w:t>
      </w:r>
      <w:r>
        <w:rPr>
          <w:sz w:val="26"/>
          <w:szCs w:val="26"/>
        </w:rPr>
        <w:t xml:space="preserve"> </w:t>
      </w:r>
      <w:r w:rsidRPr="0034052E">
        <w:rPr>
          <w:sz w:val="26"/>
          <w:szCs w:val="26"/>
        </w:rPr>
        <w:t>4</w:t>
      </w:r>
      <w:r>
        <w:rPr>
          <w:sz w:val="26"/>
          <w:szCs w:val="26"/>
        </w:rPr>
        <w:t>th</w:t>
      </w:r>
      <w:r w:rsidRPr="0034052E">
        <w:rPr>
          <w:sz w:val="26"/>
          <w:szCs w:val="26"/>
        </w:rPr>
        <w:t xml:space="preserve"> 87</w:t>
      </w:r>
      <w:r>
        <w:rPr>
          <w:sz w:val="26"/>
          <w:szCs w:val="26"/>
        </w:rPr>
        <w:t>, Fourth Appellate District,</w:t>
      </w:r>
      <w:r w:rsidRPr="009A4446">
        <w:rPr>
          <w:sz w:val="26"/>
          <w:szCs w:val="26"/>
        </w:rPr>
        <w:t xml:space="preserve"> with the Respondent Court requesting the court order Real Parties in Interest to </w:t>
      </w:r>
      <w:r>
        <w:rPr>
          <w:sz w:val="26"/>
          <w:szCs w:val="26"/>
        </w:rPr>
        <w:t xml:space="preserve">elect </w:t>
      </w:r>
      <w:r w:rsidRPr="009A4446">
        <w:rPr>
          <w:sz w:val="26"/>
          <w:szCs w:val="26"/>
        </w:rPr>
        <w:t xml:space="preserve">to either (1) pay the arbitration initiation </w:t>
      </w:r>
      <w:r w:rsidRPr="00063E34">
        <w:rPr>
          <w:sz w:val="26"/>
          <w:szCs w:val="26"/>
          <w:rPrChange w:id="137" w:author="Morgan Glynn" w:date="2016-09-01T03:50:00Z">
            <w:rPr>
              <w:sz w:val="26"/>
              <w:szCs w:val="26"/>
            </w:rPr>
          </w:rPrChange>
        </w:rPr>
        <w:t xml:space="preserve">fee of $300 for each arbitration participant or (2) waive their right to arbitrate those claims and reinstate all of the arbitrants back into the certified class.  </w:t>
      </w:r>
      <w:ins w:id="138" w:author="Morgan Glynn" w:date="2016-09-01T03:17:00Z">
        <w:r w:rsidR="00ED564B" w:rsidRPr="00063E34">
          <w:rPr>
            <w:sz w:val="26"/>
            <w:szCs w:val="26"/>
            <w:rPrChange w:id="139" w:author="Morgan Glynn" w:date="2016-09-01T03:50:00Z">
              <w:rPr>
                <w:sz w:val="26"/>
                <w:szCs w:val="26"/>
              </w:rPr>
            </w:rPrChange>
          </w:rPr>
          <w:t xml:space="preserve">(PA Vol. I 0013-0028). </w:t>
        </w:r>
      </w:ins>
      <w:r w:rsidRPr="00063E34">
        <w:rPr>
          <w:sz w:val="26"/>
          <w:szCs w:val="26"/>
          <w:rPrChange w:id="140" w:author="Morgan Glynn" w:date="2016-09-01T03:50:00Z">
            <w:rPr>
              <w:sz w:val="26"/>
              <w:szCs w:val="26"/>
            </w:rPr>
          </w:rPrChange>
        </w:rPr>
        <w:t>The</w:t>
      </w:r>
      <w:r w:rsidRPr="009A4446">
        <w:rPr>
          <w:sz w:val="26"/>
          <w:szCs w:val="26"/>
        </w:rPr>
        <w:t xml:space="preserve"> Respondent Court held the </w:t>
      </w:r>
      <w:r w:rsidRPr="009A4446">
        <w:rPr>
          <w:i/>
          <w:sz w:val="26"/>
          <w:szCs w:val="26"/>
        </w:rPr>
        <w:t xml:space="preserve">Roldan </w:t>
      </w:r>
      <w:r w:rsidRPr="009A4446">
        <w:rPr>
          <w:sz w:val="26"/>
          <w:szCs w:val="26"/>
        </w:rPr>
        <w:t>case was inapplicable and issued an order interpreting the requirements for a fee waiver under the arbitration agreements</w:t>
      </w:r>
      <w:r w:rsidRPr="00ED564B">
        <w:rPr>
          <w:sz w:val="26"/>
          <w:szCs w:val="26"/>
          <w:rPrChange w:id="141" w:author="Morgan Glynn" w:date="2016-09-01T03:19:00Z">
            <w:rPr>
              <w:sz w:val="26"/>
              <w:szCs w:val="26"/>
            </w:rPr>
          </w:rPrChange>
        </w:rPr>
        <w:t xml:space="preserve">. </w:t>
      </w:r>
      <w:del w:id="142" w:author="Morgan Glynn" w:date="2016-09-01T03:18:00Z">
        <w:r w:rsidRPr="00ED564B" w:rsidDel="00ED564B">
          <w:rPr>
            <w:sz w:val="26"/>
            <w:szCs w:val="26"/>
            <w:rPrChange w:id="143" w:author="Morgan Glynn" w:date="2016-09-01T03:19:00Z">
              <w:rPr>
                <w:sz w:val="26"/>
                <w:szCs w:val="26"/>
              </w:rPr>
            </w:rPrChange>
          </w:rPr>
          <w:delText xml:space="preserve"> </w:delText>
        </w:r>
      </w:del>
      <w:ins w:id="144" w:author="Morgan Glynn" w:date="2016-09-01T03:18:00Z">
        <w:r w:rsidR="00ED564B" w:rsidRPr="00ED564B">
          <w:rPr>
            <w:sz w:val="26"/>
            <w:szCs w:val="26"/>
            <w:rPrChange w:id="145" w:author="Morgan Glynn" w:date="2016-09-01T03:19:00Z">
              <w:rPr>
                <w:sz w:val="26"/>
                <w:szCs w:val="26"/>
                <w:highlight w:val="yellow"/>
              </w:rPr>
            </w:rPrChange>
          </w:rPr>
          <w:t xml:space="preserve">(PA Vol. IV </w:t>
        </w:r>
      </w:ins>
      <w:ins w:id="146" w:author="Morgan Glynn" w:date="2016-09-01T03:19:00Z">
        <w:r w:rsidR="00ED564B" w:rsidRPr="00ED564B">
          <w:rPr>
            <w:sz w:val="26"/>
            <w:szCs w:val="26"/>
            <w:rPrChange w:id="147" w:author="Morgan Glynn" w:date="2016-09-01T03:19:00Z">
              <w:rPr>
                <w:sz w:val="26"/>
                <w:szCs w:val="26"/>
                <w:highlight w:val="yellow"/>
              </w:rPr>
            </w:rPrChange>
          </w:rPr>
          <w:t>1093</w:t>
        </w:r>
      </w:ins>
      <w:ins w:id="148" w:author="Morgan Glynn" w:date="2016-09-01T03:18:00Z">
        <w:r w:rsidR="00ED564B" w:rsidRPr="00ED564B">
          <w:rPr>
            <w:sz w:val="26"/>
            <w:szCs w:val="26"/>
            <w:rPrChange w:id="149" w:author="Morgan Glynn" w:date="2016-09-01T03:19:00Z">
              <w:rPr>
                <w:sz w:val="26"/>
                <w:szCs w:val="26"/>
                <w:highlight w:val="yellow"/>
              </w:rPr>
            </w:rPrChange>
          </w:rPr>
          <w:t>).</w:t>
        </w:r>
      </w:ins>
    </w:p>
    <w:p w:rsidR="0090388D" w:rsidDel="0090388D" w:rsidRDefault="00452CCC" w:rsidP="00452CCC">
      <w:pPr>
        <w:pStyle w:val="NormalWeb"/>
        <w:spacing w:before="0" w:beforeAutospacing="0" w:after="0" w:afterAutospacing="0" w:line="360" w:lineRule="auto"/>
        <w:rPr>
          <w:del w:id="150" w:author="Morgan Glynn" w:date="2016-09-01T01:19:00Z"/>
          <w:sz w:val="26"/>
          <w:szCs w:val="26"/>
        </w:rPr>
      </w:pPr>
      <w:del w:id="151" w:author="Morgan Glynn" w:date="2016-09-01T01:17:00Z">
        <w:r w:rsidDel="0090388D">
          <w:rPr>
            <w:sz w:val="26"/>
            <w:szCs w:val="26"/>
          </w:rPr>
          <w:delText xml:space="preserve">/ / / </w:delText>
        </w:r>
      </w:del>
    </w:p>
    <w:p w:rsidR="00452CCC" w:rsidDel="0090388D" w:rsidRDefault="00452CCC" w:rsidP="00452CCC">
      <w:pPr>
        <w:pStyle w:val="NormalWeb"/>
        <w:spacing w:before="0" w:beforeAutospacing="0" w:after="0" w:afterAutospacing="0" w:line="360" w:lineRule="auto"/>
        <w:rPr>
          <w:del w:id="152" w:author="Morgan Glynn" w:date="2016-09-01T01:18:00Z"/>
          <w:sz w:val="26"/>
          <w:szCs w:val="26"/>
        </w:rPr>
      </w:pPr>
      <w:del w:id="153" w:author="Morgan Glynn" w:date="2016-09-01T01:18:00Z">
        <w:r w:rsidDel="0090388D">
          <w:rPr>
            <w:sz w:val="26"/>
            <w:szCs w:val="26"/>
          </w:rPr>
          <w:delText>/ / /</w:delText>
        </w:r>
      </w:del>
    </w:p>
    <w:p w:rsidR="00452CCC" w:rsidRDefault="00452CCC" w:rsidP="0090388D">
      <w:pPr>
        <w:pStyle w:val="NormalWeb"/>
        <w:spacing w:before="0" w:beforeAutospacing="0" w:after="0" w:afterAutospacing="0" w:line="360" w:lineRule="auto"/>
        <w:ind w:firstLine="720"/>
        <w:rPr>
          <w:sz w:val="26"/>
          <w:szCs w:val="26"/>
        </w:rPr>
        <w:pPrChange w:id="154" w:author="Morgan Glynn" w:date="2016-09-01T01:19:00Z">
          <w:pPr>
            <w:pStyle w:val="NormalWeb"/>
            <w:spacing w:before="0" w:beforeAutospacing="0" w:after="0" w:afterAutospacing="0" w:line="360" w:lineRule="auto"/>
          </w:pPr>
        </w:pPrChange>
      </w:pPr>
      <w:del w:id="155" w:author="Morgan Glynn" w:date="2016-09-01T01:18:00Z">
        <w:r w:rsidDel="0090388D">
          <w:rPr>
            <w:sz w:val="26"/>
            <w:szCs w:val="26"/>
          </w:rPr>
          <w:delText>/ / /</w:delText>
        </w:r>
      </w:del>
    </w:p>
    <w:p w:rsidR="00755614" w:rsidRPr="00821F27" w:rsidRDefault="00755614" w:rsidP="007940B2">
      <w:pPr>
        <w:pStyle w:val="NormalWeb"/>
        <w:numPr>
          <w:ilvl w:val="0"/>
          <w:numId w:val="48"/>
        </w:numPr>
        <w:spacing w:before="0" w:beforeAutospacing="0" w:after="0" w:afterAutospacing="0" w:line="360" w:lineRule="auto"/>
        <w:ind w:left="1440" w:hanging="720"/>
        <w:rPr>
          <w:sz w:val="26"/>
          <w:szCs w:val="26"/>
          <w:u w:val="single"/>
        </w:rPr>
        <w:pPrChange w:id="156" w:author="Morgan Glynn" w:date="2016-09-01T01:42:00Z">
          <w:pPr>
            <w:pStyle w:val="NormalWeb"/>
            <w:numPr>
              <w:numId w:val="48"/>
            </w:numPr>
            <w:spacing w:before="0" w:beforeAutospacing="0" w:after="0" w:afterAutospacing="0" w:line="360" w:lineRule="auto"/>
            <w:ind w:left="1080" w:hanging="720"/>
          </w:pPr>
        </w:pPrChange>
      </w:pPr>
      <w:r w:rsidRPr="00385910">
        <w:rPr>
          <w:sz w:val="26"/>
          <w:szCs w:val="26"/>
          <w:u w:val="single"/>
        </w:rPr>
        <w:t>Whether the Respondent Court’s Interpretation of the Fee Waiver Provision Contained in the Real Parties in Interest’s Arbitration Agreements with Certified Class Members Exceeded Its Jurisdiction.</w:t>
      </w:r>
    </w:p>
    <w:p w:rsidR="007940B2" w:rsidRDefault="00755614" w:rsidP="00385910">
      <w:pPr>
        <w:pStyle w:val="NormalWeb"/>
        <w:spacing w:before="0" w:beforeAutospacing="0" w:after="0" w:afterAutospacing="0" w:line="360" w:lineRule="auto"/>
        <w:ind w:firstLine="720"/>
        <w:rPr>
          <w:ins w:id="157" w:author="Morgan Glynn" w:date="2016-09-01T03:19:00Z"/>
          <w:sz w:val="26"/>
          <w:szCs w:val="26"/>
        </w:rPr>
      </w:pPr>
      <w:r w:rsidRPr="0034052E">
        <w:rPr>
          <w:sz w:val="26"/>
          <w:szCs w:val="26"/>
        </w:rPr>
        <w:t xml:space="preserve">“[O]nce a matter has been referred to arbitration, the court’s involvement is strictly limited until the arbitration is completed.”  </w:t>
      </w:r>
      <w:r w:rsidRPr="0034052E">
        <w:rPr>
          <w:i/>
          <w:sz w:val="26"/>
          <w:szCs w:val="26"/>
        </w:rPr>
        <w:t>Finley v. Saturn of Roseville</w:t>
      </w:r>
      <w:r w:rsidRPr="0034052E">
        <w:rPr>
          <w:sz w:val="26"/>
          <w:szCs w:val="26"/>
        </w:rPr>
        <w:t xml:space="preserve"> (2004) 117 Cal. App. 4th 1253, 1259.  The Respondent Court exceeded its jurisdiction by </w:t>
      </w:r>
      <w:r>
        <w:rPr>
          <w:sz w:val="26"/>
          <w:szCs w:val="26"/>
        </w:rPr>
        <w:t xml:space="preserve">interpreting the fee waiver provision contained in the Real Parties in Interest’s Arbitration Agreements and determining that “the waiver . . . only applies to individuals who would qualify for a fee waiver in this court” and that “the Court may apply those </w:t>
      </w:r>
      <w:r>
        <w:rPr>
          <w:sz w:val="26"/>
          <w:szCs w:val="26"/>
        </w:rPr>
        <w:lastRenderedPageBreak/>
        <w:t xml:space="preserve">standards here” and “[t]he required court forms may this be submitted, under oath, for the Courts </w:t>
      </w:r>
      <w:r>
        <w:rPr>
          <w:i/>
          <w:sz w:val="26"/>
          <w:szCs w:val="26"/>
        </w:rPr>
        <w:t xml:space="preserve">in camera </w:t>
      </w:r>
      <w:r>
        <w:rPr>
          <w:sz w:val="26"/>
          <w:szCs w:val="26"/>
        </w:rPr>
        <w:t xml:space="preserve">review.” </w:t>
      </w:r>
      <w:ins w:id="158" w:author="Morgan Glynn" w:date="2016-09-01T03:19:00Z">
        <w:r w:rsidR="00ED564B">
          <w:rPr>
            <w:sz w:val="26"/>
            <w:szCs w:val="26"/>
          </w:rPr>
          <w:t xml:space="preserve">(PA Vol VI 1092-1095). </w:t>
        </w:r>
      </w:ins>
    </w:p>
    <w:p w:rsidR="00ED564B" w:rsidRDefault="00ED564B" w:rsidP="00385910">
      <w:pPr>
        <w:pStyle w:val="NormalWeb"/>
        <w:spacing w:before="0" w:beforeAutospacing="0" w:after="0" w:afterAutospacing="0" w:line="360" w:lineRule="auto"/>
        <w:ind w:firstLine="720"/>
        <w:rPr>
          <w:ins w:id="159" w:author="Morgan Glynn" w:date="2016-09-01T01:42:00Z"/>
          <w:sz w:val="26"/>
          <w:szCs w:val="26"/>
        </w:rPr>
      </w:pPr>
    </w:p>
    <w:p w:rsidR="00755614" w:rsidRPr="0034052E" w:rsidDel="007940B2" w:rsidRDefault="00755614" w:rsidP="00385910">
      <w:pPr>
        <w:pStyle w:val="NormalWeb"/>
        <w:spacing w:before="0" w:beforeAutospacing="0" w:after="0" w:afterAutospacing="0" w:line="360" w:lineRule="auto"/>
        <w:ind w:firstLine="720"/>
        <w:rPr>
          <w:del w:id="160" w:author="Morgan Glynn" w:date="2016-09-01T01:42:00Z"/>
          <w:sz w:val="26"/>
          <w:szCs w:val="26"/>
        </w:rPr>
      </w:pPr>
    </w:p>
    <w:p w:rsidR="00755614" w:rsidRPr="00E86D95" w:rsidRDefault="00755614" w:rsidP="00E86D95">
      <w:pPr>
        <w:pStyle w:val="BodyText"/>
        <w:numPr>
          <w:ilvl w:val="0"/>
          <w:numId w:val="47"/>
        </w:numPr>
        <w:spacing w:after="0" w:line="360" w:lineRule="auto"/>
        <w:ind w:hanging="720"/>
        <w:jc w:val="left"/>
        <w:rPr>
          <w:b/>
          <w:sz w:val="26"/>
          <w:szCs w:val="26"/>
        </w:rPr>
      </w:pPr>
      <w:r w:rsidRPr="00E86D95">
        <w:rPr>
          <w:b/>
          <w:sz w:val="26"/>
          <w:szCs w:val="26"/>
        </w:rPr>
        <w:t>PETITION FOR WRIT OF MANDATE AND/OR PROHIBITION OR OTHER APPROPRIATE RELIEF</w:t>
      </w:r>
    </w:p>
    <w:p w:rsidR="00755614" w:rsidRPr="00505C47" w:rsidRDefault="00755614" w:rsidP="00E86D95">
      <w:pPr>
        <w:pStyle w:val="NormalWeb"/>
        <w:spacing w:before="0" w:beforeAutospacing="0" w:after="0" w:afterAutospacing="0" w:line="360" w:lineRule="auto"/>
        <w:rPr>
          <w:sz w:val="26"/>
          <w:szCs w:val="26"/>
        </w:rPr>
      </w:pPr>
      <w:r>
        <w:rPr>
          <w:sz w:val="26"/>
          <w:szCs w:val="26"/>
        </w:rPr>
        <w:tab/>
      </w:r>
      <w:r w:rsidRPr="00505C47">
        <w:rPr>
          <w:sz w:val="26"/>
          <w:szCs w:val="26"/>
        </w:rPr>
        <w:t>Petitioners Christopher Levanoff, Alison Diaz, Andrew Gaxiola and Jenna Steed (“Petitioners”) allege as follows:</w:t>
      </w:r>
    </w:p>
    <w:p w:rsidR="00755614" w:rsidRPr="007639C3" w:rsidRDefault="00755614" w:rsidP="00D25E3C">
      <w:pPr>
        <w:pStyle w:val="NormalWeb"/>
        <w:numPr>
          <w:ilvl w:val="0"/>
          <w:numId w:val="44"/>
        </w:numPr>
        <w:spacing w:before="0" w:beforeAutospacing="0" w:after="0" w:afterAutospacing="0" w:line="360" w:lineRule="auto"/>
        <w:ind w:hanging="720"/>
        <w:rPr>
          <w:sz w:val="26"/>
          <w:szCs w:val="26"/>
        </w:rPr>
      </w:pPr>
      <w:r>
        <w:rPr>
          <w:sz w:val="26"/>
          <w:szCs w:val="26"/>
        </w:rPr>
        <w:t xml:space="preserve">This Petition seeks a writ directing the Respondent Court to vacate and set aside its order of August 11, 2016 only as it relates to Motion to Require Defendants to Elect to Pay Arbitration Initiation Fees or Reinstate Individuals Compelled to Arbitration as Class Members because: (1) </w:t>
      </w:r>
      <w:r w:rsidR="00E86D95">
        <w:rPr>
          <w:sz w:val="26"/>
          <w:szCs w:val="26"/>
        </w:rPr>
        <w:t xml:space="preserve">the Respondent Court abused its discretion in requiring Petitioners’ counsel to “identify which of the hundreds of arbitrations at issue were filed for an actual client,” (2) </w:t>
      </w:r>
      <w:r>
        <w:rPr>
          <w:sz w:val="26"/>
          <w:szCs w:val="26"/>
        </w:rPr>
        <w:t>the Respondent Court exceeded its jurisdiction in interpreting the arbitration agreements relating to the required process for a</w:t>
      </w:r>
      <w:r w:rsidR="00E86D95">
        <w:rPr>
          <w:sz w:val="26"/>
          <w:szCs w:val="26"/>
        </w:rPr>
        <w:t>pplying for a fee waiver, and (3</w:t>
      </w:r>
      <w:r>
        <w:rPr>
          <w:sz w:val="26"/>
          <w:szCs w:val="26"/>
        </w:rPr>
        <w:t xml:space="preserve">) the </w:t>
      </w:r>
      <w:r w:rsidR="00E86D95">
        <w:rPr>
          <w:sz w:val="26"/>
          <w:szCs w:val="26"/>
        </w:rPr>
        <w:t xml:space="preserve">Respondent </w:t>
      </w:r>
      <w:r>
        <w:rPr>
          <w:sz w:val="26"/>
          <w:szCs w:val="26"/>
        </w:rPr>
        <w:t xml:space="preserve">Court abused its discretion in failing to apply </w:t>
      </w:r>
      <w:r w:rsidRPr="009A4446">
        <w:rPr>
          <w:i/>
          <w:iCs/>
          <w:sz w:val="26"/>
          <w:szCs w:val="26"/>
        </w:rPr>
        <w:t xml:space="preserve">Roldan v. </w:t>
      </w:r>
      <w:r w:rsidRPr="0034052E">
        <w:rPr>
          <w:i/>
          <w:iCs/>
          <w:sz w:val="26"/>
          <w:szCs w:val="26"/>
        </w:rPr>
        <w:t>Calahan &amp; Blaine, supra</w:t>
      </w:r>
      <w:r>
        <w:rPr>
          <w:i/>
          <w:iCs/>
          <w:sz w:val="26"/>
          <w:szCs w:val="26"/>
        </w:rPr>
        <w:t xml:space="preserve">, </w:t>
      </w:r>
      <w:r>
        <w:rPr>
          <w:iCs/>
          <w:sz w:val="26"/>
          <w:szCs w:val="26"/>
        </w:rPr>
        <w:t>thereby denying arbitration class members a forum within which to litigate their claims.</w:t>
      </w:r>
    </w:p>
    <w:p w:rsidR="00755614" w:rsidRPr="007940B2" w:rsidRDefault="00755614" w:rsidP="00D25E3C">
      <w:pPr>
        <w:pStyle w:val="NormalWeb"/>
        <w:numPr>
          <w:ilvl w:val="0"/>
          <w:numId w:val="44"/>
        </w:numPr>
        <w:spacing w:before="0" w:beforeAutospacing="0" w:after="0" w:afterAutospacing="0" w:line="360" w:lineRule="auto"/>
        <w:ind w:hanging="720"/>
        <w:rPr>
          <w:ins w:id="161" w:author="Morgan Glynn" w:date="2016-09-01T01:42:00Z"/>
          <w:sz w:val="26"/>
          <w:szCs w:val="26"/>
          <w:rPrChange w:id="162" w:author="Morgan Glynn" w:date="2016-09-01T01:42:00Z">
            <w:rPr>
              <w:ins w:id="163" w:author="Morgan Glynn" w:date="2016-09-01T01:42:00Z"/>
              <w:iCs/>
              <w:sz w:val="26"/>
              <w:szCs w:val="26"/>
            </w:rPr>
          </w:rPrChange>
        </w:rPr>
      </w:pPr>
      <w:r>
        <w:rPr>
          <w:iCs/>
          <w:sz w:val="26"/>
          <w:szCs w:val="26"/>
        </w:rPr>
        <w:t xml:space="preserve">This Petition seeks a writ directing the Respondent Court to vacate and set aside its order of August 29, 2016 whereby the Respondent Court ordered Petitioners to disclose the identities of individual arbitration participants that it has an attorney-client relationship because: (1) the Respondent Court’s order will require Petitioners’ counsel to breach its duty of confidentiality with clients and therefore constitutes an abuse of discretion; (2) the Respondent Court’s order will require Petitioners’ counsel to abandon clients and withdraw from representing them in their </w:t>
      </w:r>
      <w:r>
        <w:rPr>
          <w:iCs/>
          <w:sz w:val="26"/>
          <w:szCs w:val="26"/>
        </w:rPr>
        <w:lastRenderedPageBreak/>
        <w:t xml:space="preserve">claims in arbitration without adequate and reasonable notice as mandated by the Rules of Professional Conduct, and; (3) the Respondent Court improperly held class counsel’s legal representation of certified class members terminated upon entry of the order compelling some class members to arbitration.  </w:t>
      </w:r>
    </w:p>
    <w:p w:rsidR="007940B2" w:rsidRPr="009A4446" w:rsidRDefault="007940B2" w:rsidP="007940B2">
      <w:pPr>
        <w:pStyle w:val="NormalWeb"/>
        <w:spacing w:before="0" w:beforeAutospacing="0" w:after="0" w:afterAutospacing="0" w:line="360" w:lineRule="auto"/>
        <w:ind w:left="1080"/>
        <w:rPr>
          <w:sz w:val="26"/>
          <w:szCs w:val="26"/>
        </w:rPr>
        <w:pPrChange w:id="164" w:author="Morgan Glynn" w:date="2016-09-01T01:42:00Z">
          <w:pPr>
            <w:pStyle w:val="NormalWeb"/>
            <w:numPr>
              <w:numId w:val="44"/>
            </w:numPr>
            <w:spacing w:before="0" w:beforeAutospacing="0" w:after="0" w:afterAutospacing="0" w:line="360" w:lineRule="auto"/>
            <w:ind w:left="1440" w:hanging="720"/>
          </w:pPr>
        </w:pPrChange>
      </w:pPr>
    </w:p>
    <w:p w:rsidR="00755614" w:rsidRPr="00E86D95" w:rsidRDefault="00755614" w:rsidP="00E86D95">
      <w:pPr>
        <w:pStyle w:val="BodyText"/>
        <w:numPr>
          <w:ilvl w:val="0"/>
          <w:numId w:val="47"/>
        </w:numPr>
        <w:spacing w:after="0" w:line="360" w:lineRule="auto"/>
        <w:ind w:hanging="720"/>
        <w:jc w:val="left"/>
        <w:rPr>
          <w:b/>
          <w:sz w:val="26"/>
          <w:szCs w:val="26"/>
        </w:rPr>
      </w:pPr>
      <w:r w:rsidRPr="00E86D95">
        <w:rPr>
          <w:b/>
          <w:sz w:val="26"/>
          <w:szCs w:val="26"/>
        </w:rPr>
        <w:t>AUTHENTICITY OF EXHIBITS</w:t>
      </w:r>
    </w:p>
    <w:p w:rsidR="00755614" w:rsidRDefault="00755614" w:rsidP="00E86D95">
      <w:pPr>
        <w:pStyle w:val="NormalWeb"/>
        <w:spacing w:before="0" w:beforeAutospacing="0" w:after="0" w:afterAutospacing="0" w:line="360" w:lineRule="auto"/>
        <w:ind w:firstLine="720"/>
        <w:rPr>
          <w:ins w:id="165" w:author="Morgan Glynn" w:date="2016-09-01T01:43:00Z"/>
          <w:sz w:val="26"/>
          <w:szCs w:val="26"/>
        </w:rPr>
      </w:pPr>
      <w:r w:rsidRPr="00505C47">
        <w:rPr>
          <w:sz w:val="26"/>
          <w:szCs w:val="26"/>
        </w:rPr>
        <w:t>All exhibits accompanying this Petition are true and correct copies of original documents on file with the Respondent Court, except Exhibit</w:t>
      </w:r>
      <w:r>
        <w:rPr>
          <w:sz w:val="26"/>
          <w:szCs w:val="26"/>
        </w:rPr>
        <w:t xml:space="preserve"> 34</w:t>
      </w:r>
      <w:r w:rsidRPr="00505C47">
        <w:rPr>
          <w:sz w:val="26"/>
          <w:szCs w:val="26"/>
        </w:rPr>
        <w:t xml:space="preserve"> which is a true and correct copy of the Reporter’s Transcript of the hearing held on August 8, 2016.  The exhibits are incorporated herein by reference as though fully set forth in this petition.  The exhibits are paginated consecutively, and page references in this petition are referred </w:t>
      </w:r>
      <w:r>
        <w:rPr>
          <w:sz w:val="26"/>
          <w:szCs w:val="26"/>
        </w:rPr>
        <w:t>only by the</w:t>
      </w:r>
      <w:r w:rsidRPr="00505C47">
        <w:rPr>
          <w:sz w:val="26"/>
          <w:szCs w:val="26"/>
        </w:rPr>
        <w:t xml:space="preserve"> page number.</w:t>
      </w:r>
    </w:p>
    <w:p w:rsidR="007940B2" w:rsidRPr="00505C47" w:rsidRDefault="007940B2" w:rsidP="00E86D95">
      <w:pPr>
        <w:pStyle w:val="NormalWeb"/>
        <w:spacing w:before="0" w:beforeAutospacing="0" w:after="0" w:afterAutospacing="0" w:line="360" w:lineRule="auto"/>
        <w:ind w:firstLine="720"/>
        <w:rPr>
          <w:sz w:val="26"/>
          <w:szCs w:val="26"/>
        </w:rPr>
      </w:pPr>
    </w:p>
    <w:p w:rsidR="00755614" w:rsidRPr="00E86D95" w:rsidRDefault="00755614" w:rsidP="00E86D95">
      <w:pPr>
        <w:pStyle w:val="BodyText"/>
        <w:numPr>
          <w:ilvl w:val="0"/>
          <w:numId w:val="47"/>
        </w:numPr>
        <w:spacing w:after="0" w:line="360" w:lineRule="auto"/>
        <w:ind w:hanging="720"/>
        <w:jc w:val="left"/>
        <w:rPr>
          <w:b/>
          <w:sz w:val="26"/>
          <w:szCs w:val="26"/>
        </w:rPr>
      </w:pPr>
      <w:r w:rsidRPr="00E86D95">
        <w:rPr>
          <w:b/>
          <w:sz w:val="26"/>
          <w:szCs w:val="26"/>
        </w:rPr>
        <w:t>PARTIES</w:t>
      </w:r>
    </w:p>
    <w:p w:rsidR="00755614" w:rsidRPr="00505C47" w:rsidRDefault="00755614" w:rsidP="00E86D95">
      <w:pPr>
        <w:pStyle w:val="NormalWeb"/>
        <w:numPr>
          <w:ilvl w:val="0"/>
          <w:numId w:val="42"/>
        </w:numPr>
        <w:spacing w:before="0" w:beforeAutospacing="0" w:after="0" w:afterAutospacing="0" w:line="360" w:lineRule="auto"/>
        <w:ind w:left="0" w:firstLine="720"/>
        <w:rPr>
          <w:sz w:val="26"/>
          <w:szCs w:val="26"/>
        </w:rPr>
      </w:pPr>
      <w:r w:rsidRPr="00505C47">
        <w:rPr>
          <w:sz w:val="26"/>
          <w:szCs w:val="26"/>
        </w:rPr>
        <w:t>Christopher Levanoff, Alison Diaz, Andrew Gaxiola and Jenna Steed are certified class representatives</w:t>
      </w:r>
      <w:r>
        <w:rPr>
          <w:sz w:val="26"/>
          <w:szCs w:val="26"/>
        </w:rPr>
        <w:t xml:space="preserve"> and </w:t>
      </w:r>
      <w:r w:rsidRPr="00505C47">
        <w:rPr>
          <w:sz w:val="26"/>
          <w:szCs w:val="26"/>
        </w:rPr>
        <w:t xml:space="preserve">named plaintiffs in an certified class action alleging violations of California labor laws in the matter entitled </w:t>
      </w:r>
      <w:r w:rsidRPr="00505C47">
        <w:rPr>
          <w:i/>
          <w:sz w:val="26"/>
          <w:szCs w:val="26"/>
        </w:rPr>
        <w:t>Levanoff, et al. v. SoCal Wings LLC, et al.</w:t>
      </w:r>
      <w:r>
        <w:rPr>
          <w:sz w:val="26"/>
          <w:szCs w:val="26"/>
        </w:rPr>
        <w:t>,</w:t>
      </w:r>
      <w:r w:rsidRPr="00505C47">
        <w:rPr>
          <w:sz w:val="26"/>
          <w:szCs w:val="26"/>
        </w:rPr>
        <w:t xml:space="preserve"> Case No. 30-2011-00511808-CU-OE-CXC, which is currently pending in Orange County Superior Court and is scheduled to commence trial on September 19, 2016</w:t>
      </w:r>
      <w:r>
        <w:rPr>
          <w:sz w:val="26"/>
          <w:szCs w:val="26"/>
        </w:rPr>
        <w:t>, and are the Petitioners herein</w:t>
      </w:r>
      <w:r w:rsidRPr="00505C47">
        <w:rPr>
          <w:sz w:val="26"/>
          <w:szCs w:val="26"/>
        </w:rPr>
        <w:t>.</w:t>
      </w:r>
    </w:p>
    <w:p w:rsidR="00755614" w:rsidRPr="0034052E" w:rsidRDefault="00755614" w:rsidP="00E86D95">
      <w:pPr>
        <w:pStyle w:val="NormalWeb"/>
        <w:numPr>
          <w:ilvl w:val="0"/>
          <w:numId w:val="42"/>
        </w:numPr>
        <w:spacing w:before="0" w:beforeAutospacing="0" w:after="0" w:afterAutospacing="0" w:line="360" w:lineRule="auto"/>
        <w:ind w:left="0" w:firstLine="720"/>
        <w:rPr>
          <w:sz w:val="26"/>
          <w:szCs w:val="26"/>
        </w:rPr>
      </w:pPr>
      <w:r w:rsidRPr="0034052E">
        <w:rPr>
          <w:sz w:val="26"/>
          <w:szCs w:val="26"/>
        </w:rPr>
        <w:t>Respondent is the Superior Court of the State of California for the County of Orange, the Honorable Gail A. Andler presiding.</w:t>
      </w:r>
    </w:p>
    <w:p w:rsidR="007940B2" w:rsidRDefault="00755614" w:rsidP="00385910">
      <w:pPr>
        <w:pStyle w:val="NormalWeb"/>
        <w:numPr>
          <w:ilvl w:val="0"/>
          <w:numId w:val="42"/>
        </w:numPr>
        <w:spacing w:before="0" w:beforeAutospacing="0" w:after="0" w:afterAutospacing="0" w:line="360" w:lineRule="auto"/>
        <w:ind w:left="0" w:firstLine="720"/>
        <w:rPr>
          <w:ins w:id="166" w:author="Morgan Glynn" w:date="2016-09-01T01:43:00Z"/>
          <w:sz w:val="26"/>
          <w:szCs w:val="26"/>
        </w:rPr>
      </w:pPr>
      <w:r w:rsidRPr="00505C47">
        <w:rPr>
          <w:sz w:val="26"/>
          <w:szCs w:val="26"/>
        </w:rPr>
        <w:t>Real Parties in Interest are SoCal Wings LLC, Matthew Dragas, SC Wings Buena Park, LLC, SC Wings Aliso Viejo, LLC, SC Wings Block, LLC and Dragas Homes dba The Dragas Group and are Defendants in the underlying action.</w:t>
      </w:r>
    </w:p>
    <w:p w:rsidR="00755614" w:rsidRPr="00385910" w:rsidDel="007940B2" w:rsidRDefault="00755614" w:rsidP="007940B2">
      <w:pPr>
        <w:pStyle w:val="NormalWeb"/>
        <w:spacing w:before="0" w:beforeAutospacing="0" w:after="0" w:afterAutospacing="0" w:line="360" w:lineRule="auto"/>
        <w:rPr>
          <w:del w:id="167" w:author="Morgan Glynn" w:date="2016-09-01T01:43:00Z"/>
          <w:sz w:val="26"/>
          <w:szCs w:val="26"/>
        </w:rPr>
        <w:pPrChange w:id="168" w:author="Morgan Glynn" w:date="2016-09-01T01:43:00Z">
          <w:pPr>
            <w:pStyle w:val="NormalWeb"/>
            <w:numPr>
              <w:numId w:val="42"/>
            </w:numPr>
            <w:spacing w:before="0" w:beforeAutospacing="0" w:after="0" w:afterAutospacing="0" w:line="360" w:lineRule="auto"/>
            <w:ind w:firstLine="720"/>
          </w:pPr>
        </w:pPrChange>
      </w:pPr>
    </w:p>
    <w:p w:rsidR="003A53C2" w:rsidRPr="00E86D95" w:rsidRDefault="003A53C2" w:rsidP="00E86D95">
      <w:pPr>
        <w:pStyle w:val="BodyText"/>
        <w:numPr>
          <w:ilvl w:val="0"/>
          <w:numId w:val="47"/>
        </w:numPr>
        <w:spacing w:after="0" w:line="360" w:lineRule="auto"/>
        <w:ind w:hanging="720"/>
        <w:jc w:val="left"/>
        <w:rPr>
          <w:b/>
          <w:sz w:val="26"/>
          <w:szCs w:val="26"/>
        </w:rPr>
      </w:pPr>
      <w:r w:rsidRPr="00E86D95">
        <w:rPr>
          <w:b/>
          <w:sz w:val="26"/>
          <w:szCs w:val="26"/>
        </w:rPr>
        <w:t>CHRONOLOGY OF PERTINENT EVENTS</w:t>
      </w:r>
    </w:p>
    <w:p w:rsidR="003A53C2" w:rsidRPr="00E474C3" w:rsidRDefault="003A53C2" w:rsidP="007940B2">
      <w:pPr>
        <w:pStyle w:val="ListParagraph"/>
        <w:widowControl w:val="0"/>
        <w:numPr>
          <w:ilvl w:val="0"/>
          <w:numId w:val="40"/>
        </w:numPr>
        <w:spacing w:line="360" w:lineRule="auto"/>
        <w:ind w:left="1440" w:hanging="720"/>
        <w:jc w:val="left"/>
        <w:rPr>
          <w:noProof/>
          <w:sz w:val="26"/>
          <w:szCs w:val="26"/>
          <w:u w:val="single"/>
        </w:rPr>
      </w:pPr>
      <w:r w:rsidRPr="00E474C3">
        <w:rPr>
          <w:noProof/>
          <w:sz w:val="26"/>
          <w:szCs w:val="26"/>
          <w:u w:val="single"/>
        </w:rPr>
        <w:t xml:space="preserve">The Lawsuit </w:t>
      </w:r>
    </w:p>
    <w:p w:rsidR="00E474C3" w:rsidRPr="00E474C3" w:rsidRDefault="00E474C3" w:rsidP="00E474C3">
      <w:pPr>
        <w:widowControl w:val="0"/>
        <w:spacing w:line="360" w:lineRule="auto"/>
        <w:ind w:firstLine="720"/>
        <w:jc w:val="left"/>
        <w:rPr>
          <w:noProof/>
          <w:sz w:val="26"/>
          <w:szCs w:val="26"/>
        </w:rPr>
      </w:pPr>
      <w:r w:rsidRPr="00E474C3">
        <w:rPr>
          <w:noProof/>
          <w:sz w:val="26"/>
          <w:szCs w:val="26"/>
        </w:rPr>
        <w:t xml:space="preserve">On or about September 28, 2011, </w:t>
      </w:r>
      <w:r w:rsidR="00E86D95">
        <w:rPr>
          <w:noProof/>
          <w:sz w:val="26"/>
          <w:szCs w:val="26"/>
        </w:rPr>
        <w:t>Petitioners</w:t>
      </w:r>
      <w:r w:rsidRPr="00E474C3">
        <w:rPr>
          <w:noProof/>
          <w:sz w:val="26"/>
          <w:szCs w:val="26"/>
        </w:rPr>
        <w:t xml:space="preserve"> filed their initial complaint in this action. </w:t>
      </w:r>
      <w:r w:rsidR="00E86D95">
        <w:rPr>
          <w:noProof/>
          <w:sz w:val="26"/>
          <w:szCs w:val="26"/>
        </w:rPr>
        <w:t>Petitioners brought</w:t>
      </w:r>
      <w:r w:rsidRPr="00E474C3">
        <w:rPr>
          <w:noProof/>
          <w:sz w:val="26"/>
          <w:szCs w:val="26"/>
        </w:rPr>
        <w:t xml:space="preserve"> this action on behalf of themselves and all other similarly situated persons as a class action as a result of </w:t>
      </w:r>
      <w:r w:rsidR="00385910">
        <w:rPr>
          <w:noProof/>
          <w:sz w:val="26"/>
          <w:szCs w:val="26"/>
        </w:rPr>
        <w:t>the Real Parties in Interest</w:t>
      </w:r>
      <w:r w:rsidRPr="00E474C3">
        <w:rPr>
          <w:noProof/>
          <w:sz w:val="26"/>
          <w:szCs w:val="26"/>
        </w:rPr>
        <w:t>’</w:t>
      </w:r>
      <w:r w:rsidR="00385910">
        <w:rPr>
          <w:noProof/>
          <w:sz w:val="26"/>
          <w:szCs w:val="26"/>
        </w:rPr>
        <w:t>s</w:t>
      </w:r>
      <w:r w:rsidRPr="00E474C3">
        <w:rPr>
          <w:noProof/>
          <w:sz w:val="26"/>
          <w:szCs w:val="26"/>
        </w:rPr>
        <w:t xml:space="preserve"> unlawful policies and practices and their failure to pay P</w:t>
      </w:r>
      <w:r w:rsidR="00E86D95">
        <w:rPr>
          <w:noProof/>
          <w:sz w:val="26"/>
          <w:szCs w:val="26"/>
        </w:rPr>
        <w:t xml:space="preserve">etitioners </w:t>
      </w:r>
      <w:r w:rsidRPr="00E474C3">
        <w:rPr>
          <w:noProof/>
          <w:sz w:val="26"/>
          <w:szCs w:val="26"/>
        </w:rPr>
        <w:t xml:space="preserve">and </w:t>
      </w:r>
      <w:r w:rsidR="00385910">
        <w:rPr>
          <w:noProof/>
          <w:sz w:val="26"/>
          <w:szCs w:val="26"/>
        </w:rPr>
        <w:t>c</w:t>
      </w:r>
      <w:r w:rsidRPr="00E474C3">
        <w:rPr>
          <w:noProof/>
          <w:sz w:val="26"/>
          <w:szCs w:val="26"/>
        </w:rPr>
        <w:t xml:space="preserve">lass </w:t>
      </w:r>
      <w:r w:rsidR="00385910">
        <w:rPr>
          <w:noProof/>
          <w:sz w:val="26"/>
          <w:szCs w:val="26"/>
        </w:rPr>
        <w:t>m</w:t>
      </w:r>
      <w:r w:rsidRPr="00E474C3">
        <w:rPr>
          <w:noProof/>
          <w:sz w:val="26"/>
          <w:szCs w:val="26"/>
        </w:rPr>
        <w:t>embers wages in accordance with the</w:t>
      </w:r>
      <w:r w:rsidR="00385910">
        <w:rPr>
          <w:noProof/>
          <w:sz w:val="26"/>
          <w:szCs w:val="26"/>
        </w:rPr>
        <w:t xml:space="preserve"> California</w:t>
      </w:r>
      <w:r w:rsidRPr="00E474C3">
        <w:rPr>
          <w:noProof/>
          <w:sz w:val="26"/>
          <w:szCs w:val="26"/>
        </w:rPr>
        <w:t xml:space="preserve"> Labor Code.  </w:t>
      </w:r>
    </w:p>
    <w:p w:rsidR="003A53C2" w:rsidRPr="008A44BA" w:rsidRDefault="003A53C2" w:rsidP="007940B2">
      <w:pPr>
        <w:pStyle w:val="ListParagraph"/>
        <w:widowControl w:val="0"/>
        <w:numPr>
          <w:ilvl w:val="0"/>
          <w:numId w:val="40"/>
        </w:numPr>
        <w:spacing w:line="360" w:lineRule="auto"/>
        <w:ind w:left="1440" w:hanging="720"/>
        <w:jc w:val="left"/>
        <w:rPr>
          <w:noProof/>
          <w:sz w:val="26"/>
          <w:szCs w:val="26"/>
          <w:u w:val="single"/>
        </w:rPr>
        <w:pPrChange w:id="169" w:author="Morgan Glynn" w:date="2016-09-01T01:43:00Z">
          <w:pPr>
            <w:pStyle w:val="ListParagraph"/>
            <w:widowControl w:val="0"/>
            <w:numPr>
              <w:numId w:val="40"/>
            </w:numPr>
            <w:spacing w:line="360" w:lineRule="auto"/>
            <w:ind w:left="1080" w:hanging="720"/>
            <w:jc w:val="left"/>
          </w:pPr>
        </w:pPrChange>
      </w:pPr>
      <w:r w:rsidRPr="008A44BA">
        <w:rPr>
          <w:noProof/>
          <w:sz w:val="26"/>
          <w:szCs w:val="26"/>
          <w:u w:val="single"/>
        </w:rPr>
        <w:t>Class Certification</w:t>
      </w:r>
    </w:p>
    <w:p w:rsidR="00E474C3" w:rsidRPr="00E474C3" w:rsidRDefault="008A44BA" w:rsidP="008A44BA">
      <w:pPr>
        <w:widowControl w:val="0"/>
        <w:spacing w:line="360" w:lineRule="auto"/>
        <w:ind w:firstLine="720"/>
        <w:jc w:val="left"/>
        <w:rPr>
          <w:noProof/>
          <w:sz w:val="26"/>
          <w:szCs w:val="26"/>
        </w:rPr>
      </w:pPr>
      <w:r w:rsidRPr="008A44BA">
        <w:rPr>
          <w:noProof/>
          <w:sz w:val="26"/>
          <w:szCs w:val="26"/>
        </w:rPr>
        <w:t xml:space="preserve">On or about May 16, 2014, </w:t>
      </w:r>
      <w:r w:rsidR="00E86D95">
        <w:rPr>
          <w:noProof/>
          <w:sz w:val="26"/>
          <w:szCs w:val="26"/>
        </w:rPr>
        <w:t>Petitioners</w:t>
      </w:r>
      <w:r w:rsidRPr="008A44BA">
        <w:rPr>
          <w:noProof/>
          <w:sz w:val="26"/>
          <w:szCs w:val="26"/>
        </w:rPr>
        <w:t xml:space="preserve"> filed their Motion for Class Certification.  On August 19, 2014, the </w:t>
      </w:r>
      <w:r w:rsidR="00E86D95">
        <w:rPr>
          <w:noProof/>
          <w:sz w:val="26"/>
          <w:szCs w:val="26"/>
        </w:rPr>
        <w:t xml:space="preserve">Respondent </w:t>
      </w:r>
      <w:r w:rsidRPr="008A44BA">
        <w:rPr>
          <w:noProof/>
          <w:sz w:val="26"/>
          <w:szCs w:val="26"/>
        </w:rPr>
        <w:t xml:space="preserve">Court issued an order certifying this action for class treatment.  </w:t>
      </w:r>
      <w:del w:id="170" w:author="Morgan Glynn" w:date="2016-09-01T03:20:00Z">
        <w:r w:rsidRPr="008A44BA" w:rsidDel="00ED564B">
          <w:rPr>
            <w:noProof/>
            <w:sz w:val="26"/>
            <w:szCs w:val="26"/>
            <w:highlight w:val="yellow"/>
          </w:rPr>
          <w:delText>[Citation].</w:delText>
        </w:r>
      </w:del>
      <w:ins w:id="171" w:author="Morgan Glynn" w:date="2016-09-01T03:20:00Z">
        <w:r w:rsidR="00ED564B">
          <w:rPr>
            <w:noProof/>
            <w:sz w:val="26"/>
            <w:szCs w:val="26"/>
          </w:rPr>
          <w:t>(PA Vol. I 0001-0004).</w:t>
        </w:r>
      </w:ins>
      <w:r>
        <w:rPr>
          <w:noProof/>
          <w:sz w:val="26"/>
          <w:szCs w:val="26"/>
        </w:rPr>
        <w:t xml:space="preserve">  </w:t>
      </w:r>
      <w:r w:rsidRPr="008A44BA">
        <w:rPr>
          <w:noProof/>
          <w:sz w:val="26"/>
          <w:szCs w:val="26"/>
        </w:rPr>
        <w:t xml:space="preserve">In July 2015, </w:t>
      </w:r>
      <w:r w:rsidR="00E86D95">
        <w:rPr>
          <w:noProof/>
          <w:sz w:val="26"/>
          <w:szCs w:val="26"/>
        </w:rPr>
        <w:t>Petitioners</w:t>
      </w:r>
      <w:r w:rsidR="00385910">
        <w:rPr>
          <w:noProof/>
          <w:sz w:val="26"/>
          <w:szCs w:val="26"/>
        </w:rPr>
        <w:t xml:space="preserve"> mailed notice to all class m</w:t>
      </w:r>
      <w:r w:rsidRPr="008A44BA">
        <w:rPr>
          <w:noProof/>
          <w:sz w:val="26"/>
          <w:szCs w:val="26"/>
        </w:rPr>
        <w:t>embers informing them</w:t>
      </w:r>
      <w:r w:rsidR="00385910">
        <w:rPr>
          <w:noProof/>
          <w:sz w:val="26"/>
          <w:szCs w:val="26"/>
        </w:rPr>
        <w:t>: (1)</w:t>
      </w:r>
      <w:r w:rsidRPr="008A44BA">
        <w:rPr>
          <w:noProof/>
          <w:sz w:val="26"/>
          <w:szCs w:val="26"/>
        </w:rPr>
        <w:t xml:space="preserve"> a </w:t>
      </w:r>
      <w:r w:rsidR="00E86D95">
        <w:rPr>
          <w:noProof/>
          <w:sz w:val="26"/>
          <w:szCs w:val="26"/>
        </w:rPr>
        <w:t>c</w:t>
      </w:r>
      <w:r w:rsidRPr="008A44BA">
        <w:rPr>
          <w:noProof/>
          <w:sz w:val="26"/>
          <w:szCs w:val="26"/>
        </w:rPr>
        <w:t xml:space="preserve">lass was certified in </w:t>
      </w:r>
      <w:r w:rsidR="00E86D95">
        <w:rPr>
          <w:noProof/>
          <w:sz w:val="26"/>
          <w:szCs w:val="26"/>
        </w:rPr>
        <w:t>t</w:t>
      </w:r>
      <w:r w:rsidR="00385910">
        <w:rPr>
          <w:noProof/>
          <w:sz w:val="26"/>
          <w:szCs w:val="26"/>
        </w:rPr>
        <w:t xml:space="preserve">he underlying action, (2) </w:t>
      </w:r>
      <w:r w:rsidR="00E86D95">
        <w:rPr>
          <w:noProof/>
          <w:sz w:val="26"/>
          <w:szCs w:val="26"/>
        </w:rPr>
        <w:t>Petitioners’ counsel was appointed by the Respondent Court to represent the class</w:t>
      </w:r>
      <w:r w:rsidR="00385910">
        <w:rPr>
          <w:noProof/>
          <w:sz w:val="26"/>
          <w:szCs w:val="26"/>
        </w:rPr>
        <w:t>, and (3) they could opt-out of participating in the class action if they chose to do so</w:t>
      </w:r>
      <w:r w:rsidRPr="008A44BA">
        <w:rPr>
          <w:noProof/>
          <w:sz w:val="26"/>
          <w:szCs w:val="26"/>
        </w:rPr>
        <w:t xml:space="preserve">.  </w:t>
      </w:r>
    </w:p>
    <w:p w:rsidR="003A53C2" w:rsidRPr="008A44BA" w:rsidRDefault="00C7168F" w:rsidP="007940B2">
      <w:pPr>
        <w:pStyle w:val="ListParagraph"/>
        <w:widowControl w:val="0"/>
        <w:numPr>
          <w:ilvl w:val="0"/>
          <w:numId w:val="40"/>
        </w:numPr>
        <w:spacing w:line="360" w:lineRule="auto"/>
        <w:ind w:left="1440" w:hanging="720"/>
        <w:jc w:val="left"/>
        <w:rPr>
          <w:noProof/>
          <w:sz w:val="26"/>
          <w:szCs w:val="26"/>
          <w:u w:val="single"/>
        </w:rPr>
        <w:pPrChange w:id="172" w:author="Morgan Glynn" w:date="2016-09-01T01:43:00Z">
          <w:pPr>
            <w:pStyle w:val="ListParagraph"/>
            <w:widowControl w:val="0"/>
            <w:numPr>
              <w:numId w:val="40"/>
            </w:numPr>
            <w:spacing w:line="360" w:lineRule="auto"/>
            <w:ind w:left="1080" w:hanging="720"/>
            <w:jc w:val="left"/>
          </w:pPr>
        </w:pPrChange>
      </w:pPr>
      <w:r>
        <w:rPr>
          <w:noProof/>
          <w:sz w:val="26"/>
          <w:szCs w:val="26"/>
          <w:u w:val="single"/>
        </w:rPr>
        <w:t>The Respondent Court</w:t>
      </w:r>
      <w:r w:rsidR="003A53C2" w:rsidRPr="008A44BA">
        <w:rPr>
          <w:noProof/>
          <w:sz w:val="26"/>
          <w:szCs w:val="26"/>
          <w:u w:val="single"/>
        </w:rPr>
        <w:t xml:space="preserve"> Compel</w:t>
      </w:r>
      <w:r>
        <w:rPr>
          <w:noProof/>
          <w:sz w:val="26"/>
          <w:szCs w:val="26"/>
          <w:u w:val="single"/>
        </w:rPr>
        <w:t>led Approximately 828 Class Members’ Claims to</w:t>
      </w:r>
      <w:r w:rsidR="003A53C2" w:rsidRPr="008A44BA">
        <w:rPr>
          <w:noProof/>
          <w:sz w:val="26"/>
          <w:szCs w:val="26"/>
          <w:u w:val="single"/>
        </w:rPr>
        <w:t xml:space="preserve"> Arbitration </w:t>
      </w:r>
    </w:p>
    <w:p w:rsidR="00E474C3" w:rsidRPr="00E474C3" w:rsidRDefault="008A44BA" w:rsidP="00E474C3">
      <w:pPr>
        <w:widowControl w:val="0"/>
        <w:spacing w:line="360" w:lineRule="auto"/>
        <w:jc w:val="left"/>
        <w:rPr>
          <w:noProof/>
          <w:sz w:val="26"/>
          <w:szCs w:val="26"/>
        </w:rPr>
      </w:pPr>
      <w:r w:rsidRPr="008A44BA">
        <w:rPr>
          <w:noProof/>
          <w:sz w:val="26"/>
          <w:szCs w:val="26"/>
        </w:rPr>
        <w:tab/>
        <w:t xml:space="preserve">On or about October 22, 2015, </w:t>
      </w:r>
      <w:r w:rsidR="00E86D95">
        <w:rPr>
          <w:noProof/>
          <w:sz w:val="26"/>
          <w:szCs w:val="26"/>
        </w:rPr>
        <w:t>the Real Parties in Interest</w:t>
      </w:r>
      <w:r w:rsidRPr="008A44BA">
        <w:rPr>
          <w:noProof/>
          <w:sz w:val="26"/>
          <w:szCs w:val="26"/>
        </w:rPr>
        <w:t xml:space="preserve"> mov</w:t>
      </w:r>
      <w:r w:rsidR="00E86D95">
        <w:rPr>
          <w:noProof/>
          <w:sz w:val="26"/>
          <w:szCs w:val="26"/>
        </w:rPr>
        <w:t>ed to compel approximately 828 class m</w:t>
      </w:r>
      <w:r>
        <w:rPr>
          <w:noProof/>
          <w:sz w:val="26"/>
          <w:szCs w:val="26"/>
        </w:rPr>
        <w:t>embers’ claims to arbitration</w:t>
      </w:r>
      <w:r w:rsidRPr="008A44BA">
        <w:rPr>
          <w:noProof/>
          <w:sz w:val="26"/>
          <w:szCs w:val="26"/>
        </w:rPr>
        <w:t xml:space="preserve">. On December 9, 2015, the </w:t>
      </w:r>
      <w:r w:rsidR="00E86D95">
        <w:rPr>
          <w:noProof/>
          <w:sz w:val="26"/>
          <w:szCs w:val="26"/>
        </w:rPr>
        <w:t xml:space="preserve">Respondent </w:t>
      </w:r>
      <w:r w:rsidRPr="008A44BA">
        <w:rPr>
          <w:noProof/>
          <w:sz w:val="26"/>
          <w:szCs w:val="26"/>
        </w:rPr>
        <w:t xml:space="preserve">Court granted </w:t>
      </w:r>
      <w:r w:rsidR="00E86D95">
        <w:rPr>
          <w:noProof/>
          <w:sz w:val="26"/>
          <w:szCs w:val="26"/>
        </w:rPr>
        <w:t>the Real Parties in Interest’s</w:t>
      </w:r>
      <w:r w:rsidRPr="008A44BA">
        <w:rPr>
          <w:noProof/>
          <w:sz w:val="26"/>
          <w:szCs w:val="26"/>
        </w:rPr>
        <w:t xml:space="preserve"> Motion to Compel Arbitration.</w:t>
      </w:r>
      <w:r>
        <w:rPr>
          <w:noProof/>
          <w:sz w:val="26"/>
          <w:szCs w:val="26"/>
        </w:rPr>
        <w:t xml:space="preserve">  </w:t>
      </w:r>
      <w:ins w:id="173" w:author="Morgan Glynn" w:date="2016-09-01T03:21:00Z">
        <w:r w:rsidR="00ED564B">
          <w:rPr>
            <w:noProof/>
            <w:sz w:val="26"/>
            <w:szCs w:val="26"/>
          </w:rPr>
          <w:t>(</w:t>
        </w:r>
      </w:ins>
      <w:del w:id="174" w:author="Morgan Glynn" w:date="2016-09-01T03:21:00Z">
        <w:r w:rsidRPr="008A44BA" w:rsidDel="00ED564B">
          <w:rPr>
            <w:noProof/>
            <w:sz w:val="26"/>
            <w:szCs w:val="26"/>
            <w:highlight w:val="yellow"/>
          </w:rPr>
          <w:delText>[Citation].</w:delText>
        </w:r>
      </w:del>
      <w:ins w:id="175" w:author="Morgan Glynn" w:date="2016-09-01T03:21:00Z">
        <w:r w:rsidR="00ED564B">
          <w:rPr>
            <w:noProof/>
            <w:sz w:val="26"/>
            <w:szCs w:val="26"/>
          </w:rPr>
          <w:t>PA Vol. I 0008-0012).</w:t>
        </w:r>
      </w:ins>
      <w:r>
        <w:rPr>
          <w:noProof/>
          <w:sz w:val="26"/>
          <w:szCs w:val="26"/>
        </w:rPr>
        <w:t xml:space="preserve">  </w:t>
      </w:r>
    </w:p>
    <w:p w:rsidR="003A53C2" w:rsidRPr="008A44BA" w:rsidRDefault="003A53C2" w:rsidP="007940B2">
      <w:pPr>
        <w:pStyle w:val="ListParagraph"/>
        <w:widowControl w:val="0"/>
        <w:numPr>
          <w:ilvl w:val="0"/>
          <w:numId w:val="40"/>
        </w:numPr>
        <w:spacing w:line="360" w:lineRule="auto"/>
        <w:ind w:left="1440" w:hanging="720"/>
        <w:jc w:val="left"/>
        <w:rPr>
          <w:noProof/>
          <w:sz w:val="26"/>
          <w:szCs w:val="26"/>
          <w:u w:val="single"/>
        </w:rPr>
        <w:pPrChange w:id="176" w:author="Morgan Glynn" w:date="2016-09-01T01:43:00Z">
          <w:pPr>
            <w:pStyle w:val="ListParagraph"/>
            <w:widowControl w:val="0"/>
            <w:numPr>
              <w:numId w:val="40"/>
            </w:numPr>
            <w:spacing w:line="360" w:lineRule="auto"/>
            <w:ind w:left="1080" w:hanging="720"/>
            <w:jc w:val="left"/>
          </w:pPr>
        </w:pPrChange>
      </w:pPr>
      <w:r w:rsidRPr="008A44BA">
        <w:rPr>
          <w:noProof/>
          <w:sz w:val="26"/>
          <w:szCs w:val="26"/>
          <w:u w:val="single"/>
        </w:rPr>
        <w:t>Initiation of Arbitrations</w:t>
      </w:r>
    </w:p>
    <w:p w:rsidR="008A44BA" w:rsidRPr="00063E34" w:rsidRDefault="008A44BA" w:rsidP="007E769F">
      <w:pPr>
        <w:widowControl w:val="0"/>
        <w:spacing w:line="360" w:lineRule="auto"/>
        <w:ind w:firstLine="720"/>
        <w:jc w:val="left"/>
        <w:rPr>
          <w:noProof/>
          <w:sz w:val="26"/>
          <w:szCs w:val="26"/>
          <w:rPrChange w:id="177" w:author="Morgan Glynn" w:date="2016-09-01T03:50:00Z">
            <w:rPr>
              <w:noProof/>
              <w:sz w:val="26"/>
              <w:szCs w:val="26"/>
            </w:rPr>
          </w:rPrChange>
        </w:rPr>
      </w:pPr>
      <w:r w:rsidRPr="00063E34">
        <w:rPr>
          <w:noProof/>
          <w:sz w:val="26"/>
          <w:szCs w:val="26"/>
          <w:rPrChange w:id="178" w:author="Morgan Glynn" w:date="2016-09-01T03:50:00Z">
            <w:rPr>
              <w:noProof/>
              <w:sz w:val="26"/>
              <w:szCs w:val="26"/>
            </w:rPr>
          </w:rPrChange>
        </w:rPr>
        <w:t>ADR Services, Inc. (“ADR”) in Los Angeles is designated as the arbitration forum in the ar</w:t>
      </w:r>
      <w:r w:rsidR="00B93135" w:rsidRPr="00063E34">
        <w:rPr>
          <w:noProof/>
          <w:sz w:val="26"/>
          <w:szCs w:val="26"/>
          <w:rPrChange w:id="179" w:author="Morgan Glynn" w:date="2016-09-01T03:50:00Z">
            <w:rPr>
              <w:noProof/>
              <w:sz w:val="26"/>
              <w:szCs w:val="26"/>
            </w:rPr>
          </w:rPrChange>
        </w:rPr>
        <w:t>bitration agreements at issue.</w:t>
      </w:r>
      <w:ins w:id="180" w:author="Morgan Glynn" w:date="2016-09-01T03:50:00Z">
        <w:r w:rsidR="00063E34" w:rsidRPr="00063E34">
          <w:rPr>
            <w:noProof/>
            <w:sz w:val="26"/>
            <w:szCs w:val="26"/>
            <w:rPrChange w:id="181" w:author="Morgan Glynn" w:date="2016-09-01T03:50:00Z">
              <w:rPr>
                <w:noProof/>
                <w:sz w:val="26"/>
                <w:szCs w:val="26"/>
              </w:rPr>
            </w:rPrChange>
          </w:rPr>
          <w:t xml:space="preserve">  </w:t>
        </w:r>
      </w:ins>
      <w:del w:id="182" w:author="Morgan Glynn" w:date="2016-09-01T03:21:00Z">
        <w:r w:rsidR="00B93135" w:rsidRPr="00063E34" w:rsidDel="00ED564B">
          <w:rPr>
            <w:noProof/>
            <w:sz w:val="26"/>
            <w:szCs w:val="26"/>
            <w:rPrChange w:id="183" w:author="Morgan Glynn" w:date="2016-09-01T03:50:00Z">
              <w:rPr>
                <w:noProof/>
                <w:sz w:val="26"/>
                <w:szCs w:val="26"/>
              </w:rPr>
            </w:rPrChange>
          </w:rPr>
          <w:delText xml:space="preserve"> </w:delText>
        </w:r>
        <w:r w:rsidR="00B93135" w:rsidRPr="00063E34" w:rsidDel="00ED564B">
          <w:rPr>
            <w:noProof/>
            <w:sz w:val="26"/>
            <w:szCs w:val="26"/>
            <w:rPrChange w:id="184" w:author="Morgan Glynn" w:date="2016-09-01T03:50:00Z">
              <w:rPr>
                <w:noProof/>
                <w:sz w:val="26"/>
                <w:szCs w:val="26"/>
                <w:highlight w:val="yellow"/>
              </w:rPr>
            </w:rPrChange>
          </w:rPr>
          <w:delText>[Motion to Reinstate Odenbreit Decl. ¶ 5, Exhibit G]</w:delText>
        </w:r>
      </w:del>
      <w:ins w:id="185" w:author="Morgan Glynn" w:date="2016-09-01T03:21:00Z">
        <w:r w:rsidR="00ED564B" w:rsidRPr="00063E34">
          <w:rPr>
            <w:noProof/>
            <w:sz w:val="26"/>
            <w:szCs w:val="26"/>
            <w:rPrChange w:id="186" w:author="Morgan Glynn" w:date="2016-09-01T03:50:00Z">
              <w:rPr>
                <w:noProof/>
                <w:sz w:val="26"/>
                <w:szCs w:val="26"/>
                <w:highlight w:val="yellow"/>
              </w:rPr>
            </w:rPrChange>
          </w:rPr>
          <w:t>(PA Vol. I 0065-0068)</w:t>
        </w:r>
      </w:ins>
      <w:r w:rsidRPr="00063E34">
        <w:rPr>
          <w:noProof/>
          <w:sz w:val="26"/>
          <w:szCs w:val="26"/>
          <w:rPrChange w:id="187" w:author="Morgan Glynn" w:date="2016-09-01T03:50:00Z">
            <w:rPr>
              <w:noProof/>
              <w:sz w:val="26"/>
              <w:szCs w:val="26"/>
              <w:highlight w:val="yellow"/>
            </w:rPr>
          </w:rPrChange>
        </w:rPr>
        <w:t>.</w:t>
      </w:r>
      <w:r w:rsidRPr="00063E34">
        <w:rPr>
          <w:noProof/>
          <w:sz w:val="26"/>
          <w:szCs w:val="26"/>
          <w:rPrChange w:id="188" w:author="Morgan Glynn" w:date="2016-09-01T03:50:00Z">
            <w:rPr>
              <w:noProof/>
              <w:sz w:val="26"/>
              <w:szCs w:val="26"/>
            </w:rPr>
          </w:rPrChange>
        </w:rPr>
        <w:t xml:space="preserve">  On February 5, 2016, </w:t>
      </w:r>
      <w:r w:rsidR="00E86D95" w:rsidRPr="00063E34">
        <w:rPr>
          <w:noProof/>
          <w:sz w:val="26"/>
          <w:szCs w:val="26"/>
          <w:rPrChange w:id="189" w:author="Morgan Glynn" w:date="2016-09-01T03:50:00Z">
            <w:rPr>
              <w:noProof/>
              <w:sz w:val="26"/>
              <w:szCs w:val="26"/>
            </w:rPr>
          </w:rPrChange>
        </w:rPr>
        <w:t>following the Respondent Court’s order compelling arbitration, Petitioner</w:t>
      </w:r>
      <w:r w:rsidRPr="00063E34">
        <w:rPr>
          <w:noProof/>
          <w:sz w:val="26"/>
          <w:szCs w:val="26"/>
          <w:rPrChange w:id="190" w:author="Morgan Glynn" w:date="2016-09-01T03:50:00Z">
            <w:rPr>
              <w:noProof/>
              <w:sz w:val="26"/>
              <w:szCs w:val="26"/>
            </w:rPr>
          </w:rPrChange>
        </w:rPr>
        <w:t xml:space="preserve">s’ counsel informed ADR that arbitration </w:t>
      </w:r>
      <w:r w:rsidR="00E86D95" w:rsidRPr="00063E34">
        <w:rPr>
          <w:noProof/>
          <w:sz w:val="26"/>
          <w:szCs w:val="26"/>
          <w:rPrChange w:id="191" w:author="Morgan Glynn" w:date="2016-09-01T03:50:00Z">
            <w:rPr>
              <w:noProof/>
              <w:sz w:val="26"/>
              <w:szCs w:val="26"/>
            </w:rPr>
          </w:rPrChange>
        </w:rPr>
        <w:t>was initiated</w:t>
      </w:r>
      <w:r w:rsidRPr="00063E34">
        <w:rPr>
          <w:noProof/>
          <w:sz w:val="26"/>
          <w:szCs w:val="26"/>
          <w:rPrChange w:id="192" w:author="Morgan Glynn" w:date="2016-09-01T03:50:00Z">
            <w:rPr>
              <w:noProof/>
              <w:sz w:val="26"/>
              <w:szCs w:val="26"/>
            </w:rPr>
          </w:rPrChange>
        </w:rPr>
        <w:t xml:space="preserve"> </w:t>
      </w:r>
      <w:r w:rsidR="00385910" w:rsidRPr="00063E34">
        <w:rPr>
          <w:noProof/>
          <w:sz w:val="26"/>
          <w:szCs w:val="26"/>
          <w:rPrChange w:id="193" w:author="Morgan Glynn" w:date="2016-09-01T03:50:00Z">
            <w:rPr>
              <w:noProof/>
              <w:sz w:val="26"/>
              <w:szCs w:val="26"/>
            </w:rPr>
          </w:rPrChange>
        </w:rPr>
        <w:t xml:space="preserve">by </w:t>
      </w:r>
      <w:r w:rsidR="00E86D95" w:rsidRPr="00063E34">
        <w:rPr>
          <w:noProof/>
          <w:sz w:val="26"/>
          <w:szCs w:val="26"/>
          <w:rPrChange w:id="194" w:author="Morgan Glynn" w:date="2016-09-01T03:50:00Z">
            <w:rPr>
              <w:noProof/>
              <w:sz w:val="26"/>
              <w:szCs w:val="26"/>
            </w:rPr>
          </w:rPrChange>
        </w:rPr>
        <w:t>the Real Parties in Interest</w:t>
      </w:r>
      <w:r w:rsidRPr="00063E34">
        <w:rPr>
          <w:noProof/>
          <w:sz w:val="26"/>
          <w:szCs w:val="26"/>
          <w:rPrChange w:id="195" w:author="Morgan Glynn" w:date="2016-09-01T03:50:00Z">
            <w:rPr>
              <w:noProof/>
              <w:sz w:val="26"/>
              <w:szCs w:val="26"/>
            </w:rPr>
          </w:rPrChange>
        </w:rPr>
        <w:t xml:space="preserve"> through their Motion to Compel Arbitration on behalf of </w:t>
      </w:r>
      <w:r w:rsidR="00385910" w:rsidRPr="00063E34">
        <w:rPr>
          <w:noProof/>
          <w:sz w:val="26"/>
          <w:szCs w:val="26"/>
          <w:rPrChange w:id="196" w:author="Morgan Glynn" w:date="2016-09-01T03:50:00Z">
            <w:rPr>
              <w:noProof/>
              <w:sz w:val="26"/>
              <w:szCs w:val="26"/>
            </w:rPr>
          </w:rPrChange>
        </w:rPr>
        <w:t>approximately 828 class members</w:t>
      </w:r>
      <w:r w:rsidRPr="00063E34">
        <w:rPr>
          <w:noProof/>
          <w:sz w:val="26"/>
          <w:szCs w:val="26"/>
          <w:rPrChange w:id="197" w:author="Morgan Glynn" w:date="2016-09-01T03:50:00Z">
            <w:rPr>
              <w:noProof/>
              <w:sz w:val="26"/>
              <w:szCs w:val="26"/>
            </w:rPr>
          </w:rPrChange>
        </w:rPr>
        <w:t xml:space="preserve"> and requested </w:t>
      </w:r>
      <w:r w:rsidRPr="00063E34">
        <w:rPr>
          <w:noProof/>
          <w:sz w:val="26"/>
          <w:szCs w:val="26"/>
          <w:rPrChange w:id="198" w:author="Morgan Glynn" w:date="2016-09-01T03:50:00Z">
            <w:rPr>
              <w:noProof/>
              <w:sz w:val="26"/>
              <w:szCs w:val="26"/>
            </w:rPr>
          </w:rPrChange>
        </w:rPr>
        <w:lastRenderedPageBreak/>
        <w:t>the files be opened pursuant to ADR Rule 5(B)(4) which provides:</w:t>
      </w:r>
    </w:p>
    <w:p w:rsidR="008A44BA" w:rsidRPr="00063E34" w:rsidRDefault="008A44BA" w:rsidP="00385910">
      <w:pPr>
        <w:widowControl w:val="0"/>
        <w:spacing w:after="120"/>
        <w:ind w:left="720" w:right="720"/>
        <w:rPr>
          <w:noProof/>
          <w:sz w:val="26"/>
          <w:szCs w:val="26"/>
          <w:rPrChange w:id="199" w:author="Morgan Glynn" w:date="2016-09-01T03:50:00Z">
            <w:rPr>
              <w:noProof/>
              <w:sz w:val="26"/>
              <w:szCs w:val="26"/>
            </w:rPr>
          </w:rPrChange>
        </w:rPr>
      </w:pPr>
      <w:r w:rsidRPr="00063E34">
        <w:rPr>
          <w:noProof/>
          <w:sz w:val="26"/>
          <w:szCs w:val="26"/>
          <w:rPrChange w:id="200" w:author="Morgan Glynn" w:date="2016-09-01T03:50:00Z">
            <w:rPr>
              <w:noProof/>
              <w:sz w:val="26"/>
              <w:szCs w:val="26"/>
            </w:rPr>
          </w:rPrChange>
        </w:rPr>
        <w:t xml:space="preserve"> “An arbitration may be jointly commenced via submission (stipulation) in the following manner:…(4) A court order compelling arbitration at ADR Services.” </w:t>
      </w:r>
    </w:p>
    <w:p w:rsidR="00E474C3" w:rsidRPr="00063E34" w:rsidRDefault="00ED564B" w:rsidP="007E769F">
      <w:pPr>
        <w:widowControl w:val="0"/>
        <w:spacing w:line="360" w:lineRule="auto"/>
        <w:jc w:val="left"/>
        <w:rPr>
          <w:noProof/>
          <w:sz w:val="26"/>
          <w:szCs w:val="26"/>
          <w:rPrChange w:id="201" w:author="Morgan Glynn" w:date="2016-09-01T03:50:00Z">
            <w:rPr>
              <w:noProof/>
              <w:sz w:val="26"/>
              <w:szCs w:val="26"/>
            </w:rPr>
          </w:rPrChange>
        </w:rPr>
      </w:pPr>
      <w:ins w:id="202" w:author="Morgan Glynn" w:date="2016-09-01T03:22:00Z">
        <w:r w:rsidRPr="00063E34">
          <w:rPr>
            <w:noProof/>
            <w:sz w:val="26"/>
            <w:szCs w:val="26"/>
            <w:rPrChange w:id="203" w:author="Morgan Glynn" w:date="2016-09-01T03:50:00Z">
              <w:rPr>
                <w:noProof/>
                <w:sz w:val="26"/>
                <w:szCs w:val="26"/>
                <w:highlight w:val="yellow"/>
              </w:rPr>
            </w:rPrChange>
          </w:rPr>
          <w:t>(PA Vol. I 0069-0071)</w:t>
        </w:r>
      </w:ins>
      <w:del w:id="204" w:author="Morgan Glynn" w:date="2016-09-01T03:22:00Z">
        <w:r w:rsidR="00B93135" w:rsidRPr="00063E34" w:rsidDel="00ED564B">
          <w:rPr>
            <w:noProof/>
            <w:sz w:val="26"/>
            <w:szCs w:val="26"/>
            <w:rPrChange w:id="205" w:author="Morgan Glynn" w:date="2016-09-01T03:50:00Z">
              <w:rPr>
                <w:noProof/>
                <w:sz w:val="26"/>
                <w:szCs w:val="26"/>
                <w:highlight w:val="yellow"/>
              </w:rPr>
            </w:rPrChange>
          </w:rPr>
          <w:delText xml:space="preserve">[Motion to Reinstate </w:delText>
        </w:r>
        <w:r w:rsidR="008A44BA" w:rsidRPr="00063E34" w:rsidDel="00ED564B">
          <w:rPr>
            <w:noProof/>
            <w:sz w:val="26"/>
            <w:szCs w:val="26"/>
            <w:rPrChange w:id="206" w:author="Morgan Glynn" w:date="2016-09-01T03:50:00Z">
              <w:rPr>
                <w:noProof/>
                <w:sz w:val="26"/>
                <w:szCs w:val="26"/>
                <w:highlight w:val="yellow"/>
              </w:rPr>
            </w:rPrChange>
          </w:rPr>
          <w:delText>Odenbreit Decl. ¶ 6, Exhibit H</w:delText>
        </w:r>
        <w:r w:rsidR="00B93135" w:rsidRPr="00063E34" w:rsidDel="00ED564B">
          <w:rPr>
            <w:noProof/>
            <w:sz w:val="26"/>
            <w:szCs w:val="26"/>
            <w:rPrChange w:id="207" w:author="Morgan Glynn" w:date="2016-09-01T03:50:00Z">
              <w:rPr>
                <w:noProof/>
                <w:sz w:val="26"/>
                <w:szCs w:val="26"/>
                <w:highlight w:val="yellow"/>
              </w:rPr>
            </w:rPrChange>
          </w:rPr>
          <w:delText>]</w:delText>
        </w:r>
      </w:del>
      <w:r w:rsidR="008A44BA" w:rsidRPr="00063E34">
        <w:rPr>
          <w:noProof/>
          <w:sz w:val="26"/>
          <w:szCs w:val="26"/>
          <w:rPrChange w:id="208" w:author="Morgan Glynn" w:date="2016-09-01T03:50:00Z">
            <w:rPr>
              <w:noProof/>
              <w:sz w:val="26"/>
              <w:szCs w:val="26"/>
              <w:highlight w:val="yellow"/>
            </w:rPr>
          </w:rPrChange>
        </w:rPr>
        <w:t>.</w:t>
      </w:r>
      <w:r w:rsidR="008A44BA" w:rsidRPr="00063E34">
        <w:rPr>
          <w:noProof/>
          <w:sz w:val="26"/>
          <w:szCs w:val="26"/>
          <w:rPrChange w:id="209" w:author="Morgan Glynn" w:date="2016-09-01T03:50:00Z">
            <w:rPr>
              <w:noProof/>
              <w:sz w:val="26"/>
              <w:szCs w:val="26"/>
            </w:rPr>
          </w:rPrChange>
        </w:rPr>
        <w:t xml:space="preserve"> </w:t>
      </w:r>
      <w:r w:rsidR="00385910" w:rsidRPr="00063E34">
        <w:rPr>
          <w:noProof/>
          <w:sz w:val="26"/>
          <w:szCs w:val="26"/>
          <w:rPrChange w:id="210" w:author="Morgan Glynn" w:date="2016-09-01T03:50:00Z">
            <w:rPr>
              <w:noProof/>
              <w:sz w:val="26"/>
              <w:szCs w:val="26"/>
            </w:rPr>
          </w:rPrChange>
        </w:rPr>
        <w:t>Petitioners’</w:t>
      </w:r>
      <w:r w:rsidR="008A44BA" w:rsidRPr="00063E34">
        <w:rPr>
          <w:noProof/>
          <w:sz w:val="26"/>
          <w:szCs w:val="26"/>
          <w:rPrChange w:id="211" w:author="Morgan Glynn" w:date="2016-09-01T03:50:00Z">
            <w:rPr>
              <w:noProof/>
              <w:sz w:val="26"/>
              <w:szCs w:val="26"/>
            </w:rPr>
          </w:rPrChange>
        </w:rPr>
        <w:t xml:space="preserve"> </w:t>
      </w:r>
      <w:r w:rsidR="00385910" w:rsidRPr="00063E34">
        <w:rPr>
          <w:noProof/>
          <w:sz w:val="26"/>
          <w:szCs w:val="26"/>
          <w:rPrChange w:id="212" w:author="Morgan Glynn" w:date="2016-09-01T03:50:00Z">
            <w:rPr>
              <w:noProof/>
              <w:sz w:val="26"/>
              <w:szCs w:val="26"/>
            </w:rPr>
          </w:rPrChange>
        </w:rPr>
        <w:t>c</w:t>
      </w:r>
      <w:r w:rsidR="008A44BA" w:rsidRPr="00063E34">
        <w:rPr>
          <w:noProof/>
          <w:sz w:val="26"/>
          <w:szCs w:val="26"/>
          <w:rPrChange w:id="213" w:author="Morgan Glynn" w:date="2016-09-01T03:50:00Z">
            <w:rPr>
              <w:noProof/>
              <w:sz w:val="26"/>
              <w:szCs w:val="26"/>
            </w:rPr>
          </w:rPrChange>
        </w:rPr>
        <w:t xml:space="preserve">ounsel took this action pursuant to their legal and ethical duties owed to </w:t>
      </w:r>
      <w:r w:rsidR="00385910" w:rsidRPr="00063E34">
        <w:rPr>
          <w:noProof/>
          <w:sz w:val="26"/>
          <w:szCs w:val="26"/>
          <w:rPrChange w:id="214" w:author="Morgan Glynn" w:date="2016-09-01T03:50:00Z">
            <w:rPr>
              <w:noProof/>
              <w:sz w:val="26"/>
              <w:szCs w:val="26"/>
            </w:rPr>
          </w:rPrChange>
        </w:rPr>
        <w:t>c</w:t>
      </w:r>
      <w:r w:rsidR="008A44BA" w:rsidRPr="00063E34">
        <w:rPr>
          <w:noProof/>
          <w:sz w:val="26"/>
          <w:szCs w:val="26"/>
          <w:rPrChange w:id="215" w:author="Morgan Glynn" w:date="2016-09-01T03:50:00Z">
            <w:rPr>
              <w:noProof/>
              <w:sz w:val="26"/>
              <w:szCs w:val="26"/>
            </w:rPr>
          </w:rPrChange>
        </w:rPr>
        <w:t xml:space="preserve">lass </w:t>
      </w:r>
      <w:r w:rsidR="00385910" w:rsidRPr="00063E34">
        <w:rPr>
          <w:noProof/>
          <w:sz w:val="26"/>
          <w:szCs w:val="26"/>
          <w:rPrChange w:id="216" w:author="Morgan Glynn" w:date="2016-09-01T03:50:00Z">
            <w:rPr>
              <w:noProof/>
              <w:sz w:val="26"/>
              <w:szCs w:val="26"/>
            </w:rPr>
          </w:rPrChange>
        </w:rPr>
        <w:t>m</w:t>
      </w:r>
      <w:r w:rsidR="008A44BA" w:rsidRPr="00063E34">
        <w:rPr>
          <w:noProof/>
          <w:sz w:val="26"/>
          <w:szCs w:val="26"/>
          <w:rPrChange w:id="217" w:author="Morgan Glynn" w:date="2016-09-01T03:50:00Z">
            <w:rPr>
              <w:noProof/>
              <w:sz w:val="26"/>
              <w:szCs w:val="26"/>
            </w:rPr>
          </w:rPrChange>
        </w:rPr>
        <w:t>embers.</w:t>
      </w:r>
    </w:p>
    <w:p w:rsidR="003A53C2" w:rsidRPr="00063E34" w:rsidRDefault="00C7168F" w:rsidP="007940B2">
      <w:pPr>
        <w:pStyle w:val="ListParagraph"/>
        <w:widowControl w:val="0"/>
        <w:numPr>
          <w:ilvl w:val="0"/>
          <w:numId w:val="40"/>
        </w:numPr>
        <w:spacing w:line="360" w:lineRule="auto"/>
        <w:ind w:left="1440" w:hanging="720"/>
        <w:jc w:val="left"/>
        <w:rPr>
          <w:noProof/>
          <w:sz w:val="26"/>
          <w:szCs w:val="26"/>
          <w:u w:val="single"/>
          <w:rPrChange w:id="218" w:author="Morgan Glynn" w:date="2016-09-01T03:50:00Z">
            <w:rPr>
              <w:noProof/>
              <w:sz w:val="26"/>
              <w:szCs w:val="26"/>
            </w:rPr>
          </w:rPrChange>
        </w:rPr>
        <w:pPrChange w:id="219" w:author="Morgan Glynn" w:date="2016-09-01T01:43:00Z">
          <w:pPr>
            <w:pStyle w:val="ListParagraph"/>
            <w:widowControl w:val="0"/>
            <w:numPr>
              <w:numId w:val="40"/>
            </w:numPr>
            <w:spacing w:line="360" w:lineRule="auto"/>
            <w:ind w:left="1080" w:hanging="720"/>
            <w:jc w:val="left"/>
          </w:pPr>
        </w:pPrChange>
      </w:pPr>
      <w:r w:rsidRPr="00063E34">
        <w:rPr>
          <w:noProof/>
          <w:sz w:val="26"/>
          <w:szCs w:val="26"/>
          <w:u w:val="single"/>
          <w:rPrChange w:id="220" w:author="Morgan Glynn" w:date="2016-09-01T03:50:00Z">
            <w:rPr>
              <w:noProof/>
              <w:sz w:val="26"/>
              <w:szCs w:val="26"/>
              <w:u w:val="single"/>
            </w:rPr>
          </w:rPrChange>
        </w:rPr>
        <w:t>The Real Parties in Interest</w:t>
      </w:r>
      <w:r w:rsidR="003A53C2" w:rsidRPr="00063E34">
        <w:rPr>
          <w:noProof/>
          <w:sz w:val="26"/>
          <w:szCs w:val="26"/>
          <w:u w:val="single"/>
          <w:rPrChange w:id="221" w:author="Morgan Glynn" w:date="2016-09-01T03:50:00Z">
            <w:rPr>
              <w:noProof/>
              <w:sz w:val="26"/>
              <w:szCs w:val="26"/>
              <w:u w:val="single"/>
            </w:rPr>
          </w:rPrChange>
        </w:rPr>
        <w:t xml:space="preserve"> Refus</w:t>
      </w:r>
      <w:r w:rsidRPr="00063E34">
        <w:rPr>
          <w:noProof/>
          <w:sz w:val="26"/>
          <w:szCs w:val="26"/>
          <w:u w:val="single"/>
          <w:rPrChange w:id="222" w:author="Morgan Glynn" w:date="2016-09-01T03:50:00Z">
            <w:rPr>
              <w:noProof/>
              <w:sz w:val="26"/>
              <w:szCs w:val="26"/>
              <w:u w:val="single"/>
            </w:rPr>
          </w:rPrChange>
        </w:rPr>
        <w:t>e</w:t>
      </w:r>
      <w:r w:rsidR="003A53C2" w:rsidRPr="00063E34">
        <w:rPr>
          <w:noProof/>
          <w:sz w:val="26"/>
          <w:szCs w:val="26"/>
          <w:u w:val="single"/>
          <w:rPrChange w:id="223" w:author="Morgan Glynn" w:date="2016-09-01T03:50:00Z">
            <w:rPr>
              <w:noProof/>
              <w:sz w:val="26"/>
              <w:szCs w:val="26"/>
              <w:u w:val="single"/>
            </w:rPr>
          </w:rPrChange>
        </w:rPr>
        <w:t xml:space="preserve"> to Proceed in Arbitration</w:t>
      </w:r>
      <w:r w:rsidR="003A53C2" w:rsidRPr="00063E34">
        <w:rPr>
          <w:noProof/>
          <w:sz w:val="26"/>
          <w:szCs w:val="26"/>
          <w:u w:val="single"/>
          <w:rPrChange w:id="224" w:author="Morgan Glynn" w:date="2016-09-01T03:50:00Z">
            <w:rPr>
              <w:noProof/>
              <w:sz w:val="26"/>
              <w:szCs w:val="26"/>
            </w:rPr>
          </w:rPrChange>
        </w:rPr>
        <w:t xml:space="preserve"> </w:t>
      </w:r>
    </w:p>
    <w:p w:rsidR="007E769F" w:rsidRDefault="00B93135" w:rsidP="006C2526">
      <w:pPr>
        <w:pStyle w:val="Signatureblockline"/>
        <w:tabs>
          <w:tab w:val="clear" w:pos="9360"/>
          <w:tab w:val="left" w:leader="underscore" w:pos="0"/>
        </w:tabs>
        <w:spacing w:line="360" w:lineRule="auto"/>
        <w:ind w:left="0" w:right="86"/>
        <w:contextualSpacing/>
        <w:rPr>
          <w:rFonts w:ascii="Times New Roman" w:hAnsi="Times New Roman"/>
          <w:sz w:val="26"/>
          <w:szCs w:val="26"/>
        </w:rPr>
      </w:pPr>
      <w:r w:rsidRPr="00063E34">
        <w:rPr>
          <w:rFonts w:ascii="Times New Roman" w:hAnsi="Times New Roman"/>
          <w:sz w:val="24"/>
          <w:szCs w:val="24"/>
          <w:rPrChange w:id="225" w:author="Morgan Glynn" w:date="2016-09-01T03:50:00Z">
            <w:rPr>
              <w:rFonts w:ascii="Times New Roman" w:hAnsi="Times New Roman"/>
              <w:sz w:val="24"/>
              <w:szCs w:val="24"/>
            </w:rPr>
          </w:rPrChange>
        </w:rPr>
        <w:tab/>
      </w:r>
      <w:r w:rsidRPr="00063E34">
        <w:rPr>
          <w:rFonts w:ascii="Times New Roman" w:hAnsi="Times New Roman"/>
          <w:sz w:val="26"/>
          <w:szCs w:val="26"/>
          <w:rPrChange w:id="226" w:author="Morgan Glynn" w:date="2016-09-01T03:50:00Z">
            <w:rPr>
              <w:rFonts w:ascii="Times New Roman" w:hAnsi="Times New Roman"/>
              <w:sz w:val="26"/>
              <w:szCs w:val="26"/>
            </w:rPr>
          </w:rPrChange>
        </w:rPr>
        <w:t>On February 16, 2016,</w:t>
      </w:r>
      <w:r w:rsidR="00385910" w:rsidRPr="00063E34">
        <w:rPr>
          <w:rFonts w:ascii="Times New Roman" w:hAnsi="Times New Roman"/>
          <w:sz w:val="26"/>
          <w:szCs w:val="26"/>
          <w:rPrChange w:id="227" w:author="Morgan Glynn" w:date="2016-09-01T03:50:00Z">
            <w:rPr>
              <w:rFonts w:ascii="Times New Roman" w:hAnsi="Times New Roman"/>
              <w:sz w:val="26"/>
              <w:szCs w:val="26"/>
            </w:rPr>
          </w:rPrChange>
        </w:rPr>
        <w:t xml:space="preserve"> </w:t>
      </w:r>
      <w:r w:rsidRPr="00063E34">
        <w:rPr>
          <w:rFonts w:ascii="Times New Roman" w:hAnsi="Times New Roman"/>
          <w:sz w:val="26"/>
          <w:szCs w:val="26"/>
          <w:rPrChange w:id="228" w:author="Morgan Glynn" w:date="2016-09-01T03:50:00Z">
            <w:rPr>
              <w:rFonts w:ascii="Times New Roman" w:hAnsi="Times New Roman"/>
              <w:sz w:val="26"/>
              <w:szCs w:val="26"/>
            </w:rPr>
          </w:rPrChange>
        </w:rPr>
        <w:t xml:space="preserve">counsel </w:t>
      </w:r>
      <w:r w:rsidR="0066449C" w:rsidRPr="00063E34">
        <w:rPr>
          <w:rFonts w:ascii="Times New Roman" w:hAnsi="Times New Roman"/>
          <w:sz w:val="26"/>
          <w:szCs w:val="26"/>
          <w:rPrChange w:id="229" w:author="Morgan Glynn" w:date="2016-09-01T03:50:00Z">
            <w:rPr>
              <w:rFonts w:ascii="Times New Roman" w:hAnsi="Times New Roman"/>
              <w:sz w:val="26"/>
              <w:szCs w:val="26"/>
            </w:rPr>
          </w:rPrChange>
        </w:rPr>
        <w:t xml:space="preserve">for the Real Parties in Interest </w:t>
      </w:r>
      <w:r w:rsidRPr="00063E34">
        <w:rPr>
          <w:rFonts w:ascii="Times New Roman" w:hAnsi="Times New Roman"/>
          <w:sz w:val="26"/>
          <w:szCs w:val="26"/>
          <w:rPrChange w:id="230" w:author="Morgan Glynn" w:date="2016-09-01T03:50:00Z">
            <w:rPr>
              <w:rFonts w:ascii="Times New Roman" w:hAnsi="Times New Roman"/>
              <w:sz w:val="26"/>
              <w:szCs w:val="26"/>
            </w:rPr>
          </w:rPrChange>
        </w:rPr>
        <w:t>mailed a letter to ADR, advising the company not to commence any arbitration proceedings “unless each Claimant pays the required fee or submits the required fee waiver request under penalty of perjury and qualifies</w:t>
      </w:r>
      <w:r w:rsidR="006C2526" w:rsidRPr="00063E34">
        <w:rPr>
          <w:rFonts w:ascii="Times New Roman" w:hAnsi="Times New Roman"/>
          <w:sz w:val="26"/>
          <w:szCs w:val="26"/>
          <w:rPrChange w:id="231" w:author="Morgan Glynn" w:date="2016-09-01T03:50:00Z">
            <w:rPr>
              <w:rFonts w:ascii="Times New Roman" w:hAnsi="Times New Roman"/>
              <w:sz w:val="26"/>
              <w:szCs w:val="26"/>
            </w:rPr>
          </w:rPrChange>
        </w:rPr>
        <w:t xml:space="preserve"> for such fee waiver</w:t>
      </w:r>
      <w:r w:rsidR="003A35D1" w:rsidRPr="00063E34">
        <w:rPr>
          <w:rFonts w:ascii="Times New Roman" w:hAnsi="Times New Roman"/>
          <w:sz w:val="26"/>
          <w:szCs w:val="26"/>
          <w:rPrChange w:id="232" w:author="Morgan Glynn" w:date="2016-09-01T03:50:00Z">
            <w:rPr>
              <w:rFonts w:ascii="Times New Roman" w:hAnsi="Times New Roman"/>
              <w:sz w:val="26"/>
              <w:szCs w:val="26"/>
            </w:rPr>
          </w:rPrChange>
        </w:rPr>
        <w:t xml:space="preserve">.” </w:t>
      </w:r>
      <w:ins w:id="233" w:author="Morgan Glynn" w:date="2016-09-01T03:23:00Z">
        <w:r w:rsidR="00ED564B" w:rsidRPr="00063E34">
          <w:rPr>
            <w:rFonts w:ascii="Times New Roman" w:hAnsi="Times New Roman"/>
            <w:sz w:val="26"/>
            <w:szCs w:val="26"/>
            <w:rPrChange w:id="234" w:author="Morgan Glynn" w:date="2016-09-01T03:50:00Z">
              <w:rPr>
                <w:rFonts w:ascii="Times New Roman" w:hAnsi="Times New Roman"/>
                <w:sz w:val="26"/>
                <w:szCs w:val="26"/>
                <w:highlight w:val="yellow"/>
              </w:rPr>
            </w:rPrChange>
          </w:rPr>
          <w:t>(PA Vol. I 0040-0041)</w:t>
        </w:r>
      </w:ins>
      <w:del w:id="235" w:author="Morgan Glynn" w:date="2016-09-01T03:23:00Z">
        <w:r w:rsidR="003A35D1" w:rsidRPr="00063E34" w:rsidDel="00ED564B">
          <w:rPr>
            <w:rFonts w:ascii="Times New Roman" w:hAnsi="Times New Roman"/>
            <w:sz w:val="26"/>
            <w:szCs w:val="26"/>
            <w:rPrChange w:id="236" w:author="Morgan Glynn" w:date="2016-09-01T03:50:00Z">
              <w:rPr>
                <w:rFonts w:ascii="Times New Roman" w:hAnsi="Times New Roman"/>
                <w:sz w:val="26"/>
                <w:szCs w:val="26"/>
                <w:highlight w:val="yellow"/>
              </w:rPr>
            </w:rPrChange>
          </w:rPr>
          <w:delText xml:space="preserve">[Motion to Reinstate </w:delText>
        </w:r>
        <w:r w:rsidRPr="00063E34" w:rsidDel="00ED564B">
          <w:rPr>
            <w:rFonts w:ascii="Times New Roman" w:hAnsi="Times New Roman"/>
            <w:sz w:val="26"/>
            <w:szCs w:val="26"/>
            <w:rPrChange w:id="237" w:author="Morgan Glynn" w:date="2016-09-01T03:50:00Z">
              <w:rPr>
                <w:rFonts w:ascii="Times New Roman" w:hAnsi="Times New Roman"/>
                <w:sz w:val="26"/>
                <w:szCs w:val="26"/>
                <w:highlight w:val="yellow"/>
              </w:rPr>
            </w:rPrChange>
          </w:rPr>
          <w:delText>Odenbreit Decl. ¶ 8, Exhibit B, Pg. 2</w:delText>
        </w:r>
        <w:r w:rsidR="00D80C49" w:rsidRPr="00063E34" w:rsidDel="00ED564B">
          <w:rPr>
            <w:rFonts w:ascii="Times New Roman" w:hAnsi="Times New Roman"/>
            <w:sz w:val="26"/>
            <w:szCs w:val="26"/>
            <w:rPrChange w:id="238" w:author="Morgan Glynn" w:date="2016-09-01T03:50:00Z">
              <w:rPr>
                <w:rFonts w:ascii="Times New Roman" w:hAnsi="Times New Roman"/>
                <w:sz w:val="26"/>
                <w:szCs w:val="26"/>
                <w:highlight w:val="yellow"/>
              </w:rPr>
            </w:rPrChange>
          </w:rPr>
          <w:delText>]</w:delText>
        </w:r>
      </w:del>
      <w:r w:rsidRPr="00063E34">
        <w:rPr>
          <w:rFonts w:ascii="Times New Roman" w:hAnsi="Times New Roman"/>
          <w:sz w:val="26"/>
          <w:szCs w:val="26"/>
          <w:rPrChange w:id="239" w:author="Morgan Glynn" w:date="2016-09-01T03:50:00Z">
            <w:rPr>
              <w:rFonts w:ascii="Times New Roman" w:hAnsi="Times New Roman"/>
              <w:sz w:val="26"/>
              <w:szCs w:val="26"/>
              <w:highlight w:val="yellow"/>
            </w:rPr>
          </w:rPrChange>
        </w:rPr>
        <w:t>.</w:t>
      </w:r>
      <w:r w:rsidRPr="00063E34">
        <w:rPr>
          <w:rFonts w:ascii="Times New Roman" w:hAnsi="Times New Roman"/>
          <w:sz w:val="26"/>
          <w:szCs w:val="26"/>
          <w:rPrChange w:id="240" w:author="Morgan Glynn" w:date="2016-09-01T03:50:00Z">
            <w:rPr>
              <w:rFonts w:ascii="Times New Roman" w:hAnsi="Times New Roman"/>
              <w:sz w:val="26"/>
              <w:szCs w:val="26"/>
            </w:rPr>
          </w:rPrChange>
        </w:rPr>
        <w:t xml:space="preserve"> </w:t>
      </w:r>
      <w:r w:rsidR="0066449C" w:rsidRPr="00063E34">
        <w:rPr>
          <w:rFonts w:ascii="Times New Roman" w:hAnsi="Times New Roman"/>
          <w:sz w:val="26"/>
          <w:szCs w:val="26"/>
          <w:rPrChange w:id="241" w:author="Morgan Glynn" w:date="2016-09-01T03:50:00Z">
            <w:rPr>
              <w:rFonts w:ascii="Times New Roman" w:hAnsi="Times New Roman"/>
              <w:sz w:val="26"/>
              <w:szCs w:val="26"/>
            </w:rPr>
          </w:rPrChange>
        </w:rPr>
        <w:t xml:space="preserve"> </w:t>
      </w:r>
      <w:r w:rsidRPr="00063E34">
        <w:rPr>
          <w:rFonts w:ascii="Times New Roman" w:hAnsi="Times New Roman"/>
          <w:sz w:val="26"/>
          <w:szCs w:val="26"/>
          <w:rPrChange w:id="242" w:author="Morgan Glynn" w:date="2016-09-01T03:50:00Z">
            <w:rPr>
              <w:rFonts w:ascii="Times New Roman" w:hAnsi="Times New Roman"/>
              <w:sz w:val="26"/>
              <w:szCs w:val="26"/>
            </w:rPr>
          </w:rPrChange>
        </w:rPr>
        <w:t>Again, on February 17, 2016, counsel</w:t>
      </w:r>
      <w:r w:rsidR="0066449C" w:rsidRPr="00063E34">
        <w:rPr>
          <w:rFonts w:ascii="Times New Roman" w:hAnsi="Times New Roman"/>
          <w:sz w:val="26"/>
          <w:szCs w:val="26"/>
          <w:rPrChange w:id="243" w:author="Morgan Glynn" w:date="2016-09-01T03:50:00Z">
            <w:rPr>
              <w:rFonts w:ascii="Times New Roman" w:hAnsi="Times New Roman"/>
              <w:sz w:val="26"/>
              <w:szCs w:val="26"/>
            </w:rPr>
          </w:rPrChange>
        </w:rPr>
        <w:t xml:space="preserve"> for the Real Parties in Interest</w:t>
      </w:r>
      <w:r w:rsidRPr="00063E34">
        <w:rPr>
          <w:rFonts w:ascii="Times New Roman" w:hAnsi="Times New Roman"/>
          <w:sz w:val="26"/>
          <w:szCs w:val="26"/>
          <w:rPrChange w:id="244" w:author="Morgan Glynn" w:date="2016-09-01T03:50:00Z">
            <w:rPr>
              <w:rFonts w:ascii="Times New Roman" w:hAnsi="Times New Roman"/>
              <w:sz w:val="26"/>
              <w:szCs w:val="26"/>
            </w:rPr>
          </w:rPrChange>
        </w:rPr>
        <w:t xml:space="preserve"> requested confirmation that ADR would “not initiate individual arbitration proceedings on behalf of any former class member without obtaining confirmation of that former class member’s informed consent and the former class member’s payment of the $300 initial filing fee or a fee waiver request submitted by each former class member signed under penalty of perjury (and, of course, any such request might be opposed by Defendants and require </w:t>
      </w:r>
      <w:r w:rsidR="00D80C49" w:rsidRPr="00063E34">
        <w:rPr>
          <w:rFonts w:ascii="Times New Roman" w:hAnsi="Times New Roman"/>
          <w:sz w:val="26"/>
          <w:szCs w:val="26"/>
          <w:rPrChange w:id="245" w:author="Morgan Glynn" w:date="2016-09-01T03:50:00Z">
            <w:rPr>
              <w:rFonts w:ascii="Times New Roman" w:hAnsi="Times New Roman"/>
              <w:sz w:val="26"/>
              <w:szCs w:val="26"/>
            </w:rPr>
          </w:rPrChange>
        </w:rPr>
        <w:t>resolution by ADR Services</w:t>
      </w:r>
      <w:del w:id="246" w:author="Morgan Glynn" w:date="2016-09-01T03:23:00Z">
        <w:r w:rsidR="00D80C49" w:rsidRPr="00063E34" w:rsidDel="00ED564B">
          <w:rPr>
            <w:rFonts w:ascii="Times New Roman" w:hAnsi="Times New Roman"/>
            <w:sz w:val="26"/>
            <w:szCs w:val="26"/>
            <w:rPrChange w:id="247" w:author="Morgan Glynn" w:date="2016-09-01T03:50:00Z">
              <w:rPr>
                <w:rFonts w:ascii="Times New Roman" w:hAnsi="Times New Roman"/>
                <w:sz w:val="26"/>
                <w:szCs w:val="26"/>
              </w:rPr>
            </w:rPrChange>
          </w:rPr>
          <w:delText xml:space="preserve">).”  </w:delText>
        </w:r>
      </w:del>
      <w:ins w:id="248" w:author="Morgan Glynn" w:date="2016-09-01T03:23:00Z">
        <w:r w:rsidR="00ED564B" w:rsidRPr="00063E34">
          <w:rPr>
            <w:rFonts w:ascii="Times New Roman" w:hAnsi="Times New Roman"/>
            <w:sz w:val="26"/>
            <w:szCs w:val="26"/>
            <w:rPrChange w:id="249" w:author="Morgan Glynn" w:date="2016-09-01T03:50:00Z">
              <w:rPr>
                <w:rFonts w:ascii="Times New Roman" w:hAnsi="Times New Roman"/>
                <w:sz w:val="26"/>
                <w:szCs w:val="26"/>
              </w:rPr>
            </w:rPrChange>
          </w:rPr>
          <w:t>).”  (PA Vol. I 0054).</w:t>
        </w:r>
      </w:ins>
      <w:del w:id="250" w:author="Morgan Glynn" w:date="2016-09-01T03:24:00Z">
        <w:r w:rsidR="00D80C49" w:rsidRPr="00063E34" w:rsidDel="00ED564B">
          <w:rPr>
            <w:rFonts w:ascii="Times New Roman" w:hAnsi="Times New Roman"/>
            <w:sz w:val="26"/>
            <w:szCs w:val="26"/>
            <w:rPrChange w:id="251" w:author="Morgan Glynn" w:date="2016-09-01T03:50:00Z">
              <w:rPr>
                <w:rFonts w:ascii="Times New Roman" w:hAnsi="Times New Roman"/>
                <w:sz w:val="26"/>
                <w:szCs w:val="26"/>
                <w:highlight w:val="yellow"/>
              </w:rPr>
            </w:rPrChange>
          </w:rPr>
          <w:delText xml:space="preserve">[Motion to Reinstate </w:delText>
        </w:r>
        <w:r w:rsidRPr="00063E34" w:rsidDel="00ED564B">
          <w:rPr>
            <w:rFonts w:ascii="Times New Roman" w:hAnsi="Times New Roman"/>
            <w:sz w:val="26"/>
            <w:szCs w:val="26"/>
            <w:rPrChange w:id="252" w:author="Morgan Glynn" w:date="2016-09-01T03:50:00Z">
              <w:rPr>
                <w:rFonts w:ascii="Times New Roman" w:hAnsi="Times New Roman"/>
                <w:sz w:val="26"/>
                <w:szCs w:val="26"/>
                <w:highlight w:val="yellow"/>
              </w:rPr>
            </w:rPrChange>
          </w:rPr>
          <w:delText>Odenbreit Decl. ¶ 9, Exhibit C, Pg. </w:delText>
        </w:r>
        <w:r w:rsidR="00D80C49" w:rsidRPr="00063E34" w:rsidDel="00ED564B">
          <w:rPr>
            <w:rFonts w:ascii="Times New Roman" w:hAnsi="Times New Roman"/>
            <w:sz w:val="26"/>
            <w:szCs w:val="26"/>
            <w:rPrChange w:id="253" w:author="Morgan Glynn" w:date="2016-09-01T03:50:00Z">
              <w:rPr>
                <w:rFonts w:ascii="Times New Roman" w:hAnsi="Times New Roman"/>
                <w:sz w:val="26"/>
                <w:szCs w:val="26"/>
                <w:highlight w:val="yellow"/>
              </w:rPr>
            </w:rPrChange>
          </w:rPr>
          <w:delText>1]</w:delText>
        </w:r>
        <w:r w:rsidRPr="00063E34" w:rsidDel="00ED564B">
          <w:rPr>
            <w:rFonts w:ascii="Times New Roman" w:hAnsi="Times New Roman"/>
            <w:sz w:val="26"/>
            <w:szCs w:val="26"/>
            <w:rPrChange w:id="254" w:author="Morgan Glynn" w:date="2016-09-01T03:50:00Z">
              <w:rPr>
                <w:rFonts w:ascii="Times New Roman" w:hAnsi="Times New Roman"/>
                <w:sz w:val="26"/>
                <w:szCs w:val="26"/>
                <w:highlight w:val="yellow"/>
              </w:rPr>
            </w:rPrChange>
          </w:rPr>
          <w:delText>.</w:delText>
        </w:r>
      </w:del>
      <w:r w:rsidRPr="00063E34">
        <w:rPr>
          <w:rFonts w:ascii="Times New Roman" w:hAnsi="Times New Roman"/>
          <w:sz w:val="26"/>
          <w:szCs w:val="26"/>
          <w:rPrChange w:id="255" w:author="Morgan Glynn" w:date="2016-09-01T03:50:00Z">
            <w:rPr>
              <w:rFonts w:ascii="Times New Roman" w:hAnsi="Times New Roman"/>
              <w:sz w:val="26"/>
              <w:szCs w:val="26"/>
            </w:rPr>
          </w:rPrChange>
        </w:rPr>
        <w:t xml:space="preserve">  Additionally, </w:t>
      </w:r>
      <w:r w:rsidR="0066449C" w:rsidRPr="00063E34">
        <w:rPr>
          <w:rFonts w:ascii="Times New Roman" w:hAnsi="Times New Roman"/>
          <w:sz w:val="26"/>
          <w:szCs w:val="26"/>
          <w:rPrChange w:id="256" w:author="Morgan Glynn" w:date="2016-09-01T03:50:00Z">
            <w:rPr>
              <w:rFonts w:ascii="Times New Roman" w:hAnsi="Times New Roman"/>
              <w:sz w:val="26"/>
              <w:szCs w:val="26"/>
            </w:rPr>
          </w:rPrChange>
        </w:rPr>
        <w:t xml:space="preserve">the </w:t>
      </w:r>
      <w:r w:rsidR="00C7168F" w:rsidRPr="00063E34">
        <w:rPr>
          <w:rFonts w:ascii="Times New Roman" w:hAnsi="Times New Roman"/>
          <w:sz w:val="26"/>
          <w:szCs w:val="26"/>
          <w:rPrChange w:id="257" w:author="Morgan Glynn" w:date="2016-09-01T03:50:00Z">
            <w:rPr>
              <w:rFonts w:ascii="Times New Roman" w:hAnsi="Times New Roman"/>
              <w:sz w:val="26"/>
              <w:szCs w:val="26"/>
            </w:rPr>
          </w:rPrChange>
        </w:rPr>
        <w:t xml:space="preserve">Real Parties in Interest’s </w:t>
      </w:r>
      <w:r w:rsidRPr="00063E34">
        <w:rPr>
          <w:rFonts w:ascii="Times New Roman" w:hAnsi="Times New Roman"/>
          <w:sz w:val="26"/>
          <w:szCs w:val="26"/>
          <w:rPrChange w:id="258" w:author="Morgan Glynn" w:date="2016-09-01T03:50:00Z">
            <w:rPr>
              <w:rFonts w:ascii="Times New Roman" w:hAnsi="Times New Roman"/>
              <w:sz w:val="26"/>
              <w:szCs w:val="26"/>
            </w:rPr>
          </w:rPrChange>
        </w:rPr>
        <w:t>counsel’s February 17, 2016 email unequivocally stated,</w:t>
      </w:r>
      <w:r w:rsidRPr="003A35D1">
        <w:rPr>
          <w:rFonts w:ascii="Times New Roman" w:hAnsi="Times New Roman"/>
          <w:sz w:val="26"/>
          <w:szCs w:val="26"/>
        </w:rPr>
        <w:t xml:space="preserve"> “Defendants will not pay any fees to ADR Services in this matter unless [ADR Services, Inc. confirmed that the Arbitr</w:t>
      </w:r>
      <w:r w:rsidR="00D80C49">
        <w:rPr>
          <w:rFonts w:ascii="Times New Roman" w:hAnsi="Times New Roman"/>
          <w:sz w:val="26"/>
          <w:szCs w:val="26"/>
        </w:rPr>
        <w:t>a</w:t>
      </w:r>
      <w:r w:rsidRPr="003A35D1">
        <w:rPr>
          <w:rFonts w:ascii="Times New Roman" w:hAnsi="Times New Roman"/>
          <w:sz w:val="26"/>
          <w:szCs w:val="26"/>
        </w:rPr>
        <w:t xml:space="preserve">tion Class Member provided Class Counsel with informed consent to initiate arbitration and also either paid the $300 arbitration initiation fee or submitted a fee waiver request.]” </w:t>
      </w:r>
      <w:ins w:id="259" w:author="Morgan Glynn" w:date="2016-09-01T03:24:00Z">
        <w:r w:rsidR="00ED564B">
          <w:rPr>
            <w:rFonts w:ascii="Times New Roman" w:hAnsi="Times New Roman"/>
            <w:sz w:val="26"/>
            <w:szCs w:val="26"/>
          </w:rPr>
          <w:t>(PA Vol. I 0054).</w:t>
        </w:r>
      </w:ins>
      <w:del w:id="260" w:author="Morgan Glynn" w:date="2016-09-01T03:24:00Z">
        <w:r w:rsidR="00D80C49" w:rsidRPr="00D80C49" w:rsidDel="00ED564B">
          <w:rPr>
            <w:rFonts w:ascii="Times New Roman" w:hAnsi="Times New Roman"/>
            <w:sz w:val="26"/>
            <w:szCs w:val="26"/>
            <w:highlight w:val="yellow"/>
          </w:rPr>
          <w:delText xml:space="preserve">[Motion to Reinstate </w:delText>
        </w:r>
        <w:r w:rsidRPr="00D80C49" w:rsidDel="00ED564B">
          <w:rPr>
            <w:rFonts w:ascii="Times New Roman" w:hAnsi="Times New Roman"/>
            <w:sz w:val="26"/>
            <w:szCs w:val="26"/>
            <w:highlight w:val="yellow"/>
          </w:rPr>
          <w:delText>Odenbreit Decl. ¶ 9</w:delText>
        </w:r>
        <w:r w:rsidR="00D80C49" w:rsidRPr="00D80C49" w:rsidDel="00ED564B">
          <w:rPr>
            <w:rFonts w:ascii="Times New Roman" w:hAnsi="Times New Roman"/>
            <w:sz w:val="26"/>
            <w:szCs w:val="26"/>
            <w:highlight w:val="yellow"/>
          </w:rPr>
          <w:delText>, Exhibit C, Pg. 1]</w:delText>
        </w:r>
        <w:r w:rsidRPr="00D80C49" w:rsidDel="00ED564B">
          <w:rPr>
            <w:rFonts w:ascii="Times New Roman" w:hAnsi="Times New Roman"/>
            <w:sz w:val="26"/>
            <w:szCs w:val="26"/>
            <w:highlight w:val="yellow"/>
          </w:rPr>
          <w:delText>.</w:delText>
        </w:r>
      </w:del>
      <w:ins w:id="261" w:author="Morgan Glynn" w:date="2016-09-01T03:24:00Z">
        <w:r w:rsidR="00ED564B">
          <w:rPr>
            <w:rFonts w:ascii="Times New Roman" w:hAnsi="Times New Roman"/>
            <w:sz w:val="26"/>
            <w:szCs w:val="26"/>
          </w:rPr>
          <w:t xml:space="preserve">  All the while Petitioners were requesting ADR to appoint an arbitrator to resolve these disputes. (PA Vol. I 0031:26-0032:21;</w:t>
        </w:r>
      </w:ins>
      <w:ins w:id="262" w:author="Morgan Glynn" w:date="2016-09-01T03:25:00Z">
        <w:r w:rsidR="00ED564B">
          <w:rPr>
            <w:rFonts w:ascii="Times New Roman" w:hAnsi="Times New Roman"/>
            <w:sz w:val="26"/>
            <w:szCs w:val="26"/>
          </w:rPr>
          <w:t xml:space="preserve"> PA Vol. I 0057-0058).</w:t>
        </w:r>
      </w:ins>
      <w:del w:id="263" w:author="Morgan Glynn" w:date="2016-09-01T03:25:00Z">
        <w:r w:rsidRPr="003A35D1" w:rsidDel="00ED564B">
          <w:rPr>
            <w:rFonts w:ascii="Times New Roman" w:hAnsi="Times New Roman"/>
            <w:sz w:val="26"/>
            <w:szCs w:val="26"/>
          </w:rPr>
          <w:delText xml:space="preserve"> </w:delText>
        </w:r>
      </w:del>
      <w:r w:rsidRPr="003A35D1">
        <w:rPr>
          <w:rFonts w:ascii="Times New Roman" w:hAnsi="Times New Roman"/>
          <w:sz w:val="26"/>
          <w:szCs w:val="26"/>
        </w:rPr>
        <w:t xml:space="preserve"> </w:t>
      </w:r>
    </w:p>
    <w:p w:rsidR="00B93135" w:rsidRPr="007E769F" w:rsidRDefault="007E769F" w:rsidP="00A87FAD">
      <w:pPr>
        <w:pStyle w:val="Signatureblockline"/>
        <w:tabs>
          <w:tab w:val="clear" w:pos="9360"/>
          <w:tab w:val="left" w:leader="underscore" w:pos="0"/>
        </w:tabs>
        <w:spacing w:line="360" w:lineRule="auto"/>
        <w:ind w:left="0" w:right="86"/>
        <w:contextualSpacing/>
        <w:rPr>
          <w:rFonts w:ascii="Times New Roman" w:hAnsi="Times New Roman"/>
          <w:sz w:val="26"/>
          <w:szCs w:val="26"/>
        </w:rPr>
      </w:pPr>
      <w:r>
        <w:rPr>
          <w:rFonts w:ascii="Times New Roman" w:hAnsi="Times New Roman"/>
          <w:sz w:val="26"/>
          <w:szCs w:val="26"/>
        </w:rPr>
        <w:lastRenderedPageBreak/>
        <w:tab/>
      </w:r>
      <w:r w:rsidR="00B93135" w:rsidRPr="007E769F">
        <w:rPr>
          <w:rFonts w:ascii="Times New Roman" w:hAnsi="Times New Roman"/>
          <w:noProof/>
          <w:sz w:val="26"/>
          <w:szCs w:val="26"/>
        </w:rPr>
        <w:t xml:space="preserve">On June 20, 2016, ADR Services, Inc. finally responded to the parties concerning the status of the arbitrations stating it is refusing to initiate the arbitrations without payment of an initiation fee and advising the parties to seek guidance from the </w:t>
      </w:r>
      <w:r w:rsidR="00C7168F">
        <w:rPr>
          <w:rFonts w:ascii="Times New Roman" w:hAnsi="Times New Roman"/>
          <w:noProof/>
          <w:sz w:val="26"/>
          <w:szCs w:val="26"/>
        </w:rPr>
        <w:t xml:space="preserve">Respondent </w:t>
      </w:r>
      <w:r w:rsidR="00B93135" w:rsidRPr="007E769F">
        <w:rPr>
          <w:rFonts w:ascii="Times New Roman" w:hAnsi="Times New Roman"/>
          <w:noProof/>
          <w:sz w:val="26"/>
          <w:szCs w:val="26"/>
        </w:rPr>
        <w:t>Court regarding “the issue of each Claimant’s qualification for waiver of court’s fees and the parties’ responsibility for paymen</w:t>
      </w:r>
      <w:r w:rsidR="006C2526">
        <w:rPr>
          <w:rFonts w:ascii="Times New Roman" w:hAnsi="Times New Roman"/>
          <w:noProof/>
          <w:sz w:val="26"/>
          <w:szCs w:val="26"/>
        </w:rPr>
        <w:t xml:space="preserve">t of the $300.00 filing fee.”  </w:t>
      </w:r>
      <w:ins w:id="264" w:author="Morgan Glynn" w:date="2016-09-01T03:26:00Z">
        <w:r w:rsidR="00F17D23">
          <w:rPr>
            <w:rFonts w:ascii="Times New Roman" w:hAnsi="Times New Roman"/>
            <w:noProof/>
            <w:sz w:val="26"/>
            <w:szCs w:val="26"/>
          </w:rPr>
          <w:t xml:space="preserve">(PA Vol. I 0063-0064). </w:t>
        </w:r>
      </w:ins>
      <w:del w:id="265" w:author="Morgan Glynn" w:date="2016-09-01T03:26:00Z">
        <w:r w:rsidR="006C2526" w:rsidRPr="006C2526" w:rsidDel="00F17D23">
          <w:rPr>
            <w:rFonts w:ascii="Times New Roman" w:hAnsi="Times New Roman"/>
            <w:noProof/>
            <w:sz w:val="26"/>
            <w:szCs w:val="26"/>
            <w:highlight w:val="yellow"/>
          </w:rPr>
          <w:delText>[Motion to Reinstate Odenbreit Decl. ¶ 13, Exhibit F]</w:delText>
        </w:r>
        <w:r w:rsidR="00B93135" w:rsidRPr="006C2526" w:rsidDel="00F17D23">
          <w:rPr>
            <w:rFonts w:ascii="Times New Roman" w:hAnsi="Times New Roman"/>
            <w:noProof/>
            <w:sz w:val="26"/>
            <w:szCs w:val="26"/>
            <w:highlight w:val="yellow"/>
          </w:rPr>
          <w:delText>.</w:delText>
        </w:r>
        <w:r w:rsidR="00B93135" w:rsidRPr="007E769F" w:rsidDel="00F17D23">
          <w:rPr>
            <w:rFonts w:ascii="Times New Roman" w:hAnsi="Times New Roman"/>
            <w:noProof/>
            <w:sz w:val="26"/>
            <w:szCs w:val="26"/>
          </w:rPr>
          <w:delText xml:space="preserve"> </w:delText>
        </w:r>
      </w:del>
      <w:r w:rsidR="00B93135" w:rsidRPr="007E769F">
        <w:rPr>
          <w:rFonts w:ascii="Times New Roman" w:hAnsi="Times New Roman"/>
          <w:noProof/>
          <w:sz w:val="26"/>
          <w:szCs w:val="26"/>
        </w:rPr>
        <w:t xml:space="preserve"> </w:t>
      </w:r>
    </w:p>
    <w:p w:rsidR="00E474C3" w:rsidDel="00D25E3C" w:rsidRDefault="00B93135" w:rsidP="008321C8">
      <w:pPr>
        <w:widowControl w:val="0"/>
        <w:spacing w:line="360" w:lineRule="auto"/>
        <w:jc w:val="left"/>
        <w:rPr>
          <w:del w:id="266" w:author="Morgan Glynn" w:date="2016-09-01T01:19:00Z"/>
          <w:noProof/>
          <w:sz w:val="26"/>
          <w:szCs w:val="26"/>
        </w:rPr>
      </w:pPr>
      <w:r w:rsidRPr="007E769F">
        <w:rPr>
          <w:noProof/>
          <w:sz w:val="26"/>
          <w:szCs w:val="26"/>
        </w:rPr>
        <w:tab/>
        <w:t xml:space="preserve">As a result of </w:t>
      </w:r>
      <w:r w:rsidR="00C7168F">
        <w:rPr>
          <w:noProof/>
          <w:sz w:val="26"/>
          <w:szCs w:val="26"/>
        </w:rPr>
        <w:t>the Real Parties in Interest</w:t>
      </w:r>
      <w:r w:rsidRPr="007E769F">
        <w:rPr>
          <w:noProof/>
          <w:sz w:val="26"/>
          <w:szCs w:val="26"/>
        </w:rPr>
        <w:t>’</w:t>
      </w:r>
      <w:r w:rsidR="00C7168F">
        <w:rPr>
          <w:noProof/>
          <w:sz w:val="26"/>
          <w:szCs w:val="26"/>
        </w:rPr>
        <w:t>s counsel’s</w:t>
      </w:r>
      <w:r w:rsidRPr="007E769F">
        <w:rPr>
          <w:noProof/>
          <w:sz w:val="26"/>
          <w:szCs w:val="26"/>
        </w:rPr>
        <w:t xml:space="preserve"> repeated instructions to ADR not to take an</w:t>
      </w:r>
      <w:r w:rsidR="00C7168F">
        <w:rPr>
          <w:noProof/>
          <w:sz w:val="26"/>
          <w:szCs w:val="26"/>
        </w:rPr>
        <w:t>y actions in furtherance of the</w:t>
      </w:r>
      <w:r w:rsidRPr="007E769F">
        <w:rPr>
          <w:noProof/>
          <w:sz w:val="26"/>
          <w:szCs w:val="26"/>
        </w:rPr>
        <w:t xml:space="preserve"> arbitrations initiated by </w:t>
      </w:r>
      <w:r w:rsidR="00C7168F">
        <w:rPr>
          <w:noProof/>
          <w:sz w:val="26"/>
          <w:szCs w:val="26"/>
        </w:rPr>
        <w:t>the Real Parties in Interest, and the Real Parties in Interest’s</w:t>
      </w:r>
      <w:r w:rsidRPr="007E769F">
        <w:rPr>
          <w:noProof/>
          <w:sz w:val="26"/>
          <w:szCs w:val="26"/>
        </w:rPr>
        <w:t xml:space="preserve"> refusal to pay ADR’s $300.00</w:t>
      </w:r>
      <w:r w:rsidRPr="003A35D1">
        <w:rPr>
          <w:noProof/>
          <w:sz w:val="26"/>
          <w:szCs w:val="26"/>
        </w:rPr>
        <w:t xml:space="preserve"> arbitration initiation fee for </w:t>
      </w:r>
      <w:r w:rsidR="006C2526">
        <w:rPr>
          <w:noProof/>
          <w:sz w:val="26"/>
          <w:szCs w:val="26"/>
        </w:rPr>
        <w:t xml:space="preserve">individuals compelled to arbitration </w:t>
      </w:r>
      <w:r w:rsidRPr="003A35D1">
        <w:rPr>
          <w:noProof/>
          <w:sz w:val="26"/>
          <w:szCs w:val="26"/>
        </w:rPr>
        <w:t xml:space="preserve">resulting in ADR’s refusal to initiate arbitrations or to appoint an arbitrator to resolve the dispute between the parties concerning the required arbitration initiation fees, these </w:t>
      </w:r>
      <w:r w:rsidR="00C7168F">
        <w:rPr>
          <w:noProof/>
          <w:sz w:val="26"/>
          <w:szCs w:val="26"/>
        </w:rPr>
        <w:t xml:space="preserve">arbitration </w:t>
      </w:r>
      <w:r w:rsidRPr="003A35D1">
        <w:rPr>
          <w:noProof/>
          <w:sz w:val="26"/>
          <w:szCs w:val="26"/>
        </w:rPr>
        <w:t>class members are now left without a forum in</w:t>
      </w:r>
      <w:r w:rsidR="006C2526">
        <w:rPr>
          <w:noProof/>
          <w:sz w:val="26"/>
          <w:szCs w:val="26"/>
        </w:rPr>
        <w:t xml:space="preserve"> which to litigate their claims</w:t>
      </w:r>
      <w:r w:rsidRPr="00B93135">
        <w:rPr>
          <w:noProof/>
          <w:sz w:val="26"/>
          <w:szCs w:val="26"/>
        </w:rPr>
        <w:t xml:space="preserve">.   </w:t>
      </w:r>
    </w:p>
    <w:p w:rsidR="00452CCC" w:rsidDel="0090388D" w:rsidRDefault="00452CCC" w:rsidP="008321C8">
      <w:pPr>
        <w:widowControl w:val="0"/>
        <w:spacing w:line="360" w:lineRule="auto"/>
        <w:jc w:val="left"/>
        <w:rPr>
          <w:del w:id="267" w:author="Morgan Glynn" w:date="2016-09-01T01:17:00Z"/>
          <w:noProof/>
          <w:sz w:val="26"/>
          <w:szCs w:val="26"/>
        </w:rPr>
      </w:pPr>
      <w:del w:id="268" w:author="Morgan Glynn" w:date="2016-09-01T01:17:00Z">
        <w:r w:rsidDel="0090388D">
          <w:rPr>
            <w:noProof/>
            <w:sz w:val="26"/>
            <w:szCs w:val="26"/>
          </w:rPr>
          <w:delText>/ / /</w:delText>
        </w:r>
      </w:del>
    </w:p>
    <w:p w:rsidR="00452CCC" w:rsidRPr="00E474C3" w:rsidRDefault="00452CCC" w:rsidP="008321C8">
      <w:pPr>
        <w:widowControl w:val="0"/>
        <w:spacing w:line="360" w:lineRule="auto"/>
        <w:jc w:val="left"/>
        <w:rPr>
          <w:noProof/>
          <w:sz w:val="26"/>
          <w:szCs w:val="26"/>
        </w:rPr>
      </w:pPr>
      <w:del w:id="269" w:author="Morgan Glynn" w:date="2016-09-01T01:17:00Z">
        <w:r w:rsidDel="0090388D">
          <w:rPr>
            <w:noProof/>
            <w:sz w:val="26"/>
            <w:szCs w:val="26"/>
          </w:rPr>
          <w:delText>/ / /</w:delText>
        </w:r>
      </w:del>
    </w:p>
    <w:p w:rsidR="003A53C2" w:rsidRPr="008A44BA" w:rsidRDefault="00C7168F" w:rsidP="007940B2">
      <w:pPr>
        <w:pStyle w:val="ListParagraph"/>
        <w:widowControl w:val="0"/>
        <w:numPr>
          <w:ilvl w:val="0"/>
          <w:numId w:val="40"/>
        </w:numPr>
        <w:spacing w:line="360" w:lineRule="auto"/>
        <w:ind w:left="1440" w:hanging="720"/>
        <w:jc w:val="left"/>
        <w:rPr>
          <w:noProof/>
          <w:sz w:val="26"/>
          <w:szCs w:val="26"/>
          <w:u w:val="single"/>
        </w:rPr>
        <w:pPrChange w:id="270" w:author="Morgan Glynn" w:date="2016-09-01T01:43:00Z">
          <w:pPr>
            <w:pStyle w:val="ListParagraph"/>
            <w:widowControl w:val="0"/>
            <w:numPr>
              <w:numId w:val="40"/>
            </w:numPr>
            <w:spacing w:line="360" w:lineRule="auto"/>
            <w:ind w:left="1080" w:hanging="720"/>
            <w:jc w:val="left"/>
          </w:pPr>
        </w:pPrChange>
      </w:pPr>
      <w:r>
        <w:rPr>
          <w:noProof/>
          <w:sz w:val="26"/>
          <w:szCs w:val="26"/>
          <w:u w:val="single"/>
        </w:rPr>
        <w:t>The Real Parties in Interest</w:t>
      </w:r>
      <w:r w:rsidR="00BF5152" w:rsidRPr="008A44BA">
        <w:rPr>
          <w:noProof/>
          <w:sz w:val="26"/>
          <w:szCs w:val="26"/>
          <w:u w:val="single"/>
        </w:rPr>
        <w:t xml:space="preserve"> Move</w:t>
      </w:r>
      <w:r w:rsidR="003A53C2" w:rsidRPr="008A44BA">
        <w:rPr>
          <w:noProof/>
          <w:sz w:val="26"/>
          <w:szCs w:val="26"/>
          <w:u w:val="single"/>
        </w:rPr>
        <w:t xml:space="preserve"> to Disqualify Mahoney Law Group, APC</w:t>
      </w:r>
    </w:p>
    <w:p w:rsidR="00E474C3" w:rsidRPr="00E474C3" w:rsidRDefault="00FF0940" w:rsidP="008321C8">
      <w:pPr>
        <w:widowControl w:val="0"/>
        <w:spacing w:line="360" w:lineRule="auto"/>
        <w:ind w:firstLine="720"/>
        <w:jc w:val="left"/>
        <w:rPr>
          <w:noProof/>
          <w:sz w:val="26"/>
          <w:szCs w:val="26"/>
        </w:rPr>
      </w:pPr>
      <w:r>
        <w:rPr>
          <w:noProof/>
          <w:sz w:val="26"/>
          <w:szCs w:val="26"/>
        </w:rPr>
        <w:t xml:space="preserve">On July 15, 2016, </w:t>
      </w:r>
      <w:r w:rsidR="00C7168F">
        <w:rPr>
          <w:noProof/>
          <w:sz w:val="26"/>
          <w:szCs w:val="26"/>
        </w:rPr>
        <w:t>the Real Parties in Interest</w:t>
      </w:r>
      <w:r>
        <w:rPr>
          <w:noProof/>
          <w:sz w:val="26"/>
          <w:szCs w:val="26"/>
        </w:rPr>
        <w:t xml:space="preserve"> moved </w:t>
      </w:r>
      <w:r w:rsidR="00A87FAD">
        <w:rPr>
          <w:noProof/>
          <w:sz w:val="26"/>
          <w:szCs w:val="26"/>
        </w:rPr>
        <w:t xml:space="preserve">the </w:t>
      </w:r>
      <w:r w:rsidR="00C7168F">
        <w:rPr>
          <w:noProof/>
          <w:sz w:val="26"/>
          <w:szCs w:val="26"/>
        </w:rPr>
        <w:t xml:space="preserve">Respondent </w:t>
      </w:r>
      <w:r w:rsidR="00A87FAD">
        <w:rPr>
          <w:noProof/>
          <w:sz w:val="26"/>
          <w:szCs w:val="26"/>
        </w:rPr>
        <w:t>Court for an order</w:t>
      </w:r>
      <w:r>
        <w:rPr>
          <w:noProof/>
          <w:sz w:val="26"/>
          <w:szCs w:val="26"/>
        </w:rPr>
        <w:t xml:space="preserve"> disqualify</w:t>
      </w:r>
      <w:r w:rsidR="00A87FAD">
        <w:rPr>
          <w:noProof/>
          <w:sz w:val="26"/>
          <w:szCs w:val="26"/>
        </w:rPr>
        <w:t>ing</w:t>
      </w:r>
      <w:r>
        <w:rPr>
          <w:noProof/>
          <w:sz w:val="26"/>
          <w:szCs w:val="26"/>
        </w:rPr>
        <w:t xml:space="preserve"> Mahoney Law Group, APC (“MLG”), and all of its attorneys, from representing P</w:t>
      </w:r>
      <w:r w:rsidR="00C7168F">
        <w:rPr>
          <w:noProof/>
          <w:sz w:val="26"/>
          <w:szCs w:val="26"/>
        </w:rPr>
        <w:t>etitioner</w:t>
      </w:r>
      <w:r>
        <w:rPr>
          <w:noProof/>
          <w:sz w:val="26"/>
          <w:szCs w:val="26"/>
        </w:rPr>
        <w:t>s and the class members, on</w:t>
      </w:r>
      <w:r w:rsidR="00C7168F">
        <w:rPr>
          <w:noProof/>
          <w:sz w:val="26"/>
          <w:szCs w:val="26"/>
        </w:rPr>
        <w:t xml:space="preserve"> the basis of MLG’s initiation o</w:t>
      </w:r>
      <w:r>
        <w:rPr>
          <w:noProof/>
          <w:sz w:val="26"/>
          <w:szCs w:val="26"/>
        </w:rPr>
        <w:t xml:space="preserve">f arbitration proceedings on behalf of </w:t>
      </w:r>
      <w:r w:rsidR="00C7168F">
        <w:rPr>
          <w:noProof/>
          <w:sz w:val="26"/>
          <w:szCs w:val="26"/>
        </w:rPr>
        <w:t>arbitration</w:t>
      </w:r>
      <w:r>
        <w:rPr>
          <w:noProof/>
          <w:sz w:val="26"/>
          <w:szCs w:val="26"/>
        </w:rPr>
        <w:t xml:space="preserve"> class members</w:t>
      </w:r>
      <w:r w:rsidRPr="00F17D23">
        <w:rPr>
          <w:noProof/>
          <w:sz w:val="26"/>
          <w:szCs w:val="26"/>
          <w:rPrChange w:id="271" w:author="Morgan Glynn" w:date="2016-09-01T03:27:00Z">
            <w:rPr>
              <w:noProof/>
              <w:sz w:val="26"/>
              <w:szCs w:val="26"/>
            </w:rPr>
          </w:rPrChange>
        </w:rPr>
        <w:t xml:space="preserve">. </w:t>
      </w:r>
      <w:ins w:id="272" w:author="Morgan Glynn" w:date="2016-09-01T03:27:00Z">
        <w:r w:rsidR="00F17D23" w:rsidRPr="00F17D23">
          <w:rPr>
            <w:noProof/>
            <w:sz w:val="26"/>
            <w:szCs w:val="26"/>
            <w:rPrChange w:id="273" w:author="Morgan Glynn" w:date="2016-09-01T03:27:00Z">
              <w:rPr>
                <w:noProof/>
                <w:sz w:val="26"/>
                <w:szCs w:val="26"/>
              </w:rPr>
            </w:rPrChange>
          </w:rPr>
          <w:t>(</w:t>
        </w:r>
      </w:ins>
      <w:del w:id="274" w:author="Morgan Glynn" w:date="2016-09-01T03:27:00Z">
        <w:r w:rsidRPr="00F17D23" w:rsidDel="00F17D23">
          <w:rPr>
            <w:noProof/>
            <w:sz w:val="26"/>
            <w:szCs w:val="26"/>
            <w:rPrChange w:id="275" w:author="Morgan Glynn" w:date="2016-09-01T03:27:00Z">
              <w:rPr>
                <w:noProof/>
                <w:sz w:val="26"/>
                <w:szCs w:val="26"/>
                <w:highlight w:val="yellow"/>
              </w:rPr>
            </w:rPrChange>
          </w:rPr>
          <w:delText>[Citation]</w:delText>
        </w:r>
      </w:del>
      <w:ins w:id="276" w:author="Morgan Glynn" w:date="2016-09-01T03:27:00Z">
        <w:r w:rsidR="00F17D23" w:rsidRPr="00F17D23">
          <w:rPr>
            <w:noProof/>
            <w:sz w:val="26"/>
            <w:szCs w:val="26"/>
            <w:rPrChange w:id="277" w:author="Morgan Glynn" w:date="2016-09-01T03:27:00Z">
              <w:rPr>
                <w:noProof/>
                <w:sz w:val="26"/>
                <w:szCs w:val="26"/>
                <w:highlight w:val="yellow"/>
              </w:rPr>
            </w:rPrChange>
          </w:rPr>
          <w:t>PA Vol. IV 0455-0483)</w:t>
        </w:r>
      </w:ins>
      <w:r w:rsidRPr="00F17D23">
        <w:rPr>
          <w:noProof/>
          <w:sz w:val="26"/>
          <w:szCs w:val="26"/>
          <w:rPrChange w:id="278" w:author="Morgan Glynn" w:date="2016-09-01T03:27:00Z">
            <w:rPr>
              <w:noProof/>
              <w:sz w:val="26"/>
              <w:szCs w:val="26"/>
              <w:highlight w:val="yellow"/>
            </w:rPr>
          </w:rPrChange>
        </w:rPr>
        <w:t>.</w:t>
      </w:r>
      <w:r>
        <w:rPr>
          <w:noProof/>
          <w:sz w:val="26"/>
          <w:szCs w:val="26"/>
        </w:rPr>
        <w:t xml:space="preserve">  </w:t>
      </w:r>
    </w:p>
    <w:p w:rsidR="00BF5152" w:rsidRPr="008A44BA" w:rsidRDefault="00BF5152" w:rsidP="007940B2">
      <w:pPr>
        <w:pStyle w:val="ListParagraph"/>
        <w:widowControl w:val="0"/>
        <w:numPr>
          <w:ilvl w:val="0"/>
          <w:numId w:val="40"/>
        </w:numPr>
        <w:spacing w:line="360" w:lineRule="auto"/>
        <w:ind w:left="1440" w:hanging="720"/>
        <w:jc w:val="left"/>
        <w:rPr>
          <w:noProof/>
          <w:sz w:val="26"/>
          <w:szCs w:val="26"/>
          <w:u w:val="single"/>
        </w:rPr>
        <w:pPrChange w:id="279" w:author="Morgan Glynn" w:date="2016-09-01T01:43:00Z">
          <w:pPr>
            <w:pStyle w:val="ListParagraph"/>
            <w:widowControl w:val="0"/>
            <w:numPr>
              <w:numId w:val="40"/>
            </w:numPr>
            <w:spacing w:line="360" w:lineRule="auto"/>
            <w:ind w:left="1080" w:hanging="720"/>
            <w:jc w:val="left"/>
          </w:pPr>
        </w:pPrChange>
      </w:pPr>
      <w:r w:rsidRPr="008A44BA">
        <w:rPr>
          <w:noProof/>
          <w:sz w:val="26"/>
          <w:szCs w:val="26"/>
          <w:u w:val="single"/>
        </w:rPr>
        <w:t>P</w:t>
      </w:r>
      <w:r w:rsidR="00C7168F">
        <w:rPr>
          <w:noProof/>
          <w:sz w:val="26"/>
          <w:szCs w:val="26"/>
          <w:u w:val="single"/>
        </w:rPr>
        <w:t>etitioner</w:t>
      </w:r>
      <w:r w:rsidRPr="008A44BA">
        <w:rPr>
          <w:noProof/>
          <w:sz w:val="26"/>
          <w:szCs w:val="26"/>
          <w:u w:val="single"/>
        </w:rPr>
        <w:t xml:space="preserve">s and Arbitration Class Members Move to Require </w:t>
      </w:r>
      <w:r w:rsidR="00C7168F">
        <w:rPr>
          <w:noProof/>
          <w:sz w:val="26"/>
          <w:szCs w:val="26"/>
          <w:u w:val="single"/>
        </w:rPr>
        <w:t>the Real Parties in Interest</w:t>
      </w:r>
      <w:r w:rsidRPr="008A44BA">
        <w:rPr>
          <w:noProof/>
          <w:sz w:val="26"/>
          <w:szCs w:val="26"/>
          <w:u w:val="single"/>
        </w:rPr>
        <w:t xml:space="preserve"> to Elect to Pay Arbitration Initiation Fees or Reinstate Individuals Compelled to Arbitration As Class Members </w:t>
      </w:r>
    </w:p>
    <w:p w:rsidR="00E474C3" w:rsidRPr="00E474C3" w:rsidRDefault="00C7168F" w:rsidP="00A87FAD">
      <w:pPr>
        <w:pStyle w:val="ListParagraph"/>
        <w:spacing w:line="360" w:lineRule="auto"/>
        <w:ind w:left="0" w:firstLine="720"/>
        <w:jc w:val="left"/>
        <w:rPr>
          <w:noProof/>
          <w:sz w:val="26"/>
          <w:szCs w:val="26"/>
        </w:rPr>
      </w:pPr>
      <w:r>
        <w:rPr>
          <w:noProof/>
          <w:sz w:val="26"/>
          <w:szCs w:val="26"/>
        </w:rPr>
        <w:t>Also on August 15, 2016, Petitioners</w:t>
      </w:r>
      <w:r w:rsidR="00FF0940">
        <w:rPr>
          <w:noProof/>
          <w:sz w:val="26"/>
          <w:szCs w:val="26"/>
        </w:rPr>
        <w:t xml:space="preserve"> and Arbitration Class Members moved </w:t>
      </w:r>
      <w:r w:rsidR="00A87FAD">
        <w:rPr>
          <w:noProof/>
          <w:sz w:val="26"/>
          <w:szCs w:val="26"/>
        </w:rPr>
        <w:t xml:space="preserve">the </w:t>
      </w:r>
      <w:r>
        <w:rPr>
          <w:noProof/>
          <w:sz w:val="26"/>
          <w:szCs w:val="26"/>
        </w:rPr>
        <w:t xml:space="preserve">Respondent </w:t>
      </w:r>
      <w:r w:rsidR="00A87FAD">
        <w:rPr>
          <w:noProof/>
          <w:sz w:val="26"/>
          <w:szCs w:val="26"/>
        </w:rPr>
        <w:t xml:space="preserve">Court for an order requiring </w:t>
      </w:r>
      <w:r>
        <w:rPr>
          <w:noProof/>
          <w:sz w:val="26"/>
          <w:szCs w:val="26"/>
        </w:rPr>
        <w:t xml:space="preserve">the Real Parties in </w:t>
      </w:r>
      <w:r>
        <w:rPr>
          <w:noProof/>
          <w:sz w:val="26"/>
          <w:szCs w:val="26"/>
        </w:rPr>
        <w:lastRenderedPageBreak/>
        <w:t>Interest</w:t>
      </w:r>
      <w:r w:rsidR="00A87FAD">
        <w:rPr>
          <w:noProof/>
          <w:sz w:val="26"/>
          <w:szCs w:val="26"/>
        </w:rPr>
        <w:t xml:space="preserve"> to either elect to pay ADR’s arbitrat</w:t>
      </w:r>
      <w:r>
        <w:rPr>
          <w:noProof/>
          <w:sz w:val="26"/>
          <w:szCs w:val="26"/>
        </w:rPr>
        <w:t>ion initiation fees or waive their</w:t>
      </w:r>
      <w:r w:rsidR="00A87FAD">
        <w:rPr>
          <w:noProof/>
          <w:sz w:val="26"/>
          <w:szCs w:val="26"/>
        </w:rPr>
        <w:t xml:space="preserve"> right to arbitrate and reinstate the class members compelled to arbitration</w:t>
      </w:r>
      <w:r>
        <w:rPr>
          <w:noProof/>
          <w:sz w:val="26"/>
          <w:szCs w:val="26"/>
        </w:rPr>
        <w:t xml:space="preserve"> as members of the </w:t>
      </w:r>
      <w:r w:rsidRPr="00F17D23">
        <w:rPr>
          <w:noProof/>
          <w:sz w:val="26"/>
          <w:szCs w:val="26"/>
          <w:rPrChange w:id="280" w:author="Morgan Glynn" w:date="2016-09-01T03:28:00Z">
            <w:rPr>
              <w:noProof/>
              <w:sz w:val="26"/>
              <w:szCs w:val="26"/>
            </w:rPr>
          </w:rPrChange>
        </w:rPr>
        <w:t>putative class</w:t>
      </w:r>
      <w:r w:rsidR="00A87FAD" w:rsidRPr="00F17D23">
        <w:rPr>
          <w:noProof/>
          <w:sz w:val="26"/>
          <w:szCs w:val="26"/>
          <w:rPrChange w:id="281" w:author="Morgan Glynn" w:date="2016-09-01T03:28:00Z">
            <w:rPr>
              <w:noProof/>
              <w:sz w:val="26"/>
              <w:szCs w:val="26"/>
            </w:rPr>
          </w:rPrChange>
        </w:rPr>
        <w:t xml:space="preserve">. </w:t>
      </w:r>
      <w:del w:id="282" w:author="Morgan Glynn" w:date="2016-09-01T03:27:00Z">
        <w:r w:rsidR="00A87FAD" w:rsidRPr="00F17D23" w:rsidDel="00F17D23">
          <w:rPr>
            <w:noProof/>
            <w:sz w:val="26"/>
            <w:szCs w:val="26"/>
            <w:rPrChange w:id="283" w:author="Morgan Glynn" w:date="2016-09-01T03:28:00Z">
              <w:rPr>
                <w:noProof/>
                <w:sz w:val="26"/>
                <w:szCs w:val="26"/>
                <w:highlight w:val="yellow"/>
              </w:rPr>
            </w:rPrChange>
          </w:rPr>
          <w:delText>[Citation]</w:delText>
        </w:r>
      </w:del>
      <w:ins w:id="284" w:author="Morgan Glynn" w:date="2016-09-01T03:27:00Z">
        <w:r w:rsidR="00F17D23" w:rsidRPr="00F17D23">
          <w:rPr>
            <w:noProof/>
            <w:sz w:val="26"/>
            <w:szCs w:val="26"/>
            <w:rPrChange w:id="285" w:author="Morgan Glynn" w:date="2016-09-01T03:28:00Z">
              <w:rPr>
                <w:noProof/>
                <w:sz w:val="26"/>
                <w:szCs w:val="26"/>
                <w:highlight w:val="yellow"/>
              </w:rPr>
            </w:rPrChange>
          </w:rPr>
          <w:t>(PA Vol. I 0013-0028)</w:t>
        </w:r>
      </w:ins>
      <w:r w:rsidR="00A87FAD" w:rsidRPr="00F17D23">
        <w:rPr>
          <w:noProof/>
          <w:sz w:val="26"/>
          <w:szCs w:val="26"/>
          <w:rPrChange w:id="286" w:author="Morgan Glynn" w:date="2016-09-01T03:28:00Z">
            <w:rPr>
              <w:noProof/>
              <w:sz w:val="26"/>
              <w:szCs w:val="26"/>
              <w:highlight w:val="yellow"/>
            </w:rPr>
          </w:rPrChange>
        </w:rPr>
        <w:t>.</w:t>
      </w:r>
      <w:r w:rsidR="00A87FAD" w:rsidRPr="00F17D23">
        <w:rPr>
          <w:noProof/>
          <w:sz w:val="26"/>
          <w:szCs w:val="26"/>
          <w:rPrChange w:id="287" w:author="Morgan Glynn" w:date="2016-09-01T03:28:00Z">
            <w:rPr>
              <w:noProof/>
              <w:sz w:val="26"/>
              <w:szCs w:val="26"/>
            </w:rPr>
          </w:rPrChange>
        </w:rPr>
        <w:t xml:space="preserve">  </w:t>
      </w:r>
      <w:r w:rsidRPr="00F17D23">
        <w:rPr>
          <w:noProof/>
          <w:sz w:val="26"/>
          <w:szCs w:val="26"/>
          <w:rPrChange w:id="288" w:author="Morgan Glynn" w:date="2016-09-01T03:28:00Z">
            <w:rPr>
              <w:noProof/>
              <w:sz w:val="26"/>
              <w:szCs w:val="26"/>
            </w:rPr>
          </w:rPrChange>
        </w:rPr>
        <w:t>Petitioners</w:t>
      </w:r>
      <w:r w:rsidR="00A87FAD" w:rsidRPr="00F17D23">
        <w:rPr>
          <w:noProof/>
          <w:sz w:val="26"/>
          <w:szCs w:val="26"/>
          <w:rPrChange w:id="289" w:author="Morgan Glynn" w:date="2016-09-01T03:28:00Z">
            <w:rPr>
              <w:noProof/>
              <w:sz w:val="26"/>
              <w:szCs w:val="26"/>
            </w:rPr>
          </w:rPrChange>
        </w:rPr>
        <w:t>’ motion was made on the basis that Defendants compelled approximately 828 Class Member to arbitration after the matter was certified as a class action</w:t>
      </w:r>
      <w:r w:rsidR="008321C8" w:rsidRPr="00F17D23">
        <w:rPr>
          <w:noProof/>
          <w:sz w:val="26"/>
          <w:szCs w:val="26"/>
          <w:rPrChange w:id="290" w:author="Morgan Glynn" w:date="2016-09-01T03:28:00Z">
            <w:rPr>
              <w:noProof/>
              <w:sz w:val="26"/>
              <w:szCs w:val="26"/>
            </w:rPr>
          </w:rPrChange>
        </w:rPr>
        <w:t>,</w:t>
      </w:r>
      <w:r w:rsidR="00A87FAD" w:rsidRPr="00F17D23">
        <w:rPr>
          <w:noProof/>
          <w:sz w:val="26"/>
          <w:szCs w:val="26"/>
          <w:rPrChange w:id="291" w:author="Morgan Glynn" w:date="2016-09-01T03:28:00Z">
            <w:rPr>
              <w:noProof/>
              <w:sz w:val="26"/>
              <w:szCs w:val="26"/>
            </w:rPr>
          </w:rPrChange>
        </w:rPr>
        <w:t xml:space="preserve"> and have since refused to pay the arbitration fees required by ADR and repeatedly instructed ADR not to take any action in furtherance of the litigation, effectively denying these individuals from a forum in which to litigate their claims. </w:t>
      </w:r>
      <w:ins w:id="292" w:author="Morgan Glynn" w:date="2016-09-01T03:27:00Z">
        <w:r w:rsidR="00F17D23" w:rsidRPr="00F17D23">
          <w:rPr>
            <w:noProof/>
            <w:sz w:val="26"/>
            <w:szCs w:val="26"/>
            <w:rPrChange w:id="293" w:author="Morgan Glynn" w:date="2016-09-01T03:28:00Z">
              <w:rPr>
                <w:noProof/>
                <w:sz w:val="26"/>
                <w:szCs w:val="26"/>
                <w:highlight w:val="yellow"/>
              </w:rPr>
            </w:rPrChange>
          </w:rPr>
          <w:t>(PA Vol. I 0014).</w:t>
        </w:r>
        <w:r w:rsidR="00F17D23" w:rsidRPr="00A87FAD">
          <w:rPr>
            <w:noProof/>
            <w:sz w:val="26"/>
            <w:szCs w:val="26"/>
          </w:rPr>
          <w:t xml:space="preserve">  </w:t>
        </w:r>
      </w:ins>
      <w:del w:id="294" w:author="Morgan Glynn" w:date="2016-09-01T03:27:00Z">
        <w:r w:rsidR="00A87FAD" w:rsidRPr="00A87FAD" w:rsidDel="00F17D23">
          <w:rPr>
            <w:noProof/>
            <w:sz w:val="26"/>
            <w:szCs w:val="26"/>
            <w:highlight w:val="yellow"/>
          </w:rPr>
          <w:delText>[Citation].</w:delText>
        </w:r>
        <w:r w:rsidR="00A87FAD" w:rsidRPr="00A87FAD" w:rsidDel="00F17D23">
          <w:rPr>
            <w:noProof/>
            <w:sz w:val="26"/>
            <w:szCs w:val="26"/>
          </w:rPr>
          <w:delText xml:space="preserve">  </w:delText>
        </w:r>
      </w:del>
    </w:p>
    <w:p w:rsidR="00BF5152" w:rsidRDefault="00C7168F" w:rsidP="007940B2">
      <w:pPr>
        <w:pStyle w:val="ListParagraph"/>
        <w:widowControl w:val="0"/>
        <w:numPr>
          <w:ilvl w:val="0"/>
          <w:numId w:val="40"/>
        </w:numPr>
        <w:spacing w:line="360" w:lineRule="auto"/>
        <w:ind w:left="1440" w:hanging="720"/>
        <w:jc w:val="left"/>
        <w:rPr>
          <w:noProof/>
          <w:sz w:val="26"/>
          <w:szCs w:val="26"/>
          <w:u w:val="single"/>
        </w:rPr>
        <w:pPrChange w:id="295" w:author="Morgan Glynn" w:date="2016-09-01T01:43:00Z">
          <w:pPr>
            <w:pStyle w:val="ListParagraph"/>
            <w:widowControl w:val="0"/>
            <w:numPr>
              <w:numId w:val="40"/>
            </w:numPr>
            <w:spacing w:line="360" w:lineRule="auto"/>
            <w:ind w:left="1080" w:hanging="720"/>
            <w:jc w:val="left"/>
          </w:pPr>
        </w:pPrChange>
      </w:pPr>
      <w:r>
        <w:rPr>
          <w:noProof/>
          <w:sz w:val="26"/>
          <w:szCs w:val="26"/>
          <w:u w:val="single"/>
        </w:rPr>
        <w:t xml:space="preserve">The Respondent </w:t>
      </w:r>
      <w:r w:rsidR="00BF5152" w:rsidRPr="008A44BA">
        <w:rPr>
          <w:noProof/>
          <w:sz w:val="26"/>
          <w:szCs w:val="26"/>
          <w:u w:val="single"/>
        </w:rPr>
        <w:t>Court Orders Mahoney Law Group, APC to Disclose Identities of Clients Represented in Arbitration</w:t>
      </w:r>
    </w:p>
    <w:p w:rsidR="00D26409" w:rsidDel="0090388D" w:rsidRDefault="00397EF3" w:rsidP="004D2FF7">
      <w:pPr>
        <w:widowControl w:val="0"/>
        <w:spacing w:line="360" w:lineRule="auto"/>
        <w:ind w:firstLine="720"/>
        <w:jc w:val="left"/>
        <w:rPr>
          <w:del w:id="296" w:author="Morgan Glynn" w:date="2016-09-01T01:17:00Z"/>
          <w:noProof/>
          <w:sz w:val="26"/>
          <w:szCs w:val="26"/>
        </w:rPr>
      </w:pPr>
      <w:r w:rsidRPr="00397EF3">
        <w:rPr>
          <w:noProof/>
          <w:sz w:val="26"/>
          <w:szCs w:val="26"/>
        </w:rPr>
        <w:t xml:space="preserve">On August </w:t>
      </w:r>
      <w:r>
        <w:rPr>
          <w:noProof/>
          <w:sz w:val="26"/>
          <w:szCs w:val="26"/>
        </w:rPr>
        <w:t xml:space="preserve">11, 2016, </w:t>
      </w:r>
      <w:r w:rsidR="004D2FF7" w:rsidRPr="004D2FF7">
        <w:rPr>
          <w:noProof/>
          <w:sz w:val="26"/>
          <w:szCs w:val="26"/>
        </w:rPr>
        <w:t xml:space="preserve">the </w:t>
      </w:r>
      <w:r w:rsidR="008321C8">
        <w:rPr>
          <w:noProof/>
          <w:sz w:val="26"/>
          <w:szCs w:val="26"/>
        </w:rPr>
        <w:t xml:space="preserve">Respondent </w:t>
      </w:r>
      <w:r w:rsidR="004D2FF7" w:rsidRPr="004D2FF7">
        <w:rPr>
          <w:noProof/>
          <w:sz w:val="26"/>
          <w:szCs w:val="26"/>
        </w:rPr>
        <w:t xml:space="preserve">Court determined, “Defendants are entitled, under these circumstances, to demand that counsel identify which </w:t>
      </w:r>
      <w:r w:rsidR="004D2FF7" w:rsidRPr="00F17D23">
        <w:rPr>
          <w:noProof/>
          <w:sz w:val="26"/>
          <w:szCs w:val="26"/>
          <w:rPrChange w:id="297" w:author="Morgan Glynn" w:date="2016-09-01T03:28:00Z">
            <w:rPr>
              <w:noProof/>
              <w:sz w:val="26"/>
              <w:szCs w:val="26"/>
            </w:rPr>
          </w:rPrChange>
        </w:rPr>
        <w:t xml:space="preserve">of the hundreds of arbitrations at issue were filed for an actual client.” </w:t>
      </w:r>
      <w:r w:rsidRPr="00F17D23">
        <w:rPr>
          <w:noProof/>
          <w:sz w:val="26"/>
          <w:szCs w:val="26"/>
          <w:rPrChange w:id="298" w:author="Morgan Glynn" w:date="2016-09-01T03:28:00Z">
            <w:rPr>
              <w:noProof/>
              <w:sz w:val="26"/>
              <w:szCs w:val="26"/>
            </w:rPr>
          </w:rPrChange>
        </w:rPr>
        <w:t xml:space="preserve"> </w:t>
      </w:r>
      <w:ins w:id="299" w:author="Morgan Glynn" w:date="2016-09-01T03:28:00Z">
        <w:r w:rsidR="00F17D23" w:rsidRPr="00F17D23">
          <w:rPr>
            <w:noProof/>
            <w:sz w:val="26"/>
            <w:szCs w:val="26"/>
            <w:rPrChange w:id="300" w:author="Morgan Glynn" w:date="2016-09-01T03:28:00Z">
              <w:rPr>
                <w:noProof/>
                <w:sz w:val="26"/>
                <w:szCs w:val="26"/>
                <w:highlight w:val="yellow"/>
              </w:rPr>
            </w:rPrChange>
          </w:rPr>
          <w:t>(PA Vol. VI 1093).</w:t>
        </w:r>
        <w:r w:rsidR="00F17D23" w:rsidRPr="00A87FAD">
          <w:rPr>
            <w:noProof/>
            <w:sz w:val="26"/>
            <w:szCs w:val="26"/>
          </w:rPr>
          <w:t xml:space="preserve">  </w:t>
        </w:r>
      </w:ins>
      <w:del w:id="301" w:author="Morgan Glynn" w:date="2016-09-01T03:28:00Z">
        <w:r w:rsidR="008321C8" w:rsidRPr="00A87FAD" w:rsidDel="00F17D23">
          <w:rPr>
            <w:noProof/>
            <w:sz w:val="26"/>
            <w:szCs w:val="26"/>
            <w:highlight w:val="yellow"/>
          </w:rPr>
          <w:delText>[Citation].</w:delText>
        </w:r>
        <w:r w:rsidR="008321C8" w:rsidRPr="00A87FAD" w:rsidDel="00F17D23">
          <w:rPr>
            <w:noProof/>
            <w:sz w:val="26"/>
            <w:szCs w:val="26"/>
          </w:rPr>
          <w:delText xml:space="preserve">  </w:delText>
        </w:r>
      </w:del>
    </w:p>
    <w:p w:rsidR="00452CCC" w:rsidRPr="00397EF3" w:rsidRDefault="00452CCC" w:rsidP="00D25E3C">
      <w:pPr>
        <w:widowControl w:val="0"/>
        <w:spacing w:line="360" w:lineRule="auto"/>
        <w:ind w:firstLine="720"/>
        <w:jc w:val="left"/>
        <w:rPr>
          <w:noProof/>
          <w:sz w:val="26"/>
          <w:szCs w:val="26"/>
        </w:rPr>
        <w:pPrChange w:id="302" w:author="Morgan Glynn" w:date="2016-09-01T01:19:00Z">
          <w:pPr>
            <w:widowControl w:val="0"/>
            <w:spacing w:line="360" w:lineRule="auto"/>
            <w:jc w:val="left"/>
          </w:pPr>
        </w:pPrChange>
      </w:pPr>
      <w:del w:id="303" w:author="Morgan Glynn" w:date="2016-09-01T01:17:00Z">
        <w:r w:rsidDel="0090388D">
          <w:rPr>
            <w:noProof/>
            <w:sz w:val="26"/>
            <w:szCs w:val="26"/>
          </w:rPr>
          <w:delText>/ / /</w:delText>
        </w:r>
      </w:del>
    </w:p>
    <w:p w:rsidR="00BF5152" w:rsidRPr="008A44BA" w:rsidRDefault="00BF5152" w:rsidP="007940B2">
      <w:pPr>
        <w:pStyle w:val="ListParagraph"/>
        <w:widowControl w:val="0"/>
        <w:numPr>
          <w:ilvl w:val="0"/>
          <w:numId w:val="40"/>
        </w:numPr>
        <w:spacing w:line="360" w:lineRule="auto"/>
        <w:ind w:left="1440" w:hanging="720"/>
        <w:jc w:val="left"/>
        <w:rPr>
          <w:noProof/>
          <w:sz w:val="26"/>
          <w:szCs w:val="26"/>
          <w:u w:val="single"/>
        </w:rPr>
        <w:pPrChange w:id="304" w:author="Morgan Glynn" w:date="2016-09-01T01:43:00Z">
          <w:pPr>
            <w:pStyle w:val="ListParagraph"/>
            <w:widowControl w:val="0"/>
            <w:numPr>
              <w:numId w:val="40"/>
            </w:numPr>
            <w:spacing w:line="360" w:lineRule="auto"/>
            <w:ind w:left="1080" w:hanging="720"/>
            <w:jc w:val="left"/>
          </w:pPr>
        </w:pPrChange>
      </w:pPr>
      <w:r w:rsidRPr="008A44BA">
        <w:rPr>
          <w:noProof/>
          <w:sz w:val="26"/>
          <w:szCs w:val="26"/>
          <w:u w:val="single"/>
        </w:rPr>
        <w:t>Mahoney Law Group, APC Discloses Identities of Clients Represented in Arbitration</w:t>
      </w:r>
    </w:p>
    <w:p w:rsidR="008A44BA" w:rsidRPr="008A44BA" w:rsidRDefault="004D2FF7" w:rsidP="004D2FF7">
      <w:pPr>
        <w:widowControl w:val="0"/>
        <w:spacing w:line="360" w:lineRule="auto"/>
        <w:ind w:firstLine="720"/>
        <w:jc w:val="left"/>
        <w:rPr>
          <w:noProof/>
          <w:sz w:val="26"/>
          <w:szCs w:val="26"/>
        </w:rPr>
      </w:pPr>
      <w:r>
        <w:rPr>
          <w:noProof/>
          <w:sz w:val="26"/>
          <w:szCs w:val="26"/>
        </w:rPr>
        <w:t>Following the</w:t>
      </w:r>
      <w:r w:rsidR="008321C8">
        <w:rPr>
          <w:noProof/>
          <w:sz w:val="26"/>
          <w:szCs w:val="26"/>
        </w:rPr>
        <w:t xml:space="preserve"> Respondent</w:t>
      </w:r>
      <w:r>
        <w:rPr>
          <w:noProof/>
          <w:sz w:val="26"/>
          <w:szCs w:val="26"/>
        </w:rPr>
        <w:t xml:space="preserve"> Court’s August 11, 2016 Order, </w:t>
      </w:r>
      <w:r w:rsidR="008321C8">
        <w:rPr>
          <w:noProof/>
          <w:sz w:val="26"/>
          <w:szCs w:val="26"/>
        </w:rPr>
        <w:t>the Real Parties in Interest</w:t>
      </w:r>
      <w:r w:rsidRPr="004D2FF7">
        <w:rPr>
          <w:noProof/>
          <w:sz w:val="26"/>
          <w:szCs w:val="26"/>
        </w:rPr>
        <w:t xml:space="preserve"> requested </w:t>
      </w:r>
      <w:r w:rsidR="008321C8">
        <w:rPr>
          <w:noProof/>
          <w:sz w:val="26"/>
          <w:szCs w:val="26"/>
        </w:rPr>
        <w:t>Petitioner</w:t>
      </w:r>
      <w:r w:rsidRPr="004D2FF7">
        <w:rPr>
          <w:noProof/>
          <w:sz w:val="26"/>
          <w:szCs w:val="26"/>
        </w:rPr>
        <w:t>s to “please identify by name the former class members on whose behalf you have been retained to initiate an arbitration proceeding” and to “[p]lease also confirm that you have not been retained to represent any other former class members, including those on whose behalf you have withdrawn the initiation</w:t>
      </w:r>
      <w:r>
        <w:rPr>
          <w:noProof/>
          <w:sz w:val="26"/>
          <w:szCs w:val="26"/>
        </w:rPr>
        <w:t xml:space="preserve"> of arbitration proceedings.”  </w:t>
      </w:r>
      <w:ins w:id="305" w:author="Morgan Glynn" w:date="2016-09-01T03:28:00Z">
        <w:r w:rsidR="00F17D23">
          <w:rPr>
            <w:noProof/>
            <w:sz w:val="26"/>
            <w:szCs w:val="26"/>
          </w:rPr>
          <w:t xml:space="preserve">(PA Vol. VII 1209). </w:t>
        </w:r>
      </w:ins>
      <w:del w:id="306" w:author="Morgan Glynn" w:date="2016-09-01T03:28:00Z">
        <w:r w:rsidDel="00F17D23">
          <w:rPr>
            <w:noProof/>
            <w:sz w:val="26"/>
            <w:szCs w:val="26"/>
            <w:highlight w:val="yellow"/>
          </w:rPr>
          <w:delText>[Ex P</w:delText>
        </w:r>
        <w:r w:rsidRPr="004D2FF7" w:rsidDel="00F17D23">
          <w:rPr>
            <w:noProof/>
            <w:sz w:val="26"/>
            <w:szCs w:val="26"/>
            <w:highlight w:val="yellow"/>
          </w:rPr>
          <w:delText>arte Glynn Decl. ¶ 4, Exhibit B].</w:delText>
        </w:r>
        <w:r w:rsidRPr="004D2FF7" w:rsidDel="00F17D23">
          <w:rPr>
            <w:noProof/>
            <w:sz w:val="26"/>
            <w:szCs w:val="26"/>
          </w:rPr>
          <w:delText xml:space="preserve"> </w:delText>
        </w:r>
      </w:del>
      <w:r w:rsidRPr="004D2FF7">
        <w:rPr>
          <w:noProof/>
          <w:sz w:val="26"/>
          <w:szCs w:val="26"/>
        </w:rPr>
        <w:t xml:space="preserve"> On August 19, 2016, P</w:t>
      </w:r>
      <w:r w:rsidR="008321C8">
        <w:rPr>
          <w:noProof/>
          <w:sz w:val="26"/>
          <w:szCs w:val="26"/>
        </w:rPr>
        <w:t>etitioners</w:t>
      </w:r>
      <w:r w:rsidRPr="004D2FF7">
        <w:rPr>
          <w:noProof/>
          <w:sz w:val="26"/>
          <w:szCs w:val="26"/>
        </w:rPr>
        <w:t xml:space="preserve"> </w:t>
      </w:r>
      <w:r w:rsidR="008321C8">
        <w:rPr>
          <w:noProof/>
          <w:sz w:val="26"/>
          <w:szCs w:val="26"/>
        </w:rPr>
        <w:t>provided the Real Parties in Interest with</w:t>
      </w:r>
      <w:r w:rsidRPr="004D2FF7">
        <w:rPr>
          <w:noProof/>
          <w:sz w:val="26"/>
          <w:szCs w:val="26"/>
        </w:rPr>
        <w:t xml:space="preserve"> the names of fifty-one (51) individuals whose claims will be proceeding in arbitration and who are represented by Mahoney Law </w:t>
      </w:r>
      <w:r w:rsidRPr="00F17D23">
        <w:rPr>
          <w:noProof/>
          <w:sz w:val="26"/>
          <w:szCs w:val="26"/>
          <w:rPrChange w:id="307" w:author="Morgan Glynn" w:date="2016-09-01T03:29:00Z">
            <w:rPr>
              <w:noProof/>
              <w:sz w:val="26"/>
              <w:szCs w:val="26"/>
            </w:rPr>
          </w:rPrChange>
        </w:rPr>
        <w:t xml:space="preserve">Group, APC, pursuant to the </w:t>
      </w:r>
      <w:r w:rsidR="008321C8" w:rsidRPr="00F17D23">
        <w:rPr>
          <w:noProof/>
          <w:sz w:val="26"/>
          <w:szCs w:val="26"/>
          <w:rPrChange w:id="308" w:author="Morgan Glynn" w:date="2016-09-01T03:29:00Z">
            <w:rPr>
              <w:noProof/>
              <w:sz w:val="26"/>
              <w:szCs w:val="26"/>
            </w:rPr>
          </w:rPrChange>
        </w:rPr>
        <w:t xml:space="preserve">Respondent </w:t>
      </w:r>
      <w:r w:rsidRPr="00F17D23">
        <w:rPr>
          <w:noProof/>
          <w:sz w:val="26"/>
          <w:szCs w:val="26"/>
          <w:rPrChange w:id="309" w:author="Morgan Glynn" w:date="2016-09-01T03:29:00Z">
            <w:rPr>
              <w:noProof/>
              <w:sz w:val="26"/>
              <w:szCs w:val="26"/>
            </w:rPr>
          </w:rPrChange>
        </w:rPr>
        <w:t>Court’s August 11, 2016 Minute Order</w:t>
      </w:r>
      <w:r w:rsidRPr="00F17D23">
        <w:rPr>
          <w:noProof/>
          <w:sz w:val="26"/>
          <w:szCs w:val="26"/>
          <w:rPrChange w:id="310" w:author="Morgan Glynn" w:date="2016-09-01T03:29:00Z">
            <w:rPr>
              <w:noProof/>
              <w:sz w:val="26"/>
              <w:szCs w:val="26"/>
              <w:highlight w:val="yellow"/>
            </w:rPr>
          </w:rPrChange>
        </w:rPr>
        <w:t xml:space="preserve">.  </w:t>
      </w:r>
      <w:ins w:id="311" w:author="Morgan Glynn" w:date="2016-09-01T03:29:00Z">
        <w:r w:rsidR="00F17D23" w:rsidRPr="00F17D23">
          <w:rPr>
            <w:noProof/>
            <w:sz w:val="26"/>
            <w:szCs w:val="26"/>
            <w:rPrChange w:id="312" w:author="Morgan Glynn" w:date="2016-09-01T03:29:00Z">
              <w:rPr>
                <w:noProof/>
                <w:sz w:val="26"/>
                <w:szCs w:val="26"/>
              </w:rPr>
            </w:rPrChange>
          </w:rPr>
          <w:t>(PA</w:t>
        </w:r>
        <w:r w:rsidR="00F17D23">
          <w:rPr>
            <w:noProof/>
            <w:sz w:val="26"/>
            <w:szCs w:val="26"/>
          </w:rPr>
          <w:t xml:space="preserve"> Vol. VII 1211-1212). </w:t>
        </w:r>
        <w:r w:rsidR="00F17D23" w:rsidRPr="004D2FF7">
          <w:rPr>
            <w:noProof/>
            <w:sz w:val="26"/>
            <w:szCs w:val="26"/>
          </w:rPr>
          <w:t xml:space="preserve"> </w:t>
        </w:r>
      </w:ins>
      <w:del w:id="313" w:author="Morgan Glynn" w:date="2016-09-01T03:29:00Z">
        <w:r w:rsidRPr="004D2FF7" w:rsidDel="00F17D23">
          <w:rPr>
            <w:noProof/>
            <w:sz w:val="26"/>
            <w:szCs w:val="26"/>
            <w:highlight w:val="yellow"/>
          </w:rPr>
          <w:delText>[Ex Parte Glynn Decl. ¶ 5, Exhibit C].</w:delText>
        </w:r>
        <w:r w:rsidRPr="004D2FF7" w:rsidDel="00F17D23">
          <w:rPr>
            <w:noProof/>
            <w:sz w:val="26"/>
            <w:szCs w:val="26"/>
          </w:rPr>
          <w:delText xml:space="preserve">  </w:delText>
        </w:r>
      </w:del>
      <w:r w:rsidRPr="004D2FF7">
        <w:rPr>
          <w:noProof/>
          <w:sz w:val="26"/>
          <w:szCs w:val="26"/>
        </w:rPr>
        <w:t>On August 23, 2016, P</w:t>
      </w:r>
      <w:r w:rsidR="008321C8">
        <w:rPr>
          <w:noProof/>
          <w:sz w:val="26"/>
          <w:szCs w:val="26"/>
        </w:rPr>
        <w:t>etitioners</w:t>
      </w:r>
      <w:r w:rsidRPr="004D2FF7">
        <w:rPr>
          <w:noProof/>
          <w:sz w:val="26"/>
          <w:szCs w:val="26"/>
        </w:rPr>
        <w:t xml:space="preserve"> </w:t>
      </w:r>
      <w:r w:rsidR="008321C8">
        <w:rPr>
          <w:noProof/>
          <w:sz w:val="26"/>
          <w:szCs w:val="26"/>
        </w:rPr>
        <w:t>provided the Real Parties in Interest with</w:t>
      </w:r>
      <w:r w:rsidRPr="004D2FF7">
        <w:rPr>
          <w:noProof/>
          <w:sz w:val="26"/>
          <w:szCs w:val="26"/>
        </w:rPr>
        <w:t xml:space="preserve"> the names of an additional </w:t>
      </w:r>
      <w:r w:rsidRPr="004D2FF7">
        <w:rPr>
          <w:noProof/>
          <w:sz w:val="26"/>
          <w:szCs w:val="26"/>
        </w:rPr>
        <w:lastRenderedPageBreak/>
        <w:t xml:space="preserve">fourteen (14) individuals whose claims will be proceeding in arbitration and who are represented by Mahoney Law Group, APC.  </w:t>
      </w:r>
      <w:ins w:id="314" w:author="Morgan Glynn" w:date="2016-09-01T03:29:00Z">
        <w:r w:rsidR="00F17D23" w:rsidRPr="0034052E">
          <w:rPr>
            <w:noProof/>
            <w:sz w:val="26"/>
            <w:szCs w:val="26"/>
          </w:rPr>
          <w:t>(PA</w:t>
        </w:r>
        <w:r w:rsidR="00F17D23">
          <w:rPr>
            <w:noProof/>
            <w:sz w:val="26"/>
            <w:szCs w:val="26"/>
          </w:rPr>
          <w:t xml:space="preserve"> Vol. VII 12</w:t>
        </w:r>
      </w:ins>
      <w:ins w:id="315" w:author="Morgan Glynn" w:date="2016-09-01T03:30:00Z">
        <w:r w:rsidR="00F17D23">
          <w:rPr>
            <w:noProof/>
            <w:sz w:val="26"/>
            <w:szCs w:val="26"/>
          </w:rPr>
          <w:t>23</w:t>
        </w:r>
      </w:ins>
      <w:ins w:id="316" w:author="Morgan Glynn" w:date="2016-09-01T03:29:00Z">
        <w:r w:rsidR="00F17D23">
          <w:rPr>
            <w:noProof/>
            <w:sz w:val="26"/>
            <w:szCs w:val="26"/>
          </w:rPr>
          <w:t>).</w:t>
        </w:r>
      </w:ins>
      <w:del w:id="317" w:author="Morgan Glynn" w:date="2016-09-01T03:29:00Z">
        <w:r w:rsidRPr="004D2FF7" w:rsidDel="00F17D23">
          <w:rPr>
            <w:noProof/>
            <w:sz w:val="26"/>
            <w:szCs w:val="26"/>
            <w:highlight w:val="yellow"/>
          </w:rPr>
          <w:delText>[Ex Parte Glynn Decl. ¶ 8, Exhibit F]</w:delText>
        </w:r>
      </w:del>
      <w:del w:id="318" w:author="Morgan Glynn" w:date="2016-09-01T03:30:00Z">
        <w:r w:rsidRPr="004D2FF7" w:rsidDel="00F17D23">
          <w:rPr>
            <w:noProof/>
            <w:sz w:val="26"/>
            <w:szCs w:val="26"/>
            <w:highlight w:val="yellow"/>
          </w:rPr>
          <w:delText>.</w:delText>
        </w:r>
      </w:del>
      <w:r w:rsidRPr="004D2FF7">
        <w:rPr>
          <w:noProof/>
          <w:sz w:val="26"/>
          <w:szCs w:val="26"/>
        </w:rPr>
        <w:t xml:space="preserve">  </w:t>
      </w:r>
    </w:p>
    <w:p w:rsidR="00E474C3" w:rsidRPr="008A44BA" w:rsidRDefault="00BF5152" w:rsidP="007940B2">
      <w:pPr>
        <w:pStyle w:val="ListParagraph"/>
        <w:widowControl w:val="0"/>
        <w:numPr>
          <w:ilvl w:val="0"/>
          <w:numId w:val="40"/>
        </w:numPr>
        <w:spacing w:line="360" w:lineRule="auto"/>
        <w:ind w:left="1440" w:hanging="720"/>
        <w:jc w:val="left"/>
        <w:rPr>
          <w:noProof/>
          <w:sz w:val="26"/>
          <w:szCs w:val="26"/>
          <w:u w:val="single"/>
        </w:rPr>
        <w:pPrChange w:id="319" w:author="Morgan Glynn" w:date="2016-09-01T01:43:00Z">
          <w:pPr>
            <w:pStyle w:val="ListParagraph"/>
            <w:widowControl w:val="0"/>
            <w:numPr>
              <w:numId w:val="40"/>
            </w:numPr>
            <w:spacing w:line="360" w:lineRule="auto"/>
            <w:ind w:left="1080" w:hanging="720"/>
            <w:jc w:val="left"/>
          </w:pPr>
        </w:pPrChange>
      </w:pPr>
      <w:r w:rsidRPr="008A44BA">
        <w:rPr>
          <w:noProof/>
          <w:sz w:val="26"/>
          <w:szCs w:val="26"/>
          <w:u w:val="single"/>
        </w:rPr>
        <w:t>Defenda</w:t>
      </w:r>
      <w:r w:rsidR="00E474C3" w:rsidRPr="008A44BA">
        <w:rPr>
          <w:noProof/>
          <w:sz w:val="26"/>
          <w:szCs w:val="26"/>
          <w:u w:val="single"/>
        </w:rPr>
        <w:t xml:space="preserve">nts Move Ex Parte for an Order Compelling Mahoney Law Group to Disclose the Identities of Former Class Members Not Now Represented by Class Counsel </w:t>
      </w:r>
    </w:p>
    <w:p w:rsidR="008A44BA" w:rsidRPr="008A44BA" w:rsidRDefault="004D2FF7" w:rsidP="008321C8">
      <w:pPr>
        <w:widowControl w:val="0"/>
        <w:spacing w:line="360" w:lineRule="auto"/>
        <w:ind w:firstLine="720"/>
        <w:jc w:val="left"/>
        <w:rPr>
          <w:noProof/>
          <w:sz w:val="26"/>
          <w:szCs w:val="26"/>
        </w:rPr>
      </w:pPr>
      <w:r>
        <w:rPr>
          <w:noProof/>
          <w:sz w:val="26"/>
          <w:szCs w:val="26"/>
        </w:rPr>
        <w:t xml:space="preserve">On August 26, 2016, </w:t>
      </w:r>
      <w:r w:rsidR="008321C8">
        <w:rPr>
          <w:noProof/>
          <w:sz w:val="26"/>
          <w:szCs w:val="26"/>
        </w:rPr>
        <w:t>the Real Parties in Interest</w:t>
      </w:r>
      <w:r>
        <w:rPr>
          <w:noProof/>
          <w:sz w:val="26"/>
          <w:szCs w:val="26"/>
        </w:rPr>
        <w:t xml:space="preserve"> filed an Ex Parte Application seeking an order (1) </w:t>
      </w:r>
      <w:r w:rsidRPr="004D2FF7">
        <w:rPr>
          <w:noProof/>
          <w:sz w:val="26"/>
          <w:szCs w:val="26"/>
        </w:rPr>
        <w:t xml:space="preserve">Compelling Disclosure of Former Class Members Who Were Represented by Class Counsel at the Time Arbitration was Initiated, </w:t>
      </w:r>
      <w:r>
        <w:rPr>
          <w:noProof/>
          <w:sz w:val="26"/>
          <w:szCs w:val="26"/>
        </w:rPr>
        <w:t xml:space="preserve">and </w:t>
      </w:r>
      <w:r w:rsidRPr="004D2FF7">
        <w:rPr>
          <w:noProof/>
          <w:sz w:val="26"/>
          <w:szCs w:val="26"/>
        </w:rPr>
        <w:t>(2) Compelling Disclosure of Former Class Members Not Now Represented by Counsel</w:t>
      </w:r>
      <w:r>
        <w:rPr>
          <w:noProof/>
          <w:sz w:val="26"/>
          <w:szCs w:val="26"/>
        </w:rPr>
        <w:t xml:space="preserve">. </w:t>
      </w:r>
      <w:r w:rsidR="00D750B6">
        <w:rPr>
          <w:noProof/>
          <w:sz w:val="26"/>
          <w:szCs w:val="26"/>
        </w:rPr>
        <w:t xml:space="preserve"> </w:t>
      </w:r>
      <w:ins w:id="320" w:author="Morgan Glynn" w:date="2016-09-01T03:30:00Z">
        <w:r w:rsidR="00F17D23" w:rsidRPr="0034052E">
          <w:rPr>
            <w:noProof/>
            <w:sz w:val="26"/>
            <w:szCs w:val="26"/>
          </w:rPr>
          <w:t>(PA</w:t>
        </w:r>
        <w:r w:rsidR="00F17D23">
          <w:rPr>
            <w:noProof/>
            <w:sz w:val="26"/>
            <w:szCs w:val="26"/>
          </w:rPr>
          <w:t xml:space="preserve"> Vol. VI 1105-1119). </w:t>
        </w:r>
        <w:r w:rsidR="00F17D23" w:rsidRPr="004D2FF7">
          <w:rPr>
            <w:noProof/>
            <w:sz w:val="26"/>
            <w:szCs w:val="26"/>
          </w:rPr>
          <w:t xml:space="preserve"> </w:t>
        </w:r>
      </w:ins>
      <w:del w:id="321" w:author="Morgan Glynn" w:date="2016-09-01T03:30:00Z">
        <w:r w:rsidR="00D750B6" w:rsidRPr="00A87FAD" w:rsidDel="00F17D23">
          <w:rPr>
            <w:noProof/>
            <w:sz w:val="26"/>
            <w:szCs w:val="26"/>
            <w:highlight w:val="yellow"/>
          </w:rPr>
          <w:delText>[Citation].</w:delText>
        </w:r>
      </w:del>
      <w:r w:rsidR="00D750B6" w:rsidRPr="00A87FAD">
        <w:rPr>
          <w:noProof/>
          <w:sz w:val="26"/>
          <w:szCs w:val="26"/>
        </w:rPr>
        <w:t xml:space="preserve">  </w:t>
      </w:r>
      <w:r w:rsidR="008321C8">
        <w:rPr>
          <w:noProof/>
          <w:sz w:val="26"/>
          <w:szCs w:val="26"/>
        </w:rPr>
        <w:t>Petitioner</w:t>
      </w:r>
      <w:r>
        <w:rPr>
          <w:noProof/>
          <w:sz w:val="26"/>
          <w:szCs w:val="26"/>
        </w:rPr>
        <w:t xml:space="preserve">s opposed </w:t>
      </w:r>
      <w:r w:rsidR="008321C8">
        <w:rPr>
          <w:noProof/>
          <w:sz w:val="26"/>
          <w:szCs w:val="26"/>
        </w:rPr>
        <w:t xml:space="preserve">this </w:t>
      </w:r>
      <w:r>
        <w:rPr>
          <w:noProof/>
          <w:sz w:val="26"/>
          <w:szCs w:val="26"/>
        </w:rPr>
        <w:t xml:space="preserve">Ex Parte Application on the grounds that the individuals compelled to arbitration </w:t>
      </w:r>
      <w:r w:rsidRPr="004D2FF7">
        <w:rPr>
          <w:noProof/>
          <w:sz w:val="26"/>
          <w:szCs w:val="26"/>
        </w:rPr>
        <w:t xml:space="preserve">may believe that they are represented by </w:t>
      </w:r>
      <w:r w:rsidR="008321C8">
        <w:rPr>
          <w:noProof/>
          <w:sz w:val="26"/>
          <w:szCs w:val="26"/>
        </w:rPr>
        <w:t>class</w:t>
      </w:r>
      <w:r w:rsidRPr="004D2FF7">
        <w:rPr>
          <w:noProof/>
          <w:sz w:val="26"/>
          <w:szCs w:val="26"/>
        </w:rPr>
        <w:t xml:space="preserve"> counsel for purposes of claims set forth in this action as a result of the</w:t>
      </w:r>
      <w:r w:rsidR="008321C8">
        <w:rPr>
          <w:noProof/>
          <w:sz w:val="26"/>
          <w:szCs w:val="26"/>
        </w:rPr>
        <w:t xml:space="preserve"> Respondent Court’s</w:t>
      </w:r>
      <w:r w:rsidRPr="004D2FF7">
        <w:rPr>
          <w:noProof/>
          <w:sz w:val="26"/>
          <w:szCs w:val="26"/>
        </w:rPr>
        <w:t xml:space="preserve"> class certification order and subsequent </w:t>
      </w:r>
      <w:r w:rsidR="008321C8">
        <w:rPr>
          <w:noProof/>
          <w:sz w:val="26"/>
          <w:szCs w:val="26"/>
        </w:rPr>
        <w:t xml:space="preserve">notice of class certification and </w:t>
      </w:r>
      <w:r w:rsidRPr="00F17D23">
        <w:rPr>
          <w:noProof/>
          <w:sz w:val="26"/>
          <w:szCs w:val="26"/>
          <w:rPrChange w:id="322" w:author="Morgan Glynn" w:date="2016-09-01T03:31:00Z">
            <w:rPr>
              <w:noProof/>
              <w:sz w:val="26"/>
              <w:szCs w:val="26"/>
            </w:rPr>
          </w:rPrChange>
        </w:rPr>
        <w:t>privileged communications with counsel</w:t>
      </w:r>
      <w:r w:rsidR="008321C8" w:rsidRPr="00F17D23">
        <w:rPr>
          <w:noProof/>
          <w:sz w:val="26"/>
          <w:szCs w:val="26"/>
          <w:rPrChange w:id="323" w:author="Morgan Glynn" w:date="2016-09-01T03:31:00Z">
            <w:rPr>
              <w:noProof/>
              <w:sz w:val="26"/>
              <w:szCs w:val="26"/>
            </w:rPr>
          </w:rPrChange>
        </w:rPr>
        <w:t>,</w:t>
      </w:r>
      <w:r w:rsidRPr="00F17D23">
        <w:rPr>
          <w:noProof/>
          <w:sz w:val="26"/>
          <w:szCs w:val="26"/>
          <w:rPrChange w:id="324" w:author="Morgan Glynn" w:date="2016-09-01T03:31:00Z">
            <w:rPr>
              <w:noProof/>
              <w:sz w:val="26"/>
              <w:szCs w:val="26"/>
            </w:rPr>
          </w:rPrChange>
        </w:rPr>
        <w:t xml:space="preserve"> </w:t>
      </w:r>
      <w:ins w:id="325" w:author="Morgan Glynn" w:date="2016-09-01T03:30:00Z">
        <w:r w:rsidR="00F17D23" w:rsidRPr="00F17D23">
          <w:rPr>
            <w:noProof/>
            <w:sz w:val="26"/>
            <w:szCs w:val="26"/>
            <w:rPrChange w:id="326" w:author="Morgan Glynn" w:date="2016-09-01T03:31:00Z">
              <w:rPr>
                <w:noProof/>
                <w:sz w:val="26"/>
                <w:szCs w:val="26"/>
              </w:rPr>
            </w:rPrChange>
          </w:rPr>
          <w:t>(PA Vol. VI 1183-1194)</w:t>
        </w:r>
      </w:ins>
      <w:del w:id="327" w:author="Morgan Glynn" w:date="2016-09-01T03:30:00Z">
        <w:r w:rsidR="008321C8" w:rsidRPr="00F17D23" w:rsidDel="00F17D23">
          <w:rPr>
            <w:noProof/>
            <w:sz w:val="26"/>
            <w:szCs w:val="26"/>
            <w:rPrChange w:id="328" w:author="Morgan Glynn" w:date="2016-09-01T03:31:00Z">
              <w:rPr>
                <w:noProof/>
                <w:sz w:val="26"/>
                <w:szCs w:val="26"/>
                <w:highlight w:val="yellow"/>
              </w:rPr>
            </w:rPrChange>
          </w:rPr>
          <w:delText>[Citation]</w:delText>
        </w:r>
      </w:del>
      <w:r w:rsidR="008321C8" w:rsidRPr="00F17D23">
        <w:rPr>
          <w:noProof/>
          <w:sz w:val="26"/>
          <w:szCs w:val="26"/>
          <w:rPrChange w:id="329" w:author="Morgan Glynn" w:date="2016-09-01T03:31:00Z">
            <w:rPr>
              <w:noProof/>
              <w:sz w:val="26"/>
              <w:szCs w:val="26"/>
              <w:highlight w:val="yellow"/>
            </w:rPr>
          </w:rPrChange>
        </w:rPr>
        <w:t xml:space="preserve">, </w:t>
      </w:r>
      <w:r w:rsidRPr="00F17D23">
        <w:rPr>
          <w:noProof/>
          <w:sz w:val="26"/>
          <w:szCs w:val="26"/>
          <w:rPrChange w:id="330" w:author="Morgan Glynn" w:date="2016-09-01T03:31:00Z">
            <w:rPr>
              <w:noProof/>
              <w:sz w:val="26"/>
              <w:szCs w:val="26"/>
            </w:rPr>
          </w:rPrChange>
        </w:rPr>
        <w:t>and that the</w:t>
      </w:r>
      <w:r>
        <w:rPr>
          <w:noProof/>
          <w:sz w:val="26"/>
          <w:szCs w:val="26"/>
        </w:rPr>
        <w:t xml:space="preserve"> requested disclosure would cause Plaintiffs’ counsel to violate </w:t>
      </w:r>
      <w:r w:rsidRPr="004D2FF7">
        <w:rPr>
          <w:noProof/>
          <w:sz w:val="26"/>
          <w:szCs w:val="26"/>
        </w:rPr>
        <w:t>Cali</w:t>
      </w:r>
      <w:r>
        <w:rPr>
          <w:noProof/>
          <w:sz w:val="26"/>
          <w:szCs w:val="26"/>
        </w:rPr>
        <w:t>fornia Rule</w:t>
      </w:r>
      <w:r w:rsidRPr="004D2FF7">
        <w:rPr>
          <w:noProof/>
          <w:sz w:val="26"/>
          <w:szCs w:val="26"/>
        </w:rPr>
        <w:t xml:space="preserve"> of Professional Responsibility</w:t>
      </w:r>
      <w:r>
        <w:rPr>
          <w:noProof/>
          <w:sz w:val="26"/>
          <w:szCs w:val="26"/>
        </w:rPr>
        <w:t>,</w:t>
      </w:r>
      <w:r w:rsidRPr="004D2FF7">
        <w:rPr>
          <w:noProof/>
          <w:sz w:val="26"/>
          <w:szCs w:val="26"/>
        </w:rPr>
        <w:t xml:space="preserve"> Rule 3-700(A)(2), which requires reasonable notice prior to withdrawal of representation.</w:t>
      </w:r>
      <w:r w:rsidR="00D750B6">
        <w:rPr>
          <w:noProof/>
          <w:sz w:val="26"/>
          <w:szCs w:val="26"/>
        </w:rPr>
        <w:t xml:space="preserve"> </w:t>
      </w:r>
      <w:ins w:id="331" w:author="Morgan Glynn" w:date="2016-09-01T03:31:00Z">
        <w:r w:rsidR="00F17D23" w:rsidRPr="0034052E">
          <w:rPr>
            <w:noProof/>
            <w:sz w:val="26"/>
            <w:szCs w:val="26"/>
          </w:rPr>
          <w:t>(PA</w:t>
        </w:r>
        <w:r w:rsidR="00F17D23">
          <w:rPr>
            <w:noProof/>
            <w:sz w:val="26"/>
            <w:szCs w:val="26"/>
          </w:rPr>
          <w:t xml:space="preserve"> Vol. VI 1190:1-1191:10). </w:t>
        </w:r>
        <w:r w:rsidR="00F17D23" w:rsidRPr="004D2FF7">
          <w:rPr>
            <w:noProof/>
            <w:sz w:val="26"/>
            <w:szCs w:val="26"/>
          </w:rPr>
          <w:t xml:space="preserve"> </w:t>
        </w:r>
      </w:ins>
      <w:del w:id="332" w:author="Morgan Glynn" w:date="2016-09-01T03:31:00Z">
        <w:r w:rsidR="00D750B6" w:rsidRPr="00A87FAD" w:rsidDel="00F17D23">
          <w:rPr>
            <w:noProof/>
            <w:sz w:val="26"/>
            <w:szCs w:val="26"/>
            <w:highlight w:val="yellow"/>
          </w:rPr>
          <w:delText>[Citation].</w:delText>
        </w:r>
      </w:del>
      <w:r w:rsidR="00D750B6" w:rsidRPr="00A87FAD">
        <w:rPr>
          <w:noProof/>
          <w:sz w:val="26"/>
          <w:szCs w:val="26"/>
        </w:rPr>
        <w:t xml:space="preserve">  </w:t>
      </w:r>
    </w:p>
    <w:p w:rsidR="00BF5152" w:rsidRPr="008A44BA" w:rsidRDefault="00E474C3" w:rsidP="007940B2">
      <w:pPr>
        <w:pStyle w:val="ListParagraph"/>
        <w:widowControl w:val="0"/>
        <w:numPr>
          <w:ilvl w:val="0"/>
          <w:numId w:val="40"/>
        </w:numPr>
        <w:spacing w:line="360" w:lineRule="auto"/>
        <w:ind w:left="1440" w:hanging="720"/>
        <w:jc w:val="left"/>
        <w:rPr>
          <w:noProof/>
          <w:sz w:val="26"/>
          <w:szCs w:val="26"/>
          <w:u w:val="single"/>
        </w:rPr>
        <w:pPrChange w:id="333" w:author="Morgan Glynn" w:date="2016-09-01T01:43:00Z">
          <w:pPr>
            <w:pStyle w:val="ListParagraph"/>
            <w:widowControl w:val="0"/>
            <w:numPr>
              <w:numId w:val="40"/>
            </w:numPr>
            <w:spacing w:line="360" w:lineRule="auto"/>
            <w:ind w:left="1080" w:hanging="720"/>
            <w:jc w:val="left"/>
          </w:pPr>
        </w:pPrChange>
      </w:pPr>
      <w:r w:rsidRPr="008A44BA">
        <w:rPr>
          <w:noProof/>
          <w:sz w:val="26"/>
          <w:szCs w:val="26"/>
          <w:u w:val="single"/>
        </w:rPr>
        <w:t>Court Orders Mahoney Law Group, APC to Disclose the Identity of All Remaining Individual Arbitrants with whom It Has An Attorney-Client Relationship No Later than 4:30 p.m. on September 1, 2016</w:t>
      </w:r>
      <w:r w:rsidR="00BF5152" w:rsidRPr="008A44BA">
        <w:rPr>
          <w:noProof/>
          <w:sz w:val="26"/>
          <w:szCs w:val="26"/>
          <w:u w:val="single"/>
        </w:rPr>
        <w:t xml:space="preserve"> </w:t>
      </w:r>
    </w:p>
    <w:p w:rsidR="00D750B6" w:rsidRDefault="004D2FF7" w:rsidP="008321C8">
      <w:pPr>
        <w:pStyle w:val="ListParagraph"/>
        <w:spacing w:line="360" w:lineRule="auto"/>
        <w:ind w:left="0" w:firstLine="720"/>
        <w:jc w:val="left"/>
        <w:rPr>
          <w:ins w:id="334" w:author="Morgan Glynn" w:date="2016-09-01T01:43:00Z"/>
          <w:noProof/>
          <w:sz w:val="26"/>
          <w:szCs w:val="26"/>
        </w:rPr>
      </w:pPr>
      <w:r>
        <w:rPr>
          <w:noProof/>
          <w:sz w:val="26"/>
          <w:szCs w:val="26"/>
        </w:rPr>
        <w:t>Notwithstanding the arguments set forth in P</w:t>
      </w:r>
      <w:r w:rsidR="008321C8">
        <w:rPr>
          <w:noProof/>
          <w:sz w:val="26"/>
          <w:szCs w:val="26"/>
        </w:rPr>
        <w:t>etitioner</w:t>
      </w:r>
      <w:r>
        <w:rPr>
          <w:noProof/>
          <w:sz w:val="26"/>
          <w:szCs w:val="26"/>
        </w:rPr>
        <w:t xml:space="preserve">s’ Opposition to </w:t>
      </w:r>
      <w:r w:rsidR="008321C8">
        <w:rPr>
          <w:noProof/>
          <w:sz w:val="26"/>
          <w:szCs w:val="26"/>
        </w:rPr>
        <w:t>the Real Parties in Interest’s</w:t>
      </w:r>
      <w:r>
        <w:rPr>
          <w:noProof/>
          <w:sz w:val="26"/>
          <w:szCs w:val="26"/>
        </w:rPr>
        <w:t xml:space="preserve"> August 26, 2016 Ex Parte Application or previously in this litigation, the</w:t>
      </w:r>
      <w:r w:rsidR="008321C8">
        <w:rPr>
          <w:noProof/>
          <w:sz w:val="26"/>
          <w:szCs w:val="26"/>
        </w:rPr>
        <w:t xml:space="preserve"> Respondent</w:t>
      </w:r>
      <w:r>
        <w:rPr>
          <w:noProof/>
          <w:sz w:val="26"/>
          <w:szCs w:val="26"/>
        </w:rPr>
        <w:t xml:space="preserve"> Court issued an order </w:t>
      </w:r>
      <w:r w:rsidR="00D750B6">
        <w:rPr>
          <w:noProof/>
          <w:sz w:val="26"/>
          <w:szCs w:val="26"/>
        </w:rPr>
        <w:t xml:space="preserve">requiring </w:t>
      </w:r>
      <w:r w:rsidR="008321C8">
        <w:rPr>
          <w:noProof/>
          <w:sz w:val="26"/>
          <w:szCs w:val="26"/>
        </w:rPr>
        <w:t>class</w:t>
      </w:r>
      <w:r w:rsidR="00D750B6">
        <w:rPr>
          <w:noProof/>
          <w:sz w:val="26"/>
          <w:szCs w:val="26"/>
        </w:rPr>
        <w:t xml:space="preserve"> counsel to “disclose the identity of all remaining individual arbitrants with whom it has an attorney-client relationshio without further delay, or no later than 4:30 p.m. on September 1 (which happens to be three weeks from </w:t>
      </w:r>
      <w:r w:rsidR="00D750B6">
        <w:rPr>
          <w:noProof/>
          <w:sz w:val="26"/>
          <w:szCs w:val="26"/>
        </w:rPr>
        <w:lastRenderedPageBreak/>
        <w:t xml:space="preserve">the date of the prior ruling of the Court).” </w:t>
      </w:r>
      <w:ins w:id="335" w:author="Morgan Glynn" w:date="2016-09-01T03:32:00Z">
        <w:r w:rsidR="00F17D23" w:rsidRPr="0034052E">
          <w:rPr>
            <w:noProof/>
            <w:sz w:val="26"/>
            <w:szCs w:val="26"/>
          </w:rPr>
          <w:t>(PA</w:t>
        </w:r>
        <w:r w:rsidR="00F17D23">
          <w:rPr>
            <w:noProof/>
            <w:sz w:val="26"/>
            <w:szCs w:val="26"/>
          </w:rPr>
          <w:t xml:space="preserve"> Vol. VII 1291-1296). </w:t>
        </w:r>
        <w:r w:rsidR="00F17D23" w:rsidRPr="004D2FF7">
          <w:rPr>
            <w:noProof/>
            <w:sz w:val="26"/>
            <w:szCs w:val="26"/>
          </w:rPr>
          <w:t xml:space="preserve"> </w:t>
        </w:r>
      </w:ins>
      <w:del w:id="336" w:author="Morgan Glynn" w:date="2016-09-01T03:32:00Z">
        <w:r w:rsidR="00D750B6" w:rsidRPr="00A87FAD" w:rsidDel="00F17D23">
          <w:rPr>
            <w:noProof/>
            <w:sz w:val="26"/>
            <w:szCs w:val="26"/>
            <w:highlight w:val="yellow"/>
          </w:rPr>
          <w:delText>[Citation].</w:delText>
        </w:r>
        <w:r w:rsidR="00D750B6" w:rsidRPr="00A87FAD" w:rsidDel="00F17D23">
          <w:rPr>
            <w:noProof/>
            <w:sz w:val="26"/>
            <w:szCs w:val="26"/>
          </w:rPr>
          <w:delText xml:space="preserve">  </w:delText>
        </w:r>
      </w:del>
      <w:ins w:id="337" w:author="Morgan Glynn" w:date="2016-09-01T03:10:00Z">
        <w:r w:rsidR="004E4B45">
          <w:rPr>
            <w:noProof/>
            <w:sz w:val="26"/>
            <w:szCs w:val="26"/>
          </w:rPr>
          <w:t>The Respondent Court refused to allow oral argument on Defendants</w:t>
        </w:r>
      </w:ins>
      <w:ins w:id="338" w:author="Morgan Glynn" w:date="2016-09-01T03:11:00Z">
        <w:r w:rsidR="004E4B45">
          <w:rPr>
            <w:noProof/>
            <w:sz w:val="26"/>
            <w:szCs w:val="26"/>
          </w:rPr>
          <w:t xml:space="preserve">’ Ex Parte Application and reached its order based on the parties’ moving papers alone. </w:t>
        </w:r>
      </w:ins>
    </w:p>
    <w:p w:rsidR="007940B2" w:rsidRPr="008A44BA" w:rsidRDefault="007940B2" w:rsidP="007940B2">
      <w:pPr>
        <w:pStyle w:val="ListParagraph"/>
        <w:widowControl w:val="0"/>
        <w:numPr>
          <w:ilvl w:val="0"/>
          <w:numId w:val="40"/>
        </w:numPr>
        <w:spacing w:line="360" w:lineRule="auto"/>
        <w:ind w:left="1440" w:hanging="720"/>
        <w:jc w:val="left"/>
        <w:rPr>
          <w:ins w:id="339" w:author="Morgan Glynn" w:date="2016-09-01T01:43:00Z"/>
          <w:noProof/>
          <w:sz w:val="26"/>
          <w:szCs w:val="26"/>
          <w:u w:val="single"/>
        </w:rPr>
      </w:pPr>
      <w:ins w:id="340" w:author="Morgan Glynn" w:date="2016-09-01T01:44:00Z">
        <w:r>
          <w:rPr>
            <w:noProof/>
            <w:sz w:val="26"/>
            <w:szCs w:val="26"/>
            <w:u w:val="single"/>
          </w:rPr>
          <w:t>Petitioners Request a Stay of Proceedings from the Superior Court</w:t>
        </w:r>
      </w:ins>
      <w:ins w:id="341" w:author="Morgan Glynn" w:date="2016-09-01T01:43:00Z">
        <w:r w:rsidRPr="008A44BA">
          <w:rPr>
            <w:noProof/>
            <w:sz w:val="26"/>
            <w:szCs w:val="26"/>
            <w:u w:val="single"/>
          </w:rPr>
          <w:t xml:space="preserve"> </w:t>
        </w:r>
      </w:ins>
    </w:p>
    <w:p w:rsidR="007940B2" w:rsidRDefault="007940B2" w:rsidP="008321C8">
      <w:pPr>
        <w:pStyle w:val="ListParagraph"/>
        <w:spacing w:line="360" w:lineRule="auto"/>
        <w:ind w:left="0" w:firstLine="720"/>
        <w:jc w:val="left"/>
        <w:rPr>
          <w:ins w:id="342" w:author="Morgan Glynn" w:date="2016-09-01T02:32:00Z"/>
          <w:noProof/>
          <w:sz w:val="26"/>
          <w:szCs w:val="26"/>
        </w:rPr>
      </w:pPr>
      <w:ins w:id="343" w:author="Morgan Glynn" w:date="2016-09-01T01:44:00Z">
        <w:r>
          <w:rPr>
            <w:noProof/>
            <w:sz w:val="26"/>
            <w:szCs w:val="26"/>
          </w:rPr>
          <w:t>On Au</w:t>
        </w:r>
      </w:ins>
      <w:ins w:id="344" w:author="Morgan Glynn" w:date="2016-09-01T01:54:00Z">
        <w:r>
          <w:rPr>
            <w:noProof/>
            <w:sz w:val="26"/>
            <w:szCs w:val="26"/>
          </w:rPr>
          <w:t xml:space="preserve">gust 30, 2016, Petitioners filed a Notice of Intention to File Writ of Mandate with the Respondent Court and requested a stay of the proceedings. </w:t>
        </w:r>
      </w:ins>
      <w:ins w:id="345" w:author="Morgan Glynn" w:date="2016-09-01T03:34:00Z">
        <w:r w:rsidR="00F17D23" w:rsidRPr="0034052E">
          <w:rPr>
            <w:noProof/>
            <w:sz w:val="26"/>
            <w:szCs w:val="26"/>
          </w:rPr>
          <w:t>(PA</w:t>
        </w:r>
        <w:r w:rsidR="00F17D23">
          <w:rPr>
            <w:noProof/>
            <w:sz w:val="26"/>
            <w:szCs w:val="26"/>
          </w:rPr>
          <w:t xml:space="preserve"> Vol. VII 1294-1296). </w:t>
        </w:r>
        <w:r w:rsidR="00F17D23" w:rsidRPr="004D2FF7">
          <w:rPr>
            <w:noProof/>
            <w:sz w:val="26"/>
            <w:szCs w:val="26"/>
          </w:rPr>
          <w:t xml:space="preserve"> </w:t>
        </w:r>
      </w:ins>
      <w:ins w:id="346" w:author="Morgan Glynn" w:date="2016-09-01T01:54:00Z">
        <w:r>
          <w:rPr>
            <w:noProof/>
            <w:sz w:val="26"/>
            <w:szCs w:val="26"/>
          </w:rPr>
          <w:t>To date, the Respondent Court has n</w:t>
        </w:r>
      </w:ins>
      <w:ins w:id="347" w:author="Morgan Glynn" w:date="2016-09-01T01:55:00Z">
        <w:r>
          <w:rPr>
            <w:noProof/>
            <w:sz w:val="26"/>
            <w:szCs w:val="26"/>
          </w:rPr>
          <w:t xml:space="preserve">ot issued an order staying the proceedings.  </w:t>
        </w:r>
      </w:ins>
    </w:p>
    <w:p w:rsidR="003003DE" w:rsidRDefault="003003DE" w:rsidP="008321C8">
      <w:pPr>
        <w:pStyle w:val="ListParagraph"/>
        <w:spacing w:line="360" w:lineRule="auto"/>
        <w:ind w:left="0" w:firstLine="720"/>
        <w:jc w:val="left"/>
        <w:rPr>
          <w:noProof/>
          <w:sz w:val="26"/>
          <w:szCs w:val="26"/>
        </w:rPr>
      </w:pPr>
    </w:p>
    <w:p w:rsidR="008321C8" w:rsidRPr="008321C8" w:rsidRDefault="008321C8" w:rsidP="008321C8">
      <w:pPr>
        <w:pStyle w:val="BodyText"/>
        <w:numPr>
          <w:ilvl w:val="0"/>
          <w:numId w:val="47"/>
        </w:numPr>
        <w:spacing w:after="0" w:line="360" w:lineRule="auto"/>
        <w:ind w:hanging="720"/>
        <w:jc w:val="left"/>
        <w:rPr>
          <w:b/>
          <w:sz w:val="26"/>
          <w:szCs w:val="26"/>
        </w:rPr>
      </w:pPr>
      <w:r w:rsidRPr="008321C8">
        <w:rPr>
          <w:b/>
          <w:sz w:val="26"/>
          <w:szCs w:val="26"/>
        </w:rPr>
        <w:t>ABSENCE OF OTHER REMEDIES</w:t>
      </w:r>
    </w:p>
    <w:p w:rsidR="006C4F6E" w:rsidRDefault="008321C8" w:rsidP="008321C8">
      <w:pPr>
        <w:pStyle w:val="BodyText"/>
        <w:spacing w:after="0" w:line="360" w:lineRule="auto"/>
        <w:jc w:val="left"/>
        <w:rPr>
          <w:sz w:val="26"/>
          <w:szCs w:val="26"/>
        </w:rPr>
      </w:pPr>
      <w:r w:rsidRPr="00A81BBB">
        <w:rPr>
          <w:sz w:val="26"/>
          <w:szCs w:val="26"/>
        </w:rPr>
        <w:tab/>
        <w:t>The present order</w:t>
      </w:r>
      <w:r>
        <w:rPr>
          <w:sz w:val="26"/>
          <w:szCs w:val="26"/>
        </w:rPr>
        <w:t>s</w:t>
      </w:r>
      <w:r w:rsidRPr="00A81BBB">
        <w:rPr>
          <w:sz w:val="26"/>
          <w:szCs w:val="26"/>
        </w:rPr>
        <w:t xml:space="preserve"> from the Superior Court </w:t>
      </w:r>
      <w:r>
        <w:rPr>
          <w:sz w:val="26"/>
          <w:szCs w:val="26"/>
        </w:rPr>
        <w:t>at issue in this writ petition</w:t>
      </w:r>
      <w:r w:rsidR="00452CCC">
        <w:rPr>
          <w:sz w:val="26"/>
          <w:szCs w:val="26"/>
        </w:rPr>
        <w:t xml:space="preserve"> are</w:t>
      </w:r>
      <w:r>
        <w:rPr>
          <w:sz w:val="26"/>
          <w:szCs w:val="26"/>
        </w:rPr>
        <w:t xml:space="preserve"> not appealable</w:t>
      </w:r>
      <w:r w:rsidRPr="008321C8">
        <w:rPr>
          <w:sz w:val="26"/>
          <w:szCs w:val="26"/>
        </w:rPr>
        <w:t>.  See Code Civ. Proc. § 904.1.</w:t>
      </w:r>
      <w:r w:rsidRPr="00A81BBB">
        <w:rPr>
          <w:sz w:val="26"/>
          <w:szCs w:val="26"/>
        </w:rPr>
        <w:t xml:space="preserve">  </w:t>
      </w:r>
      <w:r>
        <w:rPr>
          <w:sz w:val="26"/>
          <w:szCs w:val="26"/>
        </w:rPr>
        <w:t>D</w:t>
      </w:r>
      <w:r w:rsidRPr="00A81BBB">
        <w:rPr>
          <w:sz w:val="26"/>
          <w:szCs w:val="26"/>
        </w:rPr>
        <w:t>elay of review until after final judgment would be an inadequate remedy and would result in irreparable harm to Petitioner</w:t>
      </w:r>
      <w:r>
        <w:rPr>
          <w:sz w:val="26"/>
          <w:szCs w:val="26"/>
        </w:rPr>
        <w:t xml:space="preserve">s’ counsel, Petitioners and hundreds of individuals </w:t>
      </w:r>
      <w:r w:rsidR="00452CCC">
        <w:rPr>
          <w:sz w:val="26"/>
          <w:szCs w:val="26"/>
        </w:rPr>
        <w:t>whose claims were compelled to arbitration and who may understand</w:t>
      </w:r>
      <w:r>
        <w:rPr>
          <w:sz w:val="26"/>
          <w:szCs w:val="26"/>
        </w:rPr>
        <w:t xml:space="preserve"> they are represented by Petitioners’ counsel in arbitration</w:t>
      </w:r>
      <w:r w:rsidRPr="00A81BBB">
        <w:rPr>
          <w:sz w:val="26"/>
          <w:szCs w:val="26"/>
        </w:rPr>
        <w:t xml:space="preserve"> because Petitioner</w:t>
      </w:r>
      <w:r>
        <w:rPr>
          <w:sz w:val="26"/>
          <w:szCs w:val="26"/>
        </w:rPr>
        <w:t>s’</w:t>
      </w:r>
      <w:r w:rsidRPr="00A81BBB">
        <w:rPr>
          <w:sz w:val="26"/>
          <w:szCs w:val="26"/>
        </w:rPr>
        <w:t xml:space="preserve"> </w:t>
      </w:r>
      <w:r>
        <w:rPr>
          <w:sz w:val="26"/>
          <w:szCs w:val="26"/>
        </w:rPr>
        <w:t xml:space="preserve">counsel </w:t>
      </w:r>
      <w:r w:rsidR="00452CCC">
        <w:rPr>
          <w:sz w:val="26"/>
          <w:szCs w:val="26"/>
        </w:rPr>
        <w:t>was appointed as class counsel by Respondent Court</w:t>
      </w:r>
      <w:r w:rsidR="006C4F6E">
        <w:rPr>
          <w:sz w:val="26"/>
          <w:szCs w:val="26"/>
        </w:rPr>
        <w:t xml:space="preserve"> because </w:t>
      </w:r>
      <w:r w:rsidR="00452CCC">
        <w:rPr>
          <w:sz w:val="26"/>
          <w:szCs w:val="26"/>
        </w:rPr>
        <w:t>Petitioners’ counsel and has a legal duty not</w:t>
      </w:r>
      <w:r w:rsidRPr="00A81BBB">
        <w:rPr>
          <w:sz w:val="26"/>
          <w:szCs w:val="26"/>
        </w:rPr>
        <w:t xml:space="preserve"> to </w:t>
      </w:r>
      <w:r>
        <w:rPr>
          <w:sz w:val="26"/>
          <w:szCs w:val="26"/>
        </w:rPr>
        <w:t xml:space="preserve">abandon </w:t>
      </w:r>
      <w:r w:rsidR="006C4F6E">
        <w:rPr>
          <w:sz w:val="26"/>
          <w:szCs w:val="26"/>
        </w:rPr>
        <w:t>its</w:t>
      </w:r>
      <w:r>
        <w:rPr>
          <w:sz w:val="26"/>
          <w:szCs w:val="26"/>
        </w:rPr>
        <w:t xml:space="preserve"> clients </w:t>
      </w:r>
      <w:r w:rsidR="00452CCC">
        <w:rPr>
          <w:sz w:val="26"/>
          <w:szCs w:val="26"/>
        </w:rPr>
        <w:t>or com</w:t>
      </w:r>
      <w:r w:rsidR="006C4F6E">
        <w:rPr>
          <w:sz w:val="26"/>
          <w:szCs w:val="26"/>
        </w:rPr>
        <w:t>promise its</w:t>
      </w:r>
      <w:r w:rsidR="00452CCC">
        <w:rPr>
          <w:sz w:val="26"/>
          <w:szCs w:val="26"/>
        </w:rPr>
        <w:t xml:space="preserve"> clients’ </w:t>
      </w:r>
      <w:r>
        <w:rPr>
          <w:sz w:val="26"/>
          <w:szCs w:val="26"/>
        </w:rPr>
        <w:t>confidential</w:t>
      </w:r>
      <w:r w:rsidR="00452CCC">
        <w:rPr>
          <w:sz w:val="26"/>
          <w:szCs w:val="26"/>
        </w:rPr>
        <w:t xml:space="preserve"> information</w:t>
      </w:r>
      <w:r w:rsidRPr="00A81BBB">
        <w:rPr>
          <w:sz w:val="26"/>
          <w:szCs w:val="26"/>
        </w:rPr>
        <w:t xml:space="preserve">.  </w:t>
      </w:r>
    </w:p>
    <w:p w:rsidR="006C4F6E" w:rsidRDefault="006C4F6E" w:rsidP="006C4F6E">
      <w:pPr>
        <w:pStyle w:val="BodyText"/>
        <w:spacing w:after="0" w:line="360" w:lineRule="auto"/>
        <w:ind w:firstLine="720"/>
        <w:jc w:val="left"/>
        <w:rPr>
          <w:sz w:val="26"/>
          <w:szCs w:val="26"/>
        </w:rPr>
      </w:pPr>
      <w:r>
        <w:rPr>
          <w:sz w:val="26"/>
          <w:szCs w:val="26"/>
        </w:rPr>
        <w:t>Moreover, i</w:t>
      </w:r>
      <w:r w:rsidR="008321C8">
        <w:rPr>
          <w:sz w:val="26"/>
          <w:szCs w:val="26"/>
        </w:rPr>
        <w:t xml:space="preserve">f Petitioners are required to specifically affirm and identify individuals they do not represent in arbitration before adequate and reasonable notification has been provided, the claims of the individuals </w:t>
      </w:r>
      <w:r w:rsidR="00452CCC">
        <w:rPr>
          <w:sz w:val="26"/>
          <w:szCs w:val="26"/>
        </w:rPr>
        <w:t xml:space="preserve">compelled to arbitration </w:t>
      </w:r>
      <w:r w:rsidR="008321C8">
        <w:rPr>
          <w:sz w:val="26"/>
          <w:szCs w:val="26"/>
        </w:rPr>
        <w:t>could be time barred without any advisement of such possibility</w:t>
      </w:r>
      <w:r>
        <w:rPr>
          <w:sz w:val="26"/>
          <w:szCs w:val="26"/>
        </w:rPr>
        <w:t xml:space="preserve"> from counsel,</w:t>
      </w:r>
      <w:r w:rsidR="008321C8">
        <w:rPr>
          <w:sz w:val="26"/>
          <w:szCs w:val="26"/>
        </w:rPr>
        <w:t xml:space="preserve"> and Petitioners’ counsel could be subject to professional liability</w:t>
      </w:r>
      <w:r w:rsidR="008321C8" w:rsidRPr="00A81BBB">
        <w:rPr>
          <w:sz w:val="26"/>
          <w:szCs w:val="26"/>
        </w:rPr>
        <w:t xml:space="preserve">.  </w:t>
      </w:r>
      <w:r w:rsidR="008321C8">
        <w:rPr>
          <w:sz w:val="26"/>
          <w:szCs w:val="26"/>
        </w:rPr>
        <w:t>If the claims of the certified class members sent to arbitration are forced to be withdrawn and subsequently are time barred, the</w:t>
      </w:r>
      <w:r>
        <w:rPr>
          <w:sz w:val="26"/>
          <w:szCs w:val="26"/>
        </w:rPr>
        <w:t>se individuals</w:t>
      </w:r>
      <w:r w:rsidR="008321C8">
        <w:rPr>
          <w:sz w:val="26"/>
          <w:szCs w:val="26"/>
        </w:rPr>
        <w:t xml:space="preserve"> will be left without any </w:t>
      </w:r>
      <w:r>
        <w:rPr>
          <w:sz w:val="26"/>
          <w:szCs w:val="26"/>
        </w:rPr>
        <w:t xml:space="preserve">legal </w:t>
      </w:r>
      <w:r w:rsidR="008321C8">
        <w:rPr>
          <w:sz w:val="26"/>
          <w:szCs w:val="26"/>
        </w:rPr>
        <w:t>relief</w:t>
      </w:r>
      <w:r>
        <w:rPr>
          <w:sz w:val="26"/>
          <w:szCs w:val="26"/>
        </w:rPr>
        <w:t xml:space="preserve"> for their injuries </w:t>
      </w:r>
      <w:r>
        <w:rPr>
          <w:sz w:val="26"/>
          <w:szCs w:val="26"/>
        </w:rPr>
        <w:lastRenderedPageBreak/>
        <w:t>related to the Real Parties in Interest’s failure to comply with the Labor Code</w:t>
      </w:r>
      <w:r w:rsidR="008321C8">
        <w:rPr>
          <w:sz w:val="26"/>
          <w:szCs w:val="26"/>
        </w:rPr>
        <w:t xml:space="preserve">.  </w:t>
      </w:r>
    </w:p>
    <w:p w:rsidR="00D25E3C" w:rsidRDefault="008321C8" w:rsidP="006C4F6E">
      <w:pPr>
        <w:pStyle w:val="BodyText"/>
        <w:spacing w:after="0" w:line="360" w:lineRule="auto"/>
        <w:ind w:firstLine="720"/>
        <w:jc w:val="left"/>
        <w:rPr>
          <w:ins w:id="348" w:author="Morgan Glynn" w:date="2016-09-01T01:19:00Z"/>
          <w:sz w:val="26"/>
          <w:szCs w:val="26"/>
        </w:rPr>
      </w:pPr>
      <w:r w:rsidRPr="00A81BBB">
        <w:rPr>
          <w:sz w:val="26"/>
          <w:szCs w:val="26"/>
        </w:rPr>
        <w:t xml:space="preserve">Writ relief is essential </w:t>
      </w:r>
      <w:r w:rsidR="006C4F6E">
        <w:rPr>
          <w:sz w:val="26"/>
          <w:szCs w:val="26"/>
        </w:rPr>
        <w:t xml:space="preserve">here in order </w:t>
      </w:r>
      <w:r w:rsidRPr="00A81BBB">
        <w:rPr>
          <w:sz w:val="26"/>
          <w:szCs w:val="26"/>
        </w:rPr>
        <w:t xml:space="preserve">to preserve the integrity of the attorney-client </w:t>
      </w:r>
      <w:r>
        <w:rPr>
          <w:sz w:val="26"/>
          <w:szCs w:val="26"/>
        </w:rPr>
        <w:t xml:space="preserve">duty of confidentiality, </w:t>
      </w:r>
      <w:r w:rsidR="006C4F6E">
        <w:rPr>
          <w:sz w:val="26"/>
          <w:szCs w:val="26"/>
        </w:rPr>
        <w:t xml:space="preserve">the </w:t>
      </w:r>
      <w:r>
        <w:rPr>
          <w:sz w:val="26"/>
          <w:szCs w:val="26"/>
        </w:rPr>
        <w:t>Rule of Professional Conduct</w:t>
      </w:r>
      <w:r w:rsidR="006C4F6E">
        <w:t xml:space="preserve"> </w:t>
      </w:r>
      <w:r w:rsidR="006C4F6E" w:rsidRPr="006C4F6E">
        <w:rPr>
          <w:sz w:val="26"/>
          <w:szCs w:val="26"/>
        </w:rPr>
        <w:t>requiring adequate notice prior to withdrawing from representation</w:t>
      </w:r>
      <w:r w:rsidR="006C4F6E">
        <w:rPr>
          <w:sz w:val="26"/>
          <w:szCs w:val="26"/>
        </w:rPr>
        <w:t>,</w:t>
      </w:r>
      <w:r w:rsidRPr="00A81BBB">
        <w:rPr>
          <w:sz w:val="26"/>
          <w:szCs w:val="26"/>
        </w:rPr>
        <w:t xml:space="preserve"> and </w:t>
      </w:r>
      <w:r>
        <w:rPr>
          <w:sz w:val="26"/>
          <w:szCs w:val="26"/>
        </w:rPr>
        <w:t>most importantly the claims of</w:t>
      </w:r>
      <w:r w:rsidR="006C4F6E">
        <w:rPr>
          <w:sz w:val="26"/>
          <w:szCs w:val="26"/>
        </w:rPr>
        <w:t xml:space="preserve"> those certified class members compelled</w:t>
      </w:r>
      <w:r>
        <w:rPr>
          <w:sz w:val="26"/>
          <w:szCs w:val="26"/>
        </w:rPr>
        <w:t xml:space="preserve"> to arbitration</w:t>
      </w:r>
      <w:r w:rsidR="006C4F6E">
        <w:rPr>
          <w:sz w:val="26"/>
          <w:szCs w:val="26"/>
        </w:rPr>
        <w:t xml:space="preserve"> by the Respondent Court</w:t>
      </w:r>
      <w:r>
        <w:rPr>
          <w:sz w:val="26"/>
          <w:szCs w:val="26"/>
        </w:rPr>
        <w:t>.</w:t>
      </w:r>
    </w:p>
    <w:p w:rsidR="008321C8" w:rsidRPr="00A81BBB" w:rsidRDefault="00D25E3C" w:rsidP="00D25E3C">
      <w:pPr>
        <w:jc w:val="left"/>
        <w:rPr>
          <w:sz w:val="26"/>
          <w:szCs w:val="26"/>
        </w:rPr>
        <w:pPrChange w:id="349" w:author="Morgan Glynn" w:date="2016-09-01T01:20:00Z">
          <w:pPr>
            <w:pStyle w:val="BodyText"/>
            <w:spacing w:after="0" w:line="360" w:lineRule="auto"/>
            <w:ind w:firstLine="720"/>
            <w:jc w:val="left"/>
          </w:pPr>
        </w:pPrChange>
      </w:pPr>
      <w:ins w:id="350" w:author="Morgan Glynn" w:date="2016-09-01T01:19:00Z">
        <w:r>
          <w:rPr>
            <w:sz w:val="26"/>
            <w:szCs w:val="26"/>
          </w:rPr>
          <w:br w:type="page"/>
        </w:r>
      </w:ins>
    </w:p>
    <w:p w:rsidR="008321C8" w:rsidRPr="008321C8" w:rsidRDefault="008321C8" w:rsidP="008321C8">
      <w:pPr>
        <w:pStyle w:val="BodyText"/>
        <w:numPr>
          <w:ilvl w:val="0"/>
          <w:numId w:val="47"/>
        </w:numPr>
        <w:spacing w:after="0" w:line="360" w:lineRule="auto"/>
        <w:ind w:hanging="720"/>
        <w:jc w:val="left"/>
        <w:rPr>
          <w:b/>
          <w:sz w:val="26"/>
          <w:szCs w:val="26"/>
        </w:rPr>
      </w:pPr>
      <w:r w:rsidRPr="008321C8">
        <w:rPr>
          <w:b/>
          <w:sz w:val="26"/>
          <w:szCs w:val="26"/>
        </w:rPr>
        <w:lastRenderedPageBreak/>
        <w:t>PRAYER</w:t>
      </w:r>
    </w:p>
    <w:p w:rsidR="008321C8" w:rsidRPr="00A81BBB" w:rsidRDefault="008321C8" w:rsidP="008321C8">
      <w:pPr>
        <w:pStyle w:val="BodyText"/>
        <w:spacing w:after="0" w:line="360" w:lineRule="auto"/>
        <w:jc w:val="left"/>
        <w:rPr>
          <w:sz w:val="26"/>
          <w:szCs w:val="26"/>
        </w:rPr>
      </w:pPr>
      <w:r w:rsidRPr="00A81BBB">
        <w:rPr>
          <w:b/>
          <w:sz w:val="26"/>
          <w:szCs w:val="26"/>
        </w:rPr>
        <w:tab/>
      </w:r>
      <w:r w:rsidRPr="00A81BBB">
        <w:rPr>
          <w:sz w:val="26"/>
          <w:szCs w:val="26"/>
        </w:rPr>
        <w:t>Petitioner</w:t>
      </w:r>
      <w:r>
        <w:rPr>
          <w:sz w:val="26"/>
          <w:szCs w:val="26"/>
        </w:rPr>
        <w:t>s</w:t>
      </w:r>
      <w:r w:rsidRPr="00A81BBB">
        <w:rPr>
          <w:sz w:val="26"/>
          <w:szCs w:val="26"/>
        </w:rPr>
        <w:t xml:space="preserve"> pray that this Court:</w:t>
      </w:r>
    </w:p>
    <w:p w:rsidR="006C4F6E" w:rsidRDefault="006C4F6E" w:rsidP="00502B68">
      <w:pPr>
        <w:pStyle w:val="BodyText"/>
        <w:numPr>
          <w:ilvl w:val="0"/>
          <w:numId w:val="49"/>
        </w:numPr>
        <w:spacing w:after="0" w:line="360" w:lineRule="auto"/>
        <w:jc w:val="left"/>
        <w:rPr>
          <w:sz w:val="26"/>
          <w:szCs w:val="26"/>
        </w:rPr>
      </w:pPr>
      <w:r>
        <w:rPr>
          <w:sz w:val="26"/>
          <w:szCs w:val="26"/>
        </w:rPr>
        <w:t xml:space="preserve">Issue an Immediate Stay of the </w:t>
      </w:r>
      <w:r w:rsidRPr="00A81BBB">
        <w:rPr>
          <w:sz w:val="26"/>
          <w:szCs w:val="26"/>
        </w:rPr>
        <w:t>Orange County Superior Court</w:t>
      </w:r>
      <w:r>
        <w:rPr>
          <w:sz w:val="26"/>
          <w:szCs w:val="26"/>
        </w:rPr>
        <w:t xml:space="preserve"> action entitled </w:t>
      </w:r>
      <w:r w:rsidRPr="006C4F6E">
        <w:rPr>
          <w:i/>
          <w:sz w:val="26"/>
          <w:szCs w:val="26"/>
        </w:rPr>
        <w:t>Levanoff et al. v. SoCal Wings et al</w:t>
      </w:r>
      <w:r>
        <w:rPr>
          <w:sz w:val="26"/>
          <w:szCs w:val="26"/>
        </w:rPr>
        <w:t xml:space="preserve">., Case No. </w:t>
      </w:r>
      <w:r w:rsidRPr="00E01B29">
        <w:rPr>
          <w:sz w:val="26"/>
          <w:szCs w:val="26"/>
        </w:rPr>
        <w:t>30-2011-00511808-CU-OE-CXC</w:t>
      </w:r>
      <w:r>
        <w:rPr>
          <w:sz w:val="26"/>
          <w:szCs w:val="26"/>
        </w:rPr>
        <w:t xml:space="preserve">, Honorable Gail A. Andler presiding; </w:t>
      </w:r>
    </w:p>
    <w:p w:rsidR="008321C8" w:rsidRDefault="008321C8" w:rsidP="00502B68">
      <w:pPr>
        <w:pStyle w:val="BodyText"/>
        <w:numPr>
          <w:ilvl w:val="0"/>
          <w:numId w:val="49"/>
        </w:numPr>
        <w:spacing w:after="0" w:line="360" w:lineRule="auto"/>
        <w:jc w:val="left"/>
        <w:rPr>
          <w:sz w:val="26"/>
          <w:szCs w:val="26"/>
        </w:rPr>
      </w:pPr>
      <w:r w:rsidRPr="00A81BBB">
        <w:rPr>
          <w:sz w:val="26"/>
          <w:szCs w:val="26"/>
        </w:rPr>
        <w:t>Issue an Immediate Stay of the Orange County Superior Court’s Order by Judg</w:t>
      </w:r>
      <w:r>
        <w:rPr>
          <w:sz w:val="26"/>
          <w:szCs w:val="26"/>
        </w:rPr>
        <w:t>e Gail Andler issued on August 11, 2016</w:t>
      </w:r>
      <w:r w:rsidR="00502B68">
        <w:rPr>
          <w:sz w:val="26"/>
          <w:szCs w:val="26"/>
        </w:rPr>
        <w:t>,</w:t>
      </w:r>
      <w:r>
        <w:rPr>
          <w:sz w:val="26"/>
          <w:szCs w:val="26"/>
        </w:rPr>
        <w:t xml:space="preserve"> only as it relates to </w:t>
      </w:r>
      <w:r w:rsidR="00502B68">
        <w:rPr>
          <w:sz w:val="26"/>
          <w:szCs w:val="26"/>
        </w:rPr>
        <w:t xml:space="preserve">Petitioners’ </w:t>
      </w:r>
      <w:r>
        <w:rPr>
          <w:sz w:val="26"/>
          <w:szCs w:val="26"/>
        </w:rPr>
        <w:t>Motion to Require Defendants to Elect to Pay Arbitration Initiation Fees or Reinstate Individuals Compelled to Arbitration as Class Members</w:t>
      </w:r>
      <w:r w:rsidRPr="00A81BBB">
        <w:rPr>
          <w:sz w:val="26"/>
          <w:szCs w:val="26"/>
        </w:rPr>
        <w:t>;</w:t>
      </w:r>
    </w:p>
    <w:p w:rsidR="008321C8" w:rsidRDefault="008321C8" w:rsidP="00502B68">
      <w:pPr>
        <w:pStyle w:val="BodyText"/>
        <w:numPr>
          <w:ilvl w:val="0"/>
          <w:numId w:val="49"/>
        </w:numPr>
        <w:spacing w:after="0" w:line="360" w:lineRule="auto"/>
        <w:jc w:val="left"/>
        <w:rPr>
          <w:sz w:val="26"/>
          <w:szCs w:val="26"/>
        </w:rPr>
      </w:pPr>
      <w:r>
        <w:rPr>
          <w:sz w:val="26"/>
          <w:szCs w:val="26"/>
        </w:rPr>
        <w:t>Issue an alternative writ directing Respondent Court to vacate its order of August 11, 2016</w:t>
      </w:r>
      <w:r w:rsidR="00502B68">
        <w:rPr>
          <w:sz w:val="26"/>
          <w:szCs w:val="26"/>
        </w:rPr>
        <w:t>,</w:t>
      </w:r>
      <w:r>
        <w:rPr>
          <w:sz w:val="26"/>
          <w:szCs w:val="26"/>
        </w:rPr>
        <w:t xml:space="preserve"> only as it relates to</w:t>
      </w:r>
      <w:r w:rsidR="00502B68">
        <w:rPr>
          <w:sz w:val="26"/>
          <w:szCs w:val="26"/>
        </w:rPr>
        <w:t xml:space="preserve"> Petitioners’</w:t>
      </w:r>
      <w:r>
        <w:rPr>
          <w:sz w:val="26"/>
          <w:szCs w:val="26"/>
        </w:rPr>
        <w:t xml:space="preserve"> Motion to Require Defendants to Elect to Pay Arbitration Initiation Fees or Reinstate Individuals Compelled to Arbitration as Class Members and enter a new order </w:t>
      </w:r>
      <w:r w:rsidR="00502B68">
        <w:rPr>
          <w:sz w:val="26"/>
          <w:szCs w:val="26"/>
        </w:rPr>
        <w:t>requiring</w:t>
      </w:r>
      <w:r>
        <w:rPr>
          <w:sz w:val="26"/>
          <w:szCs w:val="26"/>
        </w:rPr>
        <w:t xml:space="preserve"> Real Parties in Interest to either: (1) pay the arbitration initiation fees for all class members whose claims have been compelled to arbitration, or (2) if Real Par</w:t>
      </w:r>
      <w:r w:rsidR="00502B68">
        <w:rPr>
          <w:sz w:val="26"/>
          <w:szCs w:val="26"/>
        </w:rPr>
        <w:t>ties in Interest refuse, find their</w:t>
      </w:r>
      <w:r>
        <w:rPr>
          <w:sz w:val="26"/>
          <w:szCs w:val="26"/>
        </w:rPr>
        <w:t xml:space="preserve"> right to arbitrate as to those class members has been waived and reinstate their claims into the pending Superior Court certified class;</w:t>
      </w:r>
    </w:p>
    <w:p w:rsidR="008321C8" w:rsidRPr="0093469C" w:rsidRDefault="008321C8" w:rsidP="00502B68">
      <w:pPr>
        <w:pStyle w:val="BodyText"/>
        <w:numPr>
          <w:ilvl w:val="0"/>
          <w:numId w:val="49"/>
        </w:numPr>
        <w:spacing w:after="0" w:line="360" w:lineRule="auto"/>
        <w:jc w:val="left"/>
        <w:rPr>
          <w:sz w:val="26"/>
          <w:szCs w:val="26"/>
        </w:rPr>
      </w:pPr>
      <w:r>
        <w:rPr>
          <w:sz w:val="26"/>
          <w:szCs w:val="26"/>
        </w:rPr>
        <w:t xml:space="preserve">Issue an Immediate Stay of </w:t>
      </w:r>
      <w:r w:rsidRPr="00A81BBB">
        <w:rPr>
          <w:sz w:val="26"/>
          <w:szCs w:val="26"/>
        </w:rPr>
        <w:t>the Orange County Superior Court’s Order by Judg</w:t>
      </w:r>
      <w:r>
        <w:rPr>
          <w:sz w:val="26"/>
          <w:szCs w:val="26"/>
        </w:rPr>
        <w:t xml:space="preserve">e Gail Andler issued on </w:t>
      </w:r>
      <w:r>
        <w:rPr>
          <w:iCs/>
          <w:sz w:val="26"/>
          <w:szCs w:val="26"/>
        </w:rPr>
        <w:t>August 29, 2016 as it relates to the requirements that Petitioners’ counsel identify all remaining arbitration participants with whom it has an attorney-client relationship and those whom it does not;</w:t>
      </w:r>
    </w:p>
    <w:p w:rsidR="008321C8" w:rsidRDefault="008321C8" w:rsidP="00502B68">
      <w:pPr>
        <w:pStyle w:val="BodyText"/>
        <w:numPr>
          <w:ilvl w:val="0"/>
          <w:numId w:val="49"/>
        </w:numPr>
        <w:spacing w:after="0" w:line="360" w:lineRule="auto"/>
        <w:jc w:val="left"/>
        <w:rPr>
          <w:sz w:val="26"/>
          <w:szCs w:val="26"/>
        </w:rPr>
      </w:pPr>
      <w:r>
        <w:rPr>
          <w:sz w:val="26"/>
          <w:szCs w:val="26"/>
        </w:rPr>
        <w:lastRenderedPageBreak/>
        <w:t>Issue an alterna</w:t>
      </w:r>
      <w:r w:rsidR="00502B68">
        <w:rPr>
          <w:sz w:val="26"/>
          <w:szCs w:val="26"/>
        </w:rPr>
        <w:t>tive writ directing Respondent C</w:t>
      </w:r>
      <w:r>
        <w:rPr>
          <w:sz w:val="26"/>
          <w:szCs w:val="26"/>
        </w:rPr>
        <w:t xml:space="preserve">ourt to vacate its order </w:t>
      </w:r>
      <w:r w:rsidR="00502B68">
        <w:rPr>
          <w:sz w:val="26"/>
          <w:szCs w:val="26"/>
        </w:rPr>
        <w:t>of August 29</w:t>
      </w:r>
      <w:r>
        <w:rPr>
          <w:sz w:val="26"/>
          <w:szCs w:val="26"/>
        </w:rPr>
        <w:t>, 2016</w:t>
      </w:r>
      <w:r w:rsidR="00502B68">
        <w:rPr>
          <w:sz w:val="26"/>
          <w:szCs w:val="26"/>
        </w:rPr>
        <w:t>,</w:t>
      </w:r>
      <w:r>
        <w:rPr>
          <w:sz w:val="26"/>
          <w:szCs w:val="26"/>
        </w:rPr>
        <w:t xml:space="preserve"> only as it relates to </w:t>
      </w:r>
      <w:r>
        <w:rPr>
          <w:iCs/>
          <w:sz w:val="26"/>
          <w:szCs w:val="26"/>
        </w:rPr>
        <w:t>the requirements that Petitioners’ counsel identify all remaining arbitration participants with whom it has an attorney-client relationship and those whom it does not.</w:t>
      </w:r>
    </w:p>
    <w:p w:rsidR="00502B68" w:rsidRDefault="008321C8" w:rsidP="00502B68">
      <w:pPr>
        <w:pStyle w:val="BodyText"/>
        <w:numPr>
          <w:ilvl w:val="0"/>
          <w:numId w:val="49"/>
        </w:numPr>
        <w:spacing w:after="0" w:line="360" w:lineRule="auto"/>
        <w:jc w:val="left"/>
        <w:rPr>
          <w:sz w:val="26"/>
          <w:szCs w:val="26"/>
        </w:rPr>
      </w:pPr>
      <w:r w:rsidRPr="00C97C36">
        <w:rPr>
          <w:sz w:val="26"/>
          <w:szCs w:val="26"/>
        </w:rPr>
        <w:t>Award Petitioners their costs pursuant to Rule 8.490(m) of the California Rules of Court; and</w:t>
      </w:r>
    </w:p>
    <w:p w:rsidR="00D25E3C" w:rsidRDefault="008321C8" w:rsidP="0090388D">
      <w:pPr>
        <w:pStyle w:val="BodyText"/>
        <w:numPr>
          <w:ilvl w:val="0"/>
          <w:numId w:val="49"/>
        </w:numPr>
        <w:spacing w:after="0" w:line="360" w:lineRule="auto"/>
        <w:jc w:val="left"/>
        <w:rPr>
          <w:ins w:id="351" w:author="Morgan Glynn" w:date="2016-09-01T01:20:00Z"/>
          <w:sz w:val="26"/>
          <w:szCs w:val="26"/>
        </w:rPr>
      </w:pPr>
      <w:r w:rsidRPr="00502B68">
        <w:rPr>
          <w:sz w:val="26"/>
          <w:szCs w:val="26"/>
        </w:rPr>
        <w:t>Grant such other relief as may be just and proper.</w:t>
      </w:r>
    </w:p>
    <w:p w:rsidR="00D25E3C" w:rsidRDefault="00D25E3C">
      <w:pPr>
        <w:jc w:val="left"/>
        <w:rPr>
          <w:ins w:id="352" w:author="Morgan Glynn" w:date="2016-09-01T01:20:00Z"/>
          <w:sz w:val="26"/>
          <w:szCs w:val="26"/>
        </w:rPr>
      </w:pPr>
      <w:ins w:id="353" w:author="Morgan Glynn" w:date="2016-09-01T01:20:00Z">
        <w:r>
          <w:rPr>
            <w:sz w:val="26"/>
            <w:szCs w:val="26"/>
          </w:rPr>
          <w:br w:type="page"/>
        </w:r>
      </w:ins>
    </w:p>
    <w:p w:rsidR="0090388D" w:rsidRPr="0090388D" w:rsidRDefault="0090388D" w:rsidP="0090388D">
      <w:pPr>
        <w:pStyle w:val="BodyText"/>
        <w:numPr>
          <w:ilvl w:val="0"/>
          <w:numId w:val="47"/>
        </w:numPr>
        <w:spacing w:after="0" w:line="360" w:lineRule="auto"/>
        <w:ind w:hanging="720"/>
        <w:jc w:val="left"/>
        <w:rPr>
          <w:moveTo w:id="354" w:author="Morgan Glynn" w:date="2016-09-01T01:14:00Z"/>
          <w:b/>
          <w:sz w:val="26"/>
          <w:szCs w:val="26"/>
          <w:rPrChange w:id="355" w:author="Morgan Glynn" w:date="2016-09-01T01:14:00Z">
            <w:rPr>
              <w:moveTo w:id="356" w:author="Morgan Glynn" w:date="2016-09-01T01:14:00Z"/>
              <w:b/>
              <w:sz w:val="26"/>
              <w:szCs w:val="26"/>
              <w:u w:val="single"/>
            </w:rPr>
          </w:rPrChange>
        </w:rPr>
        <w:pPrChange w:id="357" w:author="Morgan Glynn" w:date="2016-09-01T01:14:00Z">
          <w:pPr>
            <w:pStyle w:val="BodyText"/>
            <w:spacing w:after="0" w:line="360" w:lineRule="auto"/>
            <w:jc w:val="center"/>
          </w:pPr>
        </w:pPrChange>
      </w:pPr>
      <w:moveToRangeStart w:id="358" w:author="Morgan Glynn" w:date="2016-09-01T01:14:00Z" w:name="move460455816"/>
      <w:moveTo w:id="359" w:author="Morgan Glynn" w:date="2016-09-01T01:14:00Z">
        <w:r w:rsidRPr="0090388D">
          <w:rPr>
            <w:b/>
            <w:sz w:val="26"/>
            <w:szCs w:val="26"/>
            <w:rPrChange w:id="360" w:author="Morgan Glynn" w:date="2016-09-01T01:14:00Z">
              <w:rPr>
                <w:b/>
                <w:sz w:val="26"/>
                <w:szCs w:val="26"/>
                <w:u w:val="single"/>
              </w:rPr>
            </w:rPrChange>
          </w:rPr>
          <w:lastRenderedPageBreak/>
          <w:t>REQUEST FOR IMMEDIATE STAY OF THE ACTION</w:t>
        </w:r>
      </w:moveTo>
    </w:p>
    <w:p w:rsidR="00D25E3C" w:rsidRDefault="0090388D" w:rsidP="0090388D">
      <w:pPr>
        <w:pStyle w:val="BodyText"/>
        <w:spacing w:line="360" w:lineRule="auto"/>
        <w:rPr>
          <w:ins w:id="361" w:author="Morgan Glynn" w:date="2016-09-01T01:20:00Z"/>
          <w:sz w:val="26"/>
          <w:szCs w:val="26"/>
        </w:rPr>
      </w:pPr>
      <w:moveTo w:id="362" w:author="Morgan Glynn" w:date="2016-09-01T01:14:00Z">
        <w:r w:rsidRPr="00A81BBB">
          <w:rPr>
            <w:sz w:val="26"/>
            <w:szCs w:val="26"/>
          </w:rPr>
          <w:tab/>
          <w:t xml:space="preserve">Petitioner respectfully requests this Court issue an order staying the </w:t>
        </w:r>
        <w:r>
          <w:rPr>
            <w:sz w:val="26"/>
            <w:szCs w:val="26"/>
          </w:rPr>
          <w:t>action for all purposes pending in the R</w:t>
        </w:r>
        <w:r w:rsidRPr="00A81BBB">
          <w:rPr>
            <w:sz w:val="26"/>
            <w:szCs w:val="26"/>
          </w:rPr>
          <w:t xml:space="preserve">espondent </w:t>
        </w:r>
        <w:del w:id="363" w:author="Morgan Glynn" w:date="2016-09-01T01:15:00Z">
          <w:r w:rsidRPr="00A81BBB" w:rsidDel="0090388D">
            <w:rPr>
              <w:sz w:val="26"/>
              <w:szCs w:val="26"/>
            </w:rPr>
            <w:delText>s</w:delText>
          </w:r>
        </w:del>
      </w:moveTo>
      <w:ins w:id="364" w:author="Morgan Glynn" w:date="2016-09-01T01:15:00Z">
        <w:r>
          <w:rPr>
            <w:sz w:val="26"/>
            <w:szCs w:val="26"/>
          </w:rPr>
          <w:t>S</w:t>
        </w:r>
      </w:ins>
      <w:moveTo w:id="365" w:author="Morgan Glynn" w:date="2016-09-01T01:14:00Z">
        <w:r w:rsidRPr="00A81BBB">
          <w:rPr>
            <w:sz w:val="26"/>
            <w:szCs w:val="26"/>
          </w:rPr>
          <w:t xml:space="preserve">uperior </w:t>
        </w:r>
        <w:del w:id="366" w:author="Morgan Glynn" w:date="2016-09-01T01:15:00Z">
          <w:r w:rsidRPr="00A81BBB" w:rsidDel="0090388D">
            <w:rPr>
              <w:sz w:val="26"/>
              <w:szCs w:val="26"/>
            </w:rPr>
            <w:delText>c</w:delText>
          </w:r>
        </w:del>
      </w:moveTo>
      <w:ins w:id="367" w:author="Morgan Glynn" w:date="2016-09-01T01:15:00Z">
        <w:r>
          <w:rPr>
            <w:sz w:val="26"/>
            <w:szCs w:val="26"/>
          </w:rPr>
          <w:t>C</w:t>
        </w:r>
      </w:ins>
      <w:moveTo w:id="368" w:author="Morgan Glynn" w:date="2016-09-01T01:14:00Z">
        <w:r w:rsidRPr="00A81BBB">
          <w:rPr>
            <w:sz w:val="26"/>
            <w:szCs w:val="26"/>
          </w:rPr>
          <w:t>ourt</w:t>
        </w:r>
        <w:del w:id="369" w:author="Morgan Glynn" w:date="2016-09-01T01:15:00Z">
          <w:r w:rsidRPr="00A81BBB" w:rsidDel="0090388D">
            <w:rPr>
              <w:sz w:val="26"/>
              <w:szCs w:val="26"/>
            </w:rPr>
            <w:delText>’s</w:delText>
          </w:r>
        </w:del>
        <w:r w:rsidRPr="00A81BBB">
          <w:rPr>
            <w:sz w:val="26"/>
            <w:szCs w:val="26"/>
          </w:rPr>
          <w:t xml:space="preserve"> until this Petition is concluded.  The purpose of this request is to prevent the disclosure of confidential information in this action</w:t>
        </w:r>
        <w:r>
          <w:rPr>
            <w:sz w:val="26"/>
            <w:szCs w:val="26"/>
          </w:rPr>
          <w:t>, prevent the withdrawal and potential expiration of claims of those class members compelled to arbitration and to prevent the claims of those pending in arbitration from being further jeopardized</w:t>
        </w:r>
        <w:r w:rsidRPr="00A81BBB">
          <w:rPr>
            <w:sz w:val="26"/>
            <w:szCs w:val="26"/>
          </w:rPr>
          <w:t>.</w:t>
        </w:r>
      </w:moveTo>
    </w:p>
    <w:p w:rsidR="0090388D" w:rsidRPr="00A81BBB" w:rsidRDefault="00D25E3C" w:rsidP="00D25E3C">
      <w:pPr>
        <w:jc w:val="left"/>
        <w:rPr>
          <w:moveTo w:id="370" w:author="Morgan Glynn" w:date="2016-09-01T01:14:00Z"/>
          <w:sz w:val="26"/>
          <w:szCs w:val="26"/>
        </w:rPr>
        <w:pPrChange w:id="371" w:author="Morgan Glynn" w:date="2016-09-01T01:20:00Z">
          <w:pPr>
            <w:pStyle w:val="BodyText"/>
            <w:spacing w:line="360" w:lineRule="auto"/>
          </w:pPr>
        </w:pPrChange>
      </w:pPr>
      <w:ins w:id="372" w:author="Morgan Glynn" w:date="2016-09-01T01:20:00Z">
        <w:r>
          <w:rPr>
            <w:sz w:val="26"/>
            <w:szCs w:val="26"/>
          </w:rPr>
          <w:br w:type="page"/>
        </w:r>
      </w:ins>
    </w:p>
    <w:p w:rsidR="0090388D" w:rsidRPr="0090388D" w:rsidRDefault="0090388D" w:rsidP="0090388D">
      <w:pPr>
        <w:pStyle w:val="BodyText"/>
        <w:numPr>
          <w:ilvl w:val="0"/>
          <w:numId w:val="47"/>
        </w:numPr>
        <w:spacing w:after="0" w:line="360" w:lineRule="auto"/>
        <w:ind w:hanging="720"/>
        <w:jc w:val="left"/>
        <w:rPr>
          <w:moveTo w:id="373" w:author="Morgan Glynn" w:date="2016-09-01T01:14:00Z"/>
          <w:b/>
          <w:sz w:val="26"/>
          <w:szCs w:val="26"/>
          <w:rPrChange w:id="374" w:author="Morgan Glynn" w:date="2016-09-01T01:15:00Z">
            <w:rPr>
              <w:moveTo w:id="375" w:author="Morgan Glynn" w:date="2016-09-01T01:14:00Z"/>
              <w:sz w:val="26"/>
              <w:szCs w:val="26"/>
            </w:rPr>
          </w:rPrChange>
        </w:rPr>
        <w:pPrChange w:id="376" w:author="Morgan Glynn" w:date="2016-09-01T01:15:00Z">
          <w:pPr>
            <w:pStyle w:val="BodyText"/>
            <w:spacing w:line="360" w:lineRule="auto"/>
            <w:jc w:val="center"/>
          </w:pPr>
        </w:pPrChange>
      </w:pPr>
      <w:moveTo w:id="377" w:author="Morgan Glynn" w:date="2016-09-01T01:14:00Z">
        <w:r w:rsidRPr="0090388D">
          <w:rPr>
            <w:b/>
            <w:sz w:val="26"/>
            <w:szCs w:val="26"/>
            <w:rPrChange w:id="378" w:author="Morgan Glynn" w:date="2016-09-01T01:15:00Z">
              <w:rPr>
                <w:b/>
                <w:sz w:val="26"/>
                <w:szCs w:val="26"/>
                <w:u w:val="single"/>
              </w:rPr>
            </w:rPrChange>
          </w:rPr>
          <w:lastRenderedPageBreak/>
          <w:t>VERIFICATION</w:t>
        </w:r>
      </w:moveTo>
    </w:p>
    <w:p w:rsidR="0090388D" w:rsidRPr="00A81BBB" w:rsidRDefault="0090388D" w:rsidP="0090388D">
      <w:pPr>
        <w:pStyle w:val="BodyText"/>
        <w:spacing w:after="0" w:line="360" w:lineRule="auto"/>
        <w:jc w:val="left"/>
        <w:rPr>
          <w:moveTo w:id="379" w:author="Morgan Glynn" w:date="2016-09-01T01:14:00Z"/>
          <w:sz w:val="26"/>
          <w:szCs w:val="26"/>
        </w:rPr>
        <w:pPrChange w:id="380" w:author="Morgan Glynn" w:date="2016-09-01T01:16:00Z">
          <w:pPr>
            <w:pStyle w:val="BodyText"/>
            <w:spacing w:line="360" w:lineRule="auto"/>
            <w:jc w:val="left"/>
          </w:pPr>
        </w:pPrChange>
      </w:pPr>
      <w:moveTo w:id="381" w:author="Morgan Glynn" w:date="2016-09-01T01:14:00Z">
        <w:r w:rsidRPr="00A81BBB">
          <w:rPr>
            <w:sz w:val="26"/>
            <w:szCs w:val="26"/>
          </w:rPr>
          <w:tab/>
          <w:t xml:space="preserve">I, </w:t>
        </w:r>
        <w:del w:id="382" w:author="Morgan Glynn" w:date="2016-09-01T01:16:00Z">
          <w:r w:rsidRPr="00A81BBB" w:rsidDel="0090388D">
            <w:rPr>
              <w:sz w:val="26"/>
              <w:szCs w:val="26"/>
            </w:rPr>
            <w:delText>Katherine J. Odenbreit</w:delText>
          </w:r>
        </w:del>
      </w:moveTo>
      <w:ins w:id="383" w:author="Morgan Glynn" w:date="2016-09-01T01:16:00Z">
        <w:r>
          <w:rPr>
            <w:sz w:val="26"/>
            <w:szCs w:val="26"/>
          </w:rPr>
          <w:t>Morgan Glynn</w:t>
        </w:r>
      </w:ins>
      <w:moveTo w:id="384" w:author="Morgan Glynn" w:date="2016-09-01T01:14:00Z">
        <w:r w:rsidRPr="00A81BBB">
          <w:rPr>
            <w:sz w:val="26"/>
            <w:szCs w:val="26"/>
          </w:rPr>
          <w:t>, declare:</w:t>
        </w:r>
      </w:moveTo>
    </w:p>
    <w:p w:rsidR="0090388D" w:rsidRPr="00A81BBB" w:rsidRDefault="0090388D" w:rsidP="0090388D">
      <w:pPr>
        <w:pStyle w:val="BodyText"/>
        <w:spacing w:after="0" w:line="360" w:lineRule="auto"/>
        <w:rPr>
          <w:moveTo w:id="385" w:author="Morgan Glynn" w:date="2016-09-01T01:14:00Z"/>
          <w:sz w:val="26"/>
          <w:szCs w:val="26"/>
        </w:rPr>
        <w:pPrChange w:id="386" w:author="Morgan Glynn" w:date="2016-09-01T01:16:00Z">
          <w:pPr>
            <w:pStyle w:val="BodyText"/>
            <w:spacing w:line="360" w:lineRule="auto"/>
          </w:pPr>
        </w:pPrChange>
      </w:pPr>
      <w:moveTo w:id="387" w:author="Morgan Glynn" w:date="2016-09-01T01:14:00Z">
        <w:r w:rsidRPr="00A81BBB">
          <w:rPr>
            <w:sz w:val="26"/>
            <w:szCs w:val="26"/>
          </w:rPr>
          <w:tab/>
          <w:t xml:space="preserve">I am an attorney at law </w:t>
        </w:r>
        <w:r>
          <w:rPr>
            <w:sz w:val="26"/>
            <w:szCs w:val="26"/>
          </w:rPr>
          <w:t>with</w:t>
        </w:r>
        <w:r w:rsidRPr="00A81BBB">
          <w:rPr>
            <w:sz w:val="26"/>
            <w:szCs w:val="26"/>
          </w:rPr>
          <w:t xml:space="preserve"> the firm </w:t>
        </w:r>
        <w:r>
          <w:rPr>
            <w:sz w:val="26"/>
            <w:szCs w:val="26"/>
          </w:rPr>
          <w:t>MAHONEY LAW GROUP, APC</w:t>
        </w:r>
        <w:r w:rsidRPr="00A81BBB">
          <w:rPr>
            <w:sz w:val="26"/>
            <w:szCs w:val="26"/>
          </w:rPr>
          <w:t xml:space="preserve">, counsel for Petitioners </w:t>
        </w:r>
        <w:r>
          <w:rPr>
            <w:sz w:val="26"/>
            <w:szCs w:val="26"/>
          </w:rPr>
          <w:t>Christopher Levanoff, Alison Diaz, Andrew Gaxiola and Jenna Steed</w:t>
        </w:r>
        <w:r w:rsidRPr="00A81BBB">
          <w:rPr>
            <w:sz w:val="26"/>
            <w:szCs w:val="26"/>
          </w:rPr>
          <w:t xml:space="preserve">.  I have read the foregoing petition for writ of mandate, prohibition and other appropriate relief and know its contents.  Except for those facts that are supported by declarations, which facts I believe to be true based upon information and belief, the facts in the petition pertaining to the record and proceedings below are true to my knowledge.  Because of my familiarity with the relevant facts pertaining to the proceedings in this action, I rather than Petitioners, </w:t>
        </w:r>
        <w:r>
          <w:rPr>
            <w:sz w:val="26"/>
            <w:szCs w:val="26"/>
          </w:rPr>
          <w:t>Christopher Levanoff, Alison Diaz, Andrew Gaxiola and Jenna Steed</w:t>
        </w:r>
        <w:r w:rsidRPr="00A81BBB">
          <w:rPr>
            <w:sz w:val="26"/>
            <w:szCs w:val="26"/>
          </w:rPr>
          <w:t>, verify this petition.</w:t>
        </w:r>
      </w:moveTo>
    </w:p>
    <w:p w:rsidR="0090388D" w:rsidDel="0090388D" w:rsidRDefault="0090388D" w:rsidP="0090388D">
      <w:pPr>
        <w:pStyle w:val="BodyText"/>
        <w:spacing w:after="0" w:line="360" w:lineRule="auto"/>
        <w:jc w:val="left"/>
        <w:rPr>
          <w:del w:id="388" w:author="Morgan Glynn" w:date="2016-09-01T01:16:00Z"/>
          <w:sz w:val="26"/>
          <w:szCs w:val="26"/>
        </w:rPr>
        <w:pPrChange w:id="389" w:author="Morgan Glynn" w:date="2016-09-01T01:16:00Z">
          <w:pPr>
            <w:pStyle w:val="BodyText"/>
            <w:spacing w:line="360" w:lineRule="auto"/>
            <w:jc w:val="left"/>
          </w:pPr>
        </w:pPrChange>
      </w:pPr>
      <w:moveTo w:id="390" w:author="Morgan Glynn" w:date="2016-09-01T01:14:00Z">
        <w:r w:rsidRPr="00A81BBB">
          <w:rPr>
            <w:sz w:val="26"/>
            <w:szCs w:val="26"/>
          </w:rPr>
          <w:tab/>
          <w:t xml:space="preserve">I declare under penalty of perjury under the laws of the State of California that the foregoing is true and correct and that this Verification was executed on </w:t>
        </w:r>
        <w:r>
          <w:rPr>
            <w:sz w:val="26"/>
            <w:szCs w:val="26"/>
          </w:rPr>
          <w:t>September 1, 2016</w:t>
        </w:r>
        <w:r w:rsidRPr="00A81BBB">
          <w:rPr>
            <w:sz w:val="26"/>
            <w:szCs w:val="26"/>
          </w:rPr>
          <w:t xml:space="preserve">, at </w:t>
        </w:r>
        <w:r>
          <w:rPr>
            <w:sz w:val="26"/>
            <w:szCs w:val="26"/>
          </w:rPr>
          <w:t>Long Beach</w:t>
        </w:r>
        <w:r w:rsidRPr="00A81BBB">
          <w:rPr>
            <w:sz w:val="26"/>
            <w:szCs w:val="26"/>
          </w:rPr>
          <w:t>, California.</w:t>
        </w:r>
      </w:moveTo>
    </w:p>
    <w:p w:rsidR="0090388D" w:rsidRPr="00A81BBB" w:rsidRDefault="0090388D" w:rsidP="0090388D">
      <w:pPr>
        <w:pStyle w:val="BodyText"/>
        <w:spacing w:after="0" w:line="360" w:lineRule="auto"/>
        <w:jc w:val="left"/>
        <w:rPr>
          <w:ins w:id="391" w:author="Morgan Glynn" w:date="2016-09-01T01:16:00Z"/>
          <w:moveTo w:id="392" w:author="Morgan Glynn" w:date="2016-09-01T01:14:00Z"/>
          <w:sz w:val="26"/>
          <w:szCs w:val="26"/>
        </w:rPr>
        <w:pPrChange w:id="393" w:author="Morgan Glynn" w:date="2016-09-01T01:16:00Z">
          <w:pPr>
            <w:pStyle w:val="BodyText"/>
            <w:spacing w:line="360" w:lineRule="auto"/>
            <w:jc w:val="left"/>
          </w:pPr>
        </w:pPrChange>
      </w:pPr>
    </w:p>
    <w:p w:rsidR="0090388D" w:rsidRPr="00A81BBB" w:rsidRDefault="0090388D" w:rsidP="0090388D">
      <w:pPr>
        <w:pStyle w:val="BodyText"/>
        <w:spacing w:after="0" w:line="360" w:lineRule="auto"/>
        <w:jc w:val="left"/>
        <w:rPr>
          <w:moveTo w:id="394" w:author="Morgan Glynn" w:date="2016-09-01T01:14:00Z"/>
          <w:sz w:val="26"/>
          <w:szCs w:val="26"/>
        </w:rPr>
        <w:pPrChange w:id="395" w:author="Morgan Glynn" w:date="2016-09-01T01:16:00Z">
          <w:pPr>
            <w:pStyle w:val="BodyText"/>
            <w:spacing w:line="360" w:lineRule="auto"/>
            <w:jc w:val="left"/>
          </w:pPr>
        </w:pPrChange>
      </w:pPr>
    </w:p>
    <w:p w:rsidR="0090388D" w:rsidRPr="00A81BBB" w:rsidRDefault="0090388D" w:rsidP="0090388D">
      <w:pPr>
        <w:pStyle w:val="BodyText"/>
        <w:jc w:val="left"/>
        <w:rPr>
          <w:moveTo w:id="396" w:author="Morgan Glynn" w:date="2016-09-01T01:14:00Z"/>
          <w:sz w:val="26"/>
          <w:szCs w:val="26"/>
        </w:rPr>
      </w:pPr>
      <w:moveTo w:id="397" w:author="Morgan Glynn" w:date="2016-09-01T01:14:00Z">
        <w:r w:rsidRPr="00A81BBB">
          <w:rPr>
            <w:sz w:val="26"/>
            <w:szCs w:val="26"/>
          </w:rPr>
          <w:tab/>
        </w:r>
        <w:r w:rsidRPr="00A81BBB">
          <w:rPr>
            <w:sz w:val="26"/>
            <w:szCs w:val="26"/>
          </w:rPr>
          <w:tab/>
        </w:r>
        <w:r w:rsidRPr="00A81BBB">
          <w:rPr>
            <w:sz w:val="26"/>
            <w:szCs w:val="26"/>
          </w:rPr>
          <w:tab/>
        </w:r>
        <w:r w:rsidRPr="00A81BBB">
          <w:rPr>
            <w:sz w:val="26"/>
            <w:szCs w:val="26"/>
          </w:rPr>
          <w:tab/>
        </w:r>
        <w:r w:rsidRPr="00A81BBB">
          <w:rPr>
            <w:sz w:val="26"/>
            <w:szCs w:val="26"/>
          </w:rPr>
          <w:tab/>
          <w:t>_________________________________</w:t>
        </w:r>
      </w:moveTo>
    </w:p>
    <w:p w:rsidR="0090388D" w:rsidRDefault="0090388D" w:rsidP="0090388D">
      <w:pPr>
        <w:pStyle w:val="BodyText"/>
        <w:jc w:val="left"/>
        <w:rPr>
          <w:moveTo w:id="398" w:author="Morgan Glynn" w:date="2016-09-01T01:14:00Z"/>
          <w:sz w:val="26"/>
          <w:szCs w:val="26"/>
        </w:rPr>
      </w:pPr>
      <w:moveTo w:id="399" w:author="Morgan Glynn" w:date="2016-09-01T01:14:00Z">
        <w:r w:rsidRPr="00A81BBB">
          <w:rPr>
            <w:sz w:val="26"/>
            <w:szCs w:val="26"/>
          </w:rPr>
          <w:tab/>
        </w:r>
        <w:r w:rsidRPr="00A81BBB">
          <w:rPr>
            <w:sz w:val="26"/>
            <w:szCs w:val="26"/>
          </w:rPr>
          <w:tab/>
        </w:r>
        <w:r w:rsidRPr="00A81BBB">
          <w:rPr>
            <w:sz w:val="26"/>
            <w:szCs w:val="26"/>
          </w:rPr>
          <w:tab/>
        </w:r>
        <w:r w:rsidRPr="00A81BBB">
          <w:rPr>
            <w:sz w:val="26"/>
            <w:szCs w:val="26"/>
          </w:rPr>
          <w:tab/>
        </w:r>
        <w:r w:rsidRPr="00A81BBB">
          <w:rPr>
            <w:sz w:val="26"/>
            <w:szCs w:val="26"/>
          </w:rPr>
          <w:tab/>
        </w:r>
        <w:del w:id="400" w:author="Morgan Glynn" w:date="2016-09-01T01:16:00Z">
          <w:r w:rsidRPr="00A81BBB" w:rsidDel="0090388D">
            <w:rPr>
              <w:sz w:val="26"/>
              <w:szCs w:val="26"/>
            </w:rPr>
            <w:delText>Katherine J. Odenbreit</w:delText>
          </w:r>
        </w:del>
      </w:moveTo>
      <w:ins w:id="401" w:author="Morgan Glynn" w:date="2016-09-01T01:16:00Z">
        <w:r>
          <w:rPr>
            <w:sz w:val="26"/>
            <w:szCs w:val="26"/>
          </w:rPr>
          <w:t>Morgan Glynn</w:t>
        </w:r>
      </w:ins>
    </w:p>
    <w:moveToRangeEnd w:id="358"/>
    <w:p w:rsidR="0090388D" w:rsidRDefault="0090388D">
      <w:pPr>
        <w:jc w:val="left"/>
        <w:rPr>
          <w:ins w:id="402" w:author="Morgan Glynn" w:date="2016-09-01T01:16:00Z"/>
          <w:sz w:val="26"/>
          <w:szCs w:val="26"/>
        </w:rPr>
      </w:pPr>
      <w:ins w:id="403" w:author="Morgan Glynn" w:date="2016-09-01T01:16:00Z">
        <w:r>
          <w:rPr>
            <w:sz w:val="26"/>
            <w:szCs w:val="26"/>
          </w:rPr>
          <w:br w:type="page"/>
        </w:r>
      </w:ins>
    </w:p>
    <w:p w:rsidR="0090388D" w:rsidRPr="00502B68" w:rsidDel="00D25E3C" w:rsidRDefault="0090388D" w:rsidP="0090388D">
      <w:pPr>
        <w:pStyle w:val="BodyText"/>
        <w:spacing w:after="0" w:line="360" w:lineRule="auto"/>
        <w:jc w:val="left"/>
        <w:rPr>
          <w:del w:id="404" w:author="Morgan Glynn" w:date="2016-09-01T01:20:00Z"/>
          <w:sz w:val="26"/>
          <w:szCs w:val="26"/>
        </w:rPr>
        <w:pPrChange w:id="405" w:author="Morgan Glynn" w:date="2016-09-01T01:14:00Z">
          <w:pPr>
            <w:pStyle w:val="BodyText"/>
            <w:numPr>
              <w:numId w:val="49"/>
            </w:numPr>
            <w:spacing w:after="0" w:line="360" w:lineRule="auto"/>
            <w:ind w:left="1440" w:hanging="720"/>
            <w:jc w:val="left"/>
          </w:pPr>
        </w:pPrChange>
      </w:pPr>
    </w:p>
    <w:p w:rsidR="00C52A14" w:rsidRPr="00385910" w:rsidRDefault="00C52A14" w:rsidP="00334054">
      <w:pPr>
        <w:pStyle w:val="BodyText"/>
        <w:numPr>
          <w:ilvl w:val="0"/>
          <w:numId w:val="47"/>
        </w:numPr>
        <w:spacing w:after="0" w:line="360" w:lineRule="auto"/>
        <w:ind w:hanging="720"/>
        <w:jc w:val="left"/>
        <w:rPr>
          <w:b/>
          <w:sz w:val="26"/>
          <w:szCs w:val="26"/>
        </w:rPr>
      </w:pPr>
      <w:r w:rsidRPr="00385910">
        <w:rPr>
          <w:b/>
          <w:sz w:val="26"/>
          <w:szCs w:val="26"/>
        </w:rPr>
        <w:t>MEMORANDUM OF POINTS AND AUTHORITIES</w:t>
      </w:r>
    </w:p>
    <w:p w:rsidR="00334054" w:rsidRPr="00334054" w:rsidRDefault="00334054" w:rsidP="00334054">
      <w:pPr>
        <w:pStyle w:val="ListParagraph"/>
        <w:widowControl w:val="0"/>
        <w:numPr>
          <w:ilvl w:val="0"/>
          <w:numId w:val="59"/>
        </w:numPr>
        <w:spacing w:line="360" w:lineRule="auto"/>
        <w:ind w:left="1080" w:hanging="720"/>
        <w:jc w:val="left"/>
        <w:rPr>
          <w:noProof/>
          <w:sz w:val="26"/>
          <w:szCs w:val="26"/>
          <w:u w:val="single"/>
        </w:rPr>
      </w:pPr>
      <w:r w:rsidRPr="00334054">
        <w:rPr>
          <w:noProof/>
          <w:sz w:val="26"/>
          <w:szCs w:val="26"/>
          <w:u w:val="single"/>
        </w:rPr>
        <w:t>WRIT RELIEF IS ESSENTIAL TO RESOLVE AN ISSUE OF URGENT STATEWIDE IMPORTANCE AND PREVENT BURDENSOME AND NUMEROUS INCONSISTENT RULINGS AND APPEALS</w:t>
      </w:r>
    </w:p>
    <w:p w:rsidR="00334054" w:rsidRPr="00334054" w:rsidRDefault="00334054" w:rsidP="00334054">
      <w:pPr>
        <w:pStyle w:val="BodyText"/>
        <w:numPr>
          <w:ilvl w:val="1"/>
          <w:numId w:val="56"/>
        </w:numPr>
        <w:spacing w:after="0" w:line="360" w:lineRule="auto"/>
        <w:ind w:left="1800" w:hanging="720"/>
        <w:jc w:val="left"/>
        <w:rPr>
          <w:b/>
          <w:sz w:val="26"/>
          <w:szCs w:val="26"/>
        </w:rPr>
      </w:pPr>
      <w:r w:rsidRPr="00334054">
        <w:rPr>
          <w:b/>
          <w:sz w:val="26"/>
          <w:szCs w:val="26"/>
        </w:rPr>
        <w:t>Writ Relief Is Appropriate and Necessary</w:t>
      </w:r>
    </w:p>
    <w:p w:rsidR="00334054" w:rsidRPr="00334054" w:rsidRDefault="00334054" w:rsidP="00063E34">
      <w:pPr>
        <w:pStyle w:val="BodyText"/>
        <w:numPr>
          <w:ilvl w:val="1"/>
          <w:numId w:val="58"/>
        </w:numPr>
        <w:spacing w:after="0" w:line="360" w:lineRule="auto"/>
        <w:ind w:left="2520" w:hanging="720"/>
        <w:jc w:val="left"/>
        <w:rPr>
          <w:i/>
          <w:sz w:val="26"/>
          <w:szCs w:val="26"/>
        </w:rPr>
        <w:pPrChange w:id="406" w:author="Morgan Glynn" w:date="2016-09-01T03:56:00Z">
          <w:pPr>
            <w:pStyle w:val="BodyText"/>
            <w:numPr>
              <w:ilvl w:val="1"/>
              <w:numId w:val="58"/>
            </w:numPr>
            <w:spacing w:after="0" w:line="360" w:lineRule="auto"/>
            <w:ind w:left="2520" w:hanging="720"/>
          </w:pPr>
        </w:pPrChange>
      </w:pPr>
      <w:r w:rsidRPr="00334054">
        <w:rPr>
          <w:i/>
          <w:sz w:val="26"/>
          <w:szCs w:val="26"/>
        </w:rPr>
        <w:t>When Does the Representation of Certified Class Members by Class Counsel Cease?</w:t>
      </w:r>
    </w:p>
    <w:p w:rsidR="00503451" w:rsidRDefault="00334054" w:rsidP="00063E34">
      <w:pPr>
        <w:pStyle w:val="BodyText"/>
        <w:spacing w:after="0" w:line="360" w:lineRule="auto"/>
        <w:jc w:val="left"/>
        <w:rPr>
          <w:ins w:id="407" w:author="Morgan Glynn" w:date="2016-08-31T23:47:00Z"/>
          <w:sz w:val="26"/>
          <w:szCs w:val="26"/>
        </w:rPr>
        <w:pPrChange w:id="408" w:author="Morgan Glynn" w:date="2016-09-01T03:56:00Z">
          <w:pPr>
            <w:pStyle w:val="BodyText"/>
            <w:spacing w:after="0" w:line="360" w:lineRule="auto"/>
          </w:pPr>
        </w:pPrChange>
      </w:pPr>
      <w:r>
        <w:rPr>
          <w:sz w:val="26"/>
          <w:szCs w:val="26"/>
        </w:rPr>
        <w:tab/>
        <w:t xml:space="preserve">This Petition raises </w:t>
      </w:r>
      <w:del w:id="409" w:author="Morgan Glynn" w:date="2016-08-31T23:45:00Z">
        <w:r w:rsidDel="00334054">
          <w:rPr>
            <w:sz w:val="26"/>
            <w:szCs w:val="26"/>
          </w:rPr>
          <w:delText xml:space="preserve">substantive </w:delText>
        </w:r>
      </w:del>
      <w:r>
        <w:rPr>
          <w:sz w:val="26"/>
          <w:szCs w:val="26"/>
        </w:rPr>
        <w:t xml:space="preserve">important </w:t>
      </w:r>
      <w:ins w:id="410" w:author="Morgan Glynn" w:date="2016-08-31T23:45:00Z">
        <w:r>
          <w:rPr>
            <w:sz w:val="26"/>
            <w:szCs w:val="26"/>
          </w:rPr>
          <w:t xml:space="preserve">substantive </w:t>
        </w:r>
      </w:ins>
      <w:r>
        <w:rPr>
          <w:sz w:val="26"/>
          <w:szCs w:val="26"/>
        </w:rPr>
        <w:t xml:space="preserve">issues surrounding the situation where a </w:t>
      </w:r>
      <w:del w:id="411" w:author="Morgan Glynn" w:date="2016-08-31T23:45:00Z">
        <w:r w:rsidDel="00334054">
          <w:rPr>
            <w:sz w:val="26"/>
            <w:szCs w:val="26"/>
          </w:rPr>
          <w:delText xml:space="preserve">petition </w:delText>
        </w:r>
      </w:del>
      <w:ins w:id="412" w:author="Morgan Glynn" w:date="2016-08-31T23:45:00Z">
        <w:r>
          <w:rPr>
            <w:sz w:val="26"/>
            <w:szCs w:val="26"/>
          </w:rPr>
          <w:t xml:space="preserve">motion </w:t>
        </w:r>
      </w:ins>
      <w:r>
        <w:rPr>
          <w:sz w:val="26"/>
          <w:szCs w:val="26"/>
        </w:rPr>
        <w:t xml:space="preserve">to compel arbitration is brought after a class has been certified and applies only to some certified class members.  Courts are </w:t>
      </w:r>
      <w:ins w:id="413" w:author="Morgan Glynn" w:date="2016-08-31T23:45:00Z">
        <w:r>
          <w:rPr>
            <w:sz w:val="26"/>
            <w:szCs w:val="26"/>
          </w:rPr>
          <w:t xml:space="preserve">currently </w:t>
        </w:r>
      </w:ins>
      <w:r>
        <w:rPr>
          <w:sz w:val="26"/>
          <w:szCs w:val="26"/>
        </w:rPr>
        <w:t>struggling with what to do in the aftermath when some of the certified class members remain in the Superior Court and others are sent to arbitration and disputes arise in the arbitration proceedings</w:t>
      </w:r>
      <w:ins w:id="414" w:author="Morgan Glynn" w:date="2016-08-31T23:46:00Z">
        <w:r>
          <w:rPr>
            <w:sz w:val="26"/>
            <w:szCs w:val="26"/>
          </w:rPr>
          <w:t xml:space="preserve"> as there is no established precedent on this matter</w:t>
        </w:r>
      </w:ins>
      <w:r>
        <w:rPr>
          <w:sz w:val="26"/>
          <w:szCs w:val="26"/>
        </w:rPr>
        <w:t xml:space="preserve">.  </w:t>
      </w:r>
    </w:p>
    <w:p w:rsidR="00334054" w:rsidRDefault="00334054" w:rsidP="00063E34">
      <w:pPr>
        <w:pStyle w:val="BodyText"/>
        <w:spacing w:after="0" w:line="360" w:lineRule="auto"/>
        <w:ind w:firstLine="720"/>
        <w:jc w:val="left"/>
        <w:rPr>
          <w:sz w:val="26"/>
          <w:szCs w:val="26"/>
        </w:rPr>
        <w:pPrChange w:id="415" w:author="Morgan Glynn" w:date="2016-09-01T03:56:00Z">
          <w:pPr>
            <w:pStyle w:val="BodyText"/>
            <w:spacing w:after="0" w:line="360" w:lineRule="auto"/>
          </w:pPr>
        </w:pPrChange>
      </w:pPr>
      <w:r>
        <w:rPr>
          <w:sz w:val="26"/>
          <w:szCs w:val="26"/>
        </w:rPr>
        <w:t xml:space="preserve">Does the court retain jurisdiction to resolve disputes between the parties where the arbitration service provider refuses to act?  Can the court regulate the conduct of counsel in the arbitration proceedings?  Can the court issue orders to </w:t>
      </w:r>
      <w:ins w:id="416" w:author="Morgan Glynn" w:date="2016-08-31T23:46:00Z">
        <w:r w:rsidR="00503451">
          <w:rPr>
            <w:sz w:val="26"/>
            <w:szCs w:val="26"/>
          </w:rPr>
          <w:t>e</w:t>
        </w:r>
      </w:ins>
      <w:del w:id="417" w:author="Morgan Glynn" w:date="2016-08-31T23:46:00Z">
        <w:r w:rsidDel="00503451">
          <w:rPr>
            <w:sz w:val="26"/>
            <w:szCs w:val="26"/>
          </w:rPr>
          <w:delText>i</w:delText>
        </w:r>
      </w:del>
      <w:r>
        <w:rPr>
          <w:sz w:val="26"/>
          <w:szCs w:val="26"/>
        </w:rPr>
        <w:t xml:space="preserve">nsure the arbitration participants have access to a forum </w:t>
      </w:r>
      <w:ins w:id="418" w:author="Morgan Glynn" w:date="2016-08-31T23:47:00Z">
        <w:r w:rsidR="00503451">
          <w:rPr>
            <w:sz w:val="26"/>
            <w:szCs w:val="26"/>
          </w:rPr>
          <w:t xml:space="preserve">in which to </w:t>
        </w:r>
      </w:ins>
      <w:del w:id="419" w:author="Morgan Glynn" w:date="2016-08-31T23:47:00Z">
        <w:r w:rsidDel="00503451">
          <w:rPr>
            <w:sz w:val="26"/>
            <w:szCs w:val="26"/>
          </w:rPr>
          <w:delText>to</w:delText>
        </w:r>
      </w:del>
      <w:r>
        <w:rPr>
          <w:sz w:val="26"/>
          <w:szCs w:val="26"/>
        </w:rPr>
        <w:t xml:space="preserve"> litigate their claims?  Can class counsel take necessary steps to preserve the claims of certified class members in arbitration without obtaining an additional affirmation to such continued representation?  These are all novel questions yet to be answered by the California Appellate Courts in relation to a situation that is becoming more common in class action litigation.  </w:t>
      </w:r>
      <w:ins w:id="420" w:author="Morgan Glynn" w:date="2016-08-31T23:48:00Z">
        <w:r w:rsidR="00503451">
          <w:rPr>
            <w:sz w:val="26"/>
            <w:szCs w:val="26"/>
          </w:rPr>
          <w:t xml:space="preserve">Until the appellate court </w:t>
        </w:r>
      </w:ins>
      <w:ins w:id="421" w:author="Morgan Glynn" w:date="2016-08-31T23:49:00Z">
        <w:r w:rsidR="00503451">
          <w:rPr>
            <w:sz w:val="26"/>
            <w:szCs w:val="26"/>
          </w:rPr>
          <w:t>provides</w:t>
        </w:r>
      </w:ins>
      <w:ins w:id="422" w:author="Morgan Glynn" w:date="2016-08-31T23:48:00Z">
        <w:r w:rsidR="00503451">
          <w:rPr>
            <w:sz w:val="26"/>
            <w:szCs w:val="26"/>
          </w:rPr>
          <w:t xml:space="preserve"> guidance, l</w:t>
        </w:r>
      </w:ins>
      <w:del w:id="423" w:author="Morgan Glynn" w:date="2016-08-31T23:48:00Z">
        <w:r w:rsidDel="00503451">
          <w:rPr>
            <w:sz w:val="26"/>
            <w:szCs w:val="26"/>
          </w:rPr>
          <w:delText>L</w:delText>
        </w:r>
      </w:del>
      <w:r>
        <w:rPr>
          <w:sz w:val="26"/>
          <w:szCs w:val="26"/>
        </w:rPr>
        <w:t>ower courts will continue to be confronted with and grapple</w:t>
      </w:r>
      <w:del w:id="424" w:author="Morgan Glynn" w:date="2016-08-31T23:49:00Z">
        <w:r w:rsidDel="00503451">
          <w:rPr>
            <w:sz w:val="26"/>
            <w:szCs w:val="26"/>
          </w:rPr>
          <w:delText xml:space="preserve"> with</w:delText>
        </w:r>
      </w:del>
      <w:r>
        <w:rPr>
          <w:sz w:val="26"/>
          <w:szCs w:val="26"/>
        </w:rPr>
        <w:t xml:space="preserve"> these issues</w:t>
      </w:r>
      <w:ins w:id="425" w:author="Morgan Glynn" w:date="2016-08-31T23:49:00Z">
        <w:r w:rsidR="00503451">
          <w:rPr>
            <w:sz w:val="26"/>
            <w:szCs w:val="26"/>
          </w:rPr>
          <w:t xml:space="preserve"> on their own,</w:t>
        </w:r>
      </w:ins>
      <w:r>
        <w:rPr>
          <w:sz w:val="26"/>
          <w:szCs w:val="26"/>
        </w:rPr>
        <w:t xml:space="preserve"> </w:t>
      </w:r>
      <w:del w:id="426" w:author="Morgan Glynn" w:date="2016-08-31T23:50:00Z">
        <w:r w:rsidDel="00503451">
          <w:rPr>
            <w:sz w:val="26"/>
            <w:szCs w:val="26"/>
          </w:rPr>
          <w:delText xml:space="preserve">which will </w:delText>
        </w:r>
      </w:del>
      <w:r>
        <w:rPr>
          <w:sz w:val="26"/>
          <w:szCs w:val="26"/>
        </w:rPr>
        <w:t>result</w:t>
      </w:r>
      <w:ins w:id="427" w:author="Morgan Glynn" w:date="2016-08-31T23:50:00Z">
        <w:r w:rsidR="00503451">
          <w:rPr>
            <w:sz w:val="26"/>
            <w:szCs w:val="26"/>
          </w:rPr>
          <w:t>ing</w:t>
        </w:r>
      </w:ins>
      <w:r>
        <w:rPr>
          <w:sz w:val="26"/>
          <w:szCs w:val="26"/>
        </w:rPr>
        <w:t xml:space="preserve"> in</w:t>
      </w:r>
      <w:ins w:id="428" w:author="Morgan Glynn" w:date="2016-08-31T23:50:00Z">
        <w:r w:rsidR="00503451">
          <w:rPr>
            <w:sz w:val="26"/>
            <w:szCs w:val="26"/>
          </w:rPr>
          <w:t>: (1)</w:t>
        </w:r>
      </w:ins>
      <w:r>
        <w:rPr>
          <w:sz w:val="26"/>
          <w:szCs w:val="26"/>
        </w:rPr>
        <w:t xml:space="preserve"> litigants’ denial </w:t>
      </w:r>
      <w:del w:id="429" w:author="Morgan Glynn" w:date="2016-08-31T23:50:00Z">
        <w:r w:rsidDel="00503451">
          <w:rPr>
            <w:sz w:val="26"/>
            <w:szCs w:val="26"/>
          </w:rPr>
          <w:delText xml:space="preserve">to </w:delText>
        </w:r>
      </w:del>
      <w:ins w:id="430" w:author="Morgan Glynn" w:date="2016-08-31T23:50:00Z">
        <w:r w:rsidR="00503451">
          <w:rPr>
            <w:sz w:val="26"/>
            <w:szCs w:val="26"/>
          </w:rPr>
          <w:t xml:space="preserve">of </w:t>
        </w:r>
      </w:ins>
      <w:r>
        <w:rPr>
          <w:sz w:val="26"/>
          <w:szCs w:val="26"/>
        </w:rPr>
        <w:t xml:space="preserve">access to </w:t>
      </w:r>
      <w:ins w:id="431" w:author="Morgan Glynn" w:date="2016-08-31T23:50:00Z">
        <w:r w:rsidR="00503451">
          <w:rPr>
            <w:sz w:val="26"/>
            <w:szCs w:val="26"/>
          </w:rPr>
          <w:t xml:space="preserve">a forum in which to </w:t>
        </w:r>
      </w:ins>
      <w:r>
        <w:rPr>
          <w:sz w:val="26"/>
          <w:szCs w:val="26"/>
        </w:rPr>
        <w:t xml:space="preserve">litigate their claims, </w:t>
      </w:r>
      <w:ins w:id="432" w:author="Morgan Glynn" w:date="2016-08-31T23:50:00Z">
        <w:r w:rsidR="00503451">
          <w:rPr>
            <w:sz w:val="26"/>
            <w:szCs w:val="26"/>
          </w:rPr>
          <w:t xml:space="preserve">(2) </w:t>
        </w:r>
      </w:ins>
      <w:r>
        <w:rPr>
          <w:sz w:val="26"/>
          <w:szCs w:val="26"/>
        </w:rPr>
        <w:t xml:space="preserve">class counsel’s risk of professional liability </w:t>
      </w:r>
      <w:ins w:id="433" w:author="Morgan Glynn" w:date="2016-08-31T23:50:00Z">
        <w:r w:rsidR="00503451">
          <w:rPr>
            <w:sz w:val="26"/>
            <w:szCs w:val="26"/>
          </w:rPr>
          <w:t xml:space="preserve">to class members compelled to arbitration </w:t>
        </w:r>
      </w:ins>
      <w:r>
        <w:rPr>
          <w:sz w:val="26"/>
          <w:szCs w:val="26"/>
        </w:rPr>
        <w:t xml:space="preserve">and </w:t>
      </w:r>
      <w:r>
        <w:rPr>
          <w:sz w:val="26"/>
          <w:szCs w:val="26"/>
        </w:rPr>
        <w:lastRenderedPageBreak/>
        <w:t>uncertainty of how best to protect the interests of those class members sent to arbitration</w:t>
      </w:r>
      <w:ins w:id="434" w:author="Morgan Glynn" w:date="2016-08-31T23:51:00Z">
        <w:r w:rsidR="00503451">
          <w:rPr>
            <w:sz w:val="26"/>
            <w:szCs w:val="26"/>
          </w:rPr>
          <w:t>,</w:t>
        </w:r>
      </w:ins>
      <w:r>
        <w:rPr>
          <w:sz w:val="26"/>
          <w:szCs w:val="26"/>
        </w:rPr>
        <w:t xml:space="preserve"> and </w:t>
      </w:r>
      <w:ins w:id="435" w:author="Morgan Glynn" w:date="2016-08-31T23:51:00Z">
        <w:r w:rsidR="00503451">
          <w:rPr>
            <w:sz w:val="26"/>
            <w:szCs w:val="26"/>
          </w:rPr>
          <w:t xml:space="preserve">(3) </w:t>
        </w:r>
      </w:ins>
      <w:r>
        <w:rPr>
          <w:sz w:val="26"/>
          <w:szCs w:val="26"/>
        </w:rPr>
        <w:t>the</w:t>
      </w:r>
      <w:ins w:id="436" w:author="Morgan Glynn" w:date="2016-08-31T23:51:00Z">
        <w:r w:rsidR="00503451">
          <w:rPr>
            <w:sz w:val="26"/>
            <w:szCs w:val="26"/>
          </w:rPr>
          <w:t xml:space="preserve"> inadvertent</w:t>
        </w:r>
      </w:ins>
      <w:r>
        <w:rPr>
          <w:sz w:val="26"/>
          <w:szCs w:val="26"/>
        </w:rPr>
        <w:t xml:space="preserve"> waiver of certified class member</w:t>
      </w:r>
      <w:ins w:id="437" w:author="Morgan Glynn" w:date="2016-08-31T23:51:00Z">
        <w:r w:rsidR="00503451">
          <w:rPr>
            <w:sz w:val="26"/>
            <w:szCs w:val="26"/>
          </w:rPr>
          <w:t>s’</w:t>
        </w:r>
      </w:ins>
      <w:r>
        <w:rPr>
          <w:sz w:val="26"/>
          <w:szCs w:val="26"/>
        </w:rPr>
        <w:t xml:space="preserve"> claims who find themselves compelled to arbitration after being advised they are represented by class counsel.  </w:t>
      </w:r>
    </w:p>
    <w:p w:rsidR="00334054" w:rsidRDefault="00334054" w:rsidP="00063E34">
      <w:pPr>
        <w:pStyle w:val="BodyText"/>
        <w:spacing w:after="0" w:line="360" w:lineRule="auto"/>
        <w:jc w:val="left"/>
        <w:rPr>
          <w:sz w:val="26"/>
          <w:szCs w:val="26"/>
        </w:rPr>
        <w:pPrChange w:id="438" w:author="Morgan Glynn" w:date="2016-09-01T03:56:00Z">
          <w:pPr>
            <w:pStyle w:val="BodyText"/>
            <w:spacing w:after="0" w:line="360" w:lineRule="auto"/>
          </w:pPr>
        </w:pPrChange>
      </w:pPr>
      <w:r>
        <w:rPr>
          <w:sz w:val="26"/>
          <w:szCs w:val="26"/>
        </w:rPr>
        <w:tab/>
        <w:t xml:space="preserve">Writ relief is appropriate to correct an abuse of discretion by the trial court.  </w:t>
      </w:r>
      <w:r>
        <w:rPr>
          <w:i/>
          <w:sz w:val="26"/>
          <w:szCs w:val="26"/>
        </w:rPr>
        <w:t xml:space="preserve">City of King City v. Community Bank of Central California </w:t>
      </w:r>
      <w:r>
        <w:rPr>
          <w:sz w:val="26"/>
          <w:szCs w:val="26"/>
        </w:rPr>
        <w:t>(2005) 131 Cal.</w:t>
      </w:r>
      <w:ins w:id="439" w:author="Morgan Glynn" w:date="2016-08-31T23:52:00Z">
        <w:r w:rsidR="00503451">
          <w:rPr>
            <w:sz w:val="26"/>
            <w:szCs w:val="26"/>
          </w:rPr>
          <w:t xml:space="preserve"> </w:t>
        </w:r>
      </w:ins>
      <w:r>
        <w:rPr>
          <w:sz w:val="26"/>
          <w:szCs w:val="26"/>
        </w:rPr>
        <w:t>App.</w:t>
      </w:r>
      <w:ins w:id="440" w:author="Morgan Glynn" w:date="2016-08-31T23:52:00Z">
        <w:r w:rsidR="00503451">
          <w:rPr>
            <w:sz w:val="26"/>
            <w:szCs w:val="26"/>
          </w:rPr>
          <w:t xml:space="preserve"> </w:t>
        </w:r>
      </w:ins>
      <w:r>
        <w:rPr>
          <w:sz w:val="26"/>
          <w:szCs w:val="26"/>
        </w:rPr>
        <w:t>4</w:t>
      </w:r>
      <w:ins w:id="441" w:author="Morgan Glynn" w:date="2016-08-31T23:52:00Z">
        <w:r w:rsidR="00503451">
          <w:rPr>
            <w:sz w:val="26"/>
            <w:szCs w:val="26"/>
          </w:rPr>
          <w:t xml:space="preserve">th </w:t>
        </w:r>
      </w:ins>
      <w:del w:id="442" w:author="Morgan Glynn" w:date="2016-08-31T23:52:00Z">
        <w:r w:rsidRPr="005F6169" w:rsidDel="00503451">
          <w:rPr>
            <w:sz w:val="26"/>
            <w:szCs w:val="26"/>
            <w:vertAlign w:val="superscript"/>
          </w:rPr>
          <w:delText>th</w:delText>
        </w:r>
        <w:r w:rsidDel="00503451">
          <w:rPr>
            <w:sz w:val="26"/>
            <w:szCs w:val="26"/>
          </w:rPr>
          <w:delText xml:space="preserve"> </w:delText>
        </w:r>
      </w:del>
      <w:r>
        <w:rPr>
          <w:sz w:val="26"/>
          <w:szCs w:val="26"/>
        </w:rPr>
        <w:t xml:space="preserve">913, 925.  Writ relief is appropriate where a showing is made that there is no adequate remedy at law and the petitioner will suffer irreparable injury if the writ is not granted.  </w:t>
      </w:r>
      <w:r>
        <w:rPr>
          <w:i/>
          <w:sz w:val="26"/>
          <w:szCs w:val="26"/>
        </w:rPr>
        <w:t xml:space="preserve">O’Grady v. Superior Court </w:t>
      </w:r>
      <w:r>
        <w:rPr>
          <w:sz w:val="26"/>
          <w:szCs w:val="26"/>
        </w:rPr>
        <w:t>(2006) 139 Cal.</w:t>
      </w:r>
      <w:ins w:id="443" w:author="Morgan Glynn" w:date="2016-08-31T23:52:00Z">
        <w:r w:rsidR="00503451">
          <w:rPr>
            <w:sz w:val="26"/>
            <w:szCs w:val="26"/>
          </w:rPr>
          <w:t xml:space="preserve"> </w:t>
        </w:r>
      </w:ins>
      <w:r>
        <w:rPr>
          <w:sz w:val="26"/>
          <w:szCs w:val="26"/>
        </w:rPr>
        <w:t>App.</w:t>
      </w:r>
      <w:ins w:id="444" w:author="Morgan Glynn" w:date="2016-08-31T23:52:00Z">
        <w:r w:rsidR="00503451">
          <w:rPr>
            <w:sz w:val="26"/>
            <w:szCs w:val="26"/>
          </w:rPr>
          <w:t xml:space="preserve"> </w:t>
        </w:r>
      </w:ins>
      <w:r>
        <w:rPr>
          <w:sz w:val="26"/>
          <w:szCs w:val="26"/>
        </w:rPr>
        <w:t>4</w:t>
      </w:r>
      <w:ins w:id="445" w:author="Morgan Glynn" w:date="2016-08-31T23:52:00Z">
        <w:r w:rsidR="00503451">
          <w:rPr>
            <w:sz w:val="26"/>
            <w:szCs w:val="26"/>
          </w:rPr>
          <w:t>th</w:t>
        </w:r>
      </w:ins>
      <w:del w:id="446" w:author="Morgan Glynn" w:date="2016-08-31T23:52:00Z">
        <w:r w:rsidRPr="005F6169" w:rsidDel="00503451">
          <w:rPr>
            <w:sz w:val="26"/>
            <w:szCs w:val="26"/>
            <w:vertAlign w:val="superscript"/>
          </w:rPr>
          <w:delText>th</w:delText>
        </w:r>
      </w:del>
      <w:r>
        <w:rPr>
          <w:sz w:val="26"/>
          <w:szCs w:val="26"/>
        </w:rPr>
        <w:t xml:space="preserve"> 1423, 1439.  No</w:t>
      </w:r>
      <w:del w:id="447" w:author="Morgan Glynn" w:date="2016-08-31T23:53:00Z">
        <w:r w:rsidDel="00503451">
          <w:rPr>
            <w:sz w:val="26"/>
            <w:szCs w:val="26"/>
          </w:rPr>
          <w:delText>t</w:delText>
        </w:r>
      </w:del>
      <w:r>
        <w:rPr>
          <w:sz w:val="26"/>
          <w:szCs w:val="26"/>
        </w:rPr>
        <w:t xml:space="preserve"> right to an immediate appeal is considered </w:t>
      </w:r>
      <w:ins w:id="448" w:author="Morgan Glynn" w:date="2016-08-31T23:53:00Z">
        <w:r w:rsidR="00503451">
          <w:rPr>
            <w:sz w:val="26"/>
            <w:szCs w:val="26"/>
          </w:rPr>
          <w:t xml:space="preserve">enough </w:t>
        </w:r>
      </w:ins>
      <w:r>
        <w:rPr>
          <w:sz w:val="26"/>
          <w:szCs w:val="26"/>
        </w:rPr>
        <w:t xml:space="preserve">to constitute no adequate remedy.  </w:t>
      </w:r>
      <w:r>
        <w:rPr>
          <w:i/>
          <w:sz w:val="26"/>
          <w:szCs w:val="26"/>
        </w:rPr>
        <w:t xml:space="preserve">Los Angeles Gay and Lesbian Center v. Superior Court (“LAGLC”) </w:t>
      </w:r>
      <w:r>
        <w:rPr>
          <w:sz w:val="26"/>
          <w:szCs w:val="26"/>
        </w:rPr>
        <w:t>(2011) 194 Cal.</w:t>
      </w:r>
      <w:ins w:id="449" w:author="Morgan Glynn" w:date="2016-08-31T23:54:00Z">
        <w:r w:rsidR="00503451">
          <w:rPr>
            <w:sz w:val="26"/>
            <w:szCs w:val="26"/>
          </w:rPr>
          <w:t xml:space="preserve"> </w:t>
        </w:r>
      </w:ins>
      <w:r>
        <w:rPr>
          <w:sz w:val="26"/>
          <w:szCs w:val="26"/>
        </w:rPr>
        <w:t>App.</w:t>
      </w:r>
      <w:ins w:id="450" w:author="Morgan Glynn" w:date="2016-08-31T23:54:00Z">
        <w:r w:rsidR="00503451">
          <w:rPr>
            <w:sz w:val="26"/>
            <w:szCs w:val="26"/>
          </w:rPr>
          <w:t xml:space="preserve"> </w:t>
        </w:r>
      </w:ins>
      <w:r>
        <w:rPr>
          <w:sz w:val="26"/>
          <w:szCs w:val="26"/>
        </w:rPr>
        <w:t>4</w:t>
      </w:r>
      <w:ins w:id="451" w:author="Morgan Glynn" w:date="2016-08-31T23:54:00Z">
        <w:r w:rsidR="00503451">
          <w:rPr>
            <w:sz w:val="26"/>
            <w:szCs w:val="26"/>
          </w:rPr>
          <w:t>th</w:t>
        </w:r>
      </w:ins>
      <w:del w:id="452" w:author="Morgan Glynn" w:date="2016-08-31T23:54:00Z">
        <w:r w:rsidRPr="00FF28A7" w:rsidDel="00503451">
          <w:rPr>
            <w:sz w:val="26"/>
            <w:szCs w:val="26"/>
            <w:vertAlign w:val="superscript"/>
          </w:rPr>
          <w:delText>th</w:delText>
        </w:r>
      </w:del>
      <w:r>
        <w:rPr>
          <w:sz w:val="26"/>
          <w:szCs w:val="26"/>
        </w:rPr>
        <w:t xml:space="preserve"> 288, 300.  Where an order infringes on privacy or confidentiality rights, review on appeal is inadequate because reversal on appeal will not cure the disclosure of protected information.  </w:t>
      </w:r>
      <w:r>
        <w:rPr>
          <w:i/>
          <w:sz w:val="26"/>
          <w:szCs w:val="26"/>
        </w:rPr>
        <w:t xml:space="preserve">Planned Parenthood Golden Gate v. Superior Court </w:t>
      </w:r>
      <w:r>
        <w:rPr>
          <w:sz w:val="26"/>
          <w:szCs w:val="26"/>
        </w:rPr>
        <w:t>(2000) 83 Cal.</w:t>
      </w:r>
      <w:ins w:id="453" w:author="Morgan Glynn" w:date="2016-08-31T23:54:00Z">
        <w:r w:rsidR="00503451">
          <w:rPr>
            <w:sz w:val="26"/>
            <w:szCs w:val="26"/>
          </w:rPr>
          <w:t xml:space="preserve"> </w:t>
        </w:r>
      </w:ins>
      <w:r>
        <w:rPr>
          <w:sz w:val="26"/>
          <w:szCs w:val="26"/>
        </w:rPr>
        <w:t>App.</w:t>
      </w:r>
      <w:ins w:id="454" w:author="Morgan Glynn" w:date="2016-08-31T23:54:00Z">
        <w:r w:rsidR="00503451">
          <w:rPr>
            <w:sz w:val="26"/>
            <w:szCs w:val="26"/>
          </w:rPr>
          <w:t xml:space="preserve"> </w:t>
        </w:r>
      </w:ins>
      <w:r>
        <w:rPr>
          <w:sz w:val="26"/>
          <w:szCs w:val="26"/>
        </w:rPr>
        <w:t>4</w:t>
      </w:r>
      <w:r w:rsidRPr="00FF28A7">
        <w:rPr>
          <w:sz w:val="26"/>
          <w:szCs w:val="26"/>
          <w:vertAlign w:val="superscript"/>
        </w:rPr>
        <w:t>th</w:t>
      </w:r>
      <w:r>
        <w:rPr>
          <w:sz w:val="26"/>
          <w:szCs w:val="26"/>
        </w:rPr>
        <w:t xml:space="preserve"> 347, 355.  Review is also appropriate where an order raises issues of first impression of general importance to the legal community.  </w:t>
      </w:r>
      <w:r>
        <w:rPr>
          <w:i/>
          <w:sz w:val="26"/>
          <w:szCs w:val="26"/>
        </w:rPr>
        <w:t>LAGLC</w:t>
      </w:r>
      <w:ins w:id="455" w:author="Morgan Glynn" w:date="2016-08-31T23:54:00Z">
        <w:r w:rsidR="00503451">
          <w:rPr>
            <w:i/>
            <w:sz w:val="26"/>
            <w:szCs w:val="26"/>
          </w:rPr>
          <w:t>,</w:t>
        </w:r>
      </w:ins>
      <w:r>
        <w:rPr>
          <w:i/>
          <w:sz w:val="26"/>
          <w:szCs w:val="26"/>
        </w:rPr>
        <w:t xml:space="preserve"> supra</w:t>
      </w:r>
      <w:ins w:id="456" w:author="Morgan Glynn" w:date="2016-08-31T23:54:00Z">
        <w:r w:rsidR="00503451">
          <w:rPr>
            <w:i/>
            <w:sz w:val="26"/>
            <w:szCs w:val="26"/>
          </w:rPr>
          <w:t>,</w:t>
        </w:r>
      </w:ins>
      <w:r>
        <w:rPr>
          <w:i/>
          <w:sz w:val="26"/>
          <w:szCs w:val="26"/>
        </w:rPr>
        <w:t xml:space="preserve"> </w:t>
      </w:r>
      <w:r>
        <w:rPr>
          <w:sz w:val="26"/>
          <w:szCs w:val="26"/>
        </w:rPr>
        <w:t xml:space="preserve">at 300.  </w:t>
      </w:r>
    </w:p>
    <w:p w:rsidR="00334054" w:rsidRDefault="00334054" w:rsidP="00063E34">
      <w:pPr>
        <w:pStyle w:val="BodyText"/>
        <w:spacing w:after="0" w:line="360" w:lineRule="auto"/>
        <w:jc w:val="left"/>
        <w:rPr>
          <w:ins w:id="457" w:author="Morgan Glynn" w:date="2016-09-01T02:32:00Z"/>
          <w:sz w:val="26"/>
          <w:szCs w:val="26"/>
        </w:rPr>
        <w:pPrChange w:id="458" w:author="Morgan Glynn" w:date="2016-09-01T03:56:00Z">
          <w:pPr>
            <w:pStyle w:val="BodyText"/>
            <w:spacing w:after="0" w:line="360" w:lineRule="auto"/>
          </w:pPr>
        </w:pPrChange>
      </w:pPr>
      <w:r>
        <w:rPr>
          <w:sz w:val="26"/>
          <w:szCs w:val="26"/>
        </w:rPr>
        <w:tab/>
        <w:t xml:space="preserve">This case represents the trifecta of showing writ relief is appropriate.  First, there is no adequate remedy at law because there is no right to appeal the orders at issue.  Second, Respondent’s orders infringe on the duty of confidentiality owed to the arbitration class members and subject Petitioners’ counsel to a violation of such duty.  Third, the issues herein are of first impression involving the rights of certified class members compelled to arbitration </w:t>
      </w:r>
      <w:del w:id="459" w:author="Morgan Glynn" w:date="2016-08-31T23:55:00Z">
        <w:r w:rsidDel="00503451">
          <w:rPr>
            <w:sz w:val="26"/>
            <w:szCs w:val="26"/>
          </w:rPr>
          <w:delText xml:space="preserve">to </w:delText>
        </w:r>
      </w:del>
      <w:ins w:id="460" w:author="Morgan Glynn" w:date="2016-08-31T23:55:00Z">
        <w:r w:rsidR="00503451">
          <w:rPr>
            <w:sz w:val="26"/>
            <w:szCs w:val="26"/>
          </w:rPr>
          <w:t xml:space="preserve">following Respondent’s order certifying the class and appointing </w:t>
        </w:r>
        <w:r w:rsidR="00503451" w:rsidRPr="008B04FA">
          <w:rPr>
            <w:sz w:val="26"/>
            <w:szCs w:val="26"/>
            <w:rPrChange w:id="461" w:author="Morgan Glynn" w:date="2016-09-01T00:16:00Z">
              <w:rPr>
                <w:sz w:val="26"/>
                <w:szCs w:val="26"/>
              </w:rPr>
            </w:rPrChange>
          </w:rPr>
          <w:t xml:space="preserve">class counsel as </w:t>
        </w:r>
      </w:ins>
      <w:r w:rsidRPr="008B04FA">
        <w:rPr>
          <w:sz w:val="26"/>
          <w:szCs w:val="26"/>
          <w:rPrChange w:id="462" w:author="Morgan Glynn" w:date="2016-09-01T00:16:00Z">
            <w:rPr>
              <w:sz w:val="26"/>
              <w:szCs w:val="26"/>
            </w:rPr>
          </w:rPrChange>
        </w:rPr>
        <w:t xml:space="preserve">legal </w:t>
      </w:r>
      <w:del w:id="463" w:author="Morgan Glynn" w:date="2016-08-31T23:56:00Z">
        <w:r w:rsidRPr="008B04FA" w:rsidDel="00503451">
          <w:rPr>
            <w:sz w:val="26"/>
            <w:szCs w:val="26"/>
            <w:rPrChange w:id="464" w:author="Morgan Glynn" w:date="2016-09-01T00:16:00Z">
              <w:rPr>
                <w:sz w:val="26"/>
                <w:szCs w:val="26"/>
              </w:rPr>
            </w:rPrChange>
          </w:rPr>
          <w:delText>representation by class counsel</w:delText>
        </w:r>
      </w:del>
      <w:ins w:id="465" w:author="Morgan Glynn" w:date="2016-08-31T23:56:00Z">
        <w:r w:rsidR="00503451" w:rsidRPr="008B04FA">
          <w:rPr>
            <w:sz w:val="26"/>
            <w:szCs w:val="26"/>
            <w:rPrChange w:id="466" w:author="Morgan Glynn" w:date="2016-09-01T00:16:00Z">
              <w:rPr>
                <w:sz w:val="26"/>
                <w:szCs w:val="26"/>
              </w:rPr>
            </w:rPrChange>
          </w:rPr>
          <w:t>representatives of the class</w:t>
        </w:r>
        <w:r w:rsidR="00D11D49" w:rsidRPr="008B04FA">
          <w:rPr>
            <w:sz w:val="26"/>
            <w:szCs w:val="26"/>
            <w:rPrChange w:id="467" w:author="Morgan Glynn" w:date="2016-09-01T00:16:00Z">
              <w:rPr>
                <w:sz w:val="26"/>
                <w:szCs w:val="26"/>
              </w:rPr>
            </w:rPrChange>
          </w:rPr>
          <w:t>,</w:t>
        </w:r>
      </w:ins>
      <w:r w:rsidRPr="008B04FA">
        <w:rPr>
          <w:sz w:val="26"/>
          <w:szCs w:val="26"/>
          <w:rPrChange w:id="468" w:author="Morgan Glynn" w:date="2016-09-01T00:16:00Z">
            <w:rPr>
              <w:sz w:val="26"/>
              <w:szCs w:val="26"/>
            </w:rPr>
          </w:rPrChange>
        </w:rPr>
        <w:t xml:space="preserve"> and class counsel’s continuing obligations and duties to preserve those claims.  </w:t>
      </w:r>
    </w:p>
    <w:p w:rsidR="003003DE" w:rsidRDefault="003003DE" w:rsidP="00334054">
      <w:pPr>
        <w:pStyle w:val="BodyText"/>
        <w:spacing w:after="0" w:line="360" w:lineRule="auto"/>
        <w:rPr>
          <w:ins w:id="469" w:author="Morgan Glynn" w:date="2016-09-01T02:32:00Z"/>
          <w:sz w:val="26"/>
          <w:szCs w:val="26"/>
        </w:rPr>
      </w:pPr>
    </w:p>
    <w:p w:rsidR="003003DE" w:rsidRDefault="003003DE" w:rsidP="00334054">
      <w:pPr>
        <w:pStyle w:val="BodyText"/>
        <w:spacing w:after="0" w:line="360" w:lineRule="auto"/>
        <w:rPr>
          <w:ins w:id="470" w:author="Morgan Glynn" w:date="2016-09-01T02:32:00Z"/>
          <w:sz w:val="26"/>
          <w:szCs w:val="26"/>
        </w:rPr>
      </w:pPr>
    </w:p>
    <w:p w:rsidR="003003DE" w:rsidRPr="008B04FA" w:rsidRDefault="003003DE" w:rsidP="00334054">
      <w:pPr>
        <w:pStyle w:val="BodyText"/>
        <w:spacing w:after="0" w:line="360" w:lineRule="auto"/>
        <w:rPr>
          <w:sz w:val="26"/>
          <w:szCs w:val="26"/>
          <w:rPrChange w:id="471" w:author="Morgan Glynn" w:date="2016-09-01T00:16:00Z">
            <w:rPr>
              <w:sz w:val="26"/>
              <w:szCs w:val="26"/>
            </w:rPr>
          </w:rPrChange>
        </w:rPr>
      </w:pPr>
    </w:p>
    <w:p w:rsidR="00334054" w:rsidRPr="008B04FA" w:rsidDel="008B04FA" w:rsidRDefault="00334054" w:rsidP="00D11D49">
      <w:pPr>
        <w:pStyle w:val="ListParagraph"/>
        <w:widowControl w:val="0"/>
        <w:numPr>
          <w:ilvl w:val="0"/>
          <w:numId w:val="59"/>
        </w:numPr>
        <w:spacing w:line="360" w:lineRule="auto"/>
        <w:ind w:left="1080" w:hanging="720"/>
        <w:jc w:val="left"/>
        <w:rPr>
          <w:del w:id="472" w:author="Morgan Glynn" w:date="2016-09-01T00:11:00Z"/>
          <w:noProof/>
          <w:sz w:val="26"/>
          <w:szCs w:val="26"/>
          <w:u w:val="single"/>
          <w:rPrChange w:id="473" w:author="Morgan Glynn" w:date="2016-09-01T00:16:00Z">
            <w:rPr>
              <w:del w:id="474" w:author="Morgan Glynn" w:date="2016-09-01T00:11:00Z"/>
              <w:b/>
              <w:sz w:val="26"/>
              <w:szCs w:val="26"/>
            </w:rPr>
          </w:rPrChange>
        </w:rPr>
        <w:pPrChange w:id="475" w:author="Morgan Glynn" w:date="2016-09-01T00:00:00Z">
          <w:pPr>
            <w:pStyle w:val="BodyText"/>
            <w:spacing w:after="0" w:line="360" w:lineRule="auto"/>
            <w:ind w:left="720" w:hanging="720"/>
          </w:pPr>
        </w:pPrChange>
      </w:pPr>
      <w:del w:id="476" w:author="Morgan Glynn" w:date="2016-09-01T00:01:00Z">
        <w:r w:rsidRPr="008B04FA" w:rsidDel="00D11D49">
          <w:rPr>
            <w:noProof/>
            <w:sz w:val="26"/>
            <w:szCs w:val="26"/>
            <w:u w:val="single"/>
            <w:rPrChange w:id="477" w:author="Morgan Glynn" w:date="2016-09-01T00:16:00Z">
              <w:rPr>
                <w:b/>
                <w:sz w:val="26"/>
                <w:szCs w:val="26"/>
              </w:rPr>
            </w:rPrChange>
          </w:rPr>
          <w:delText>II.</w:delText>
        </w:r>
        <w:r w:rsidRPr="008B04FA" w:rsidDel="00D11D49">
          <w:rPr>
            <w:noProof/>
            <w:sz w:val="26"/>
            <w:szCs w:val="26"/>
            <w:u w:val="single"/>
            <w:rPrChange w:id="478" w:author="Morgan Glynn" w:date="2016-09-01T00:16:00Z">
              <w:rPr>
                <w:b/>
                <w:sz w:val="26"/>
                <w:szCs w:val="26"/>
              </w:rPr>
            </w:rPrChange>
          </w:rPr>
          <w:tab/>
        </w:r>
      </w:del>
      <w:r w:rsidRPr="008B04FA">
        <w:rPr>
          <w:noProof/>
          <w:sz w:val="26"/>
          <w:szCs w:val="26"/>
          <w:u w:val="single"/>
          <w:rPrChange w:id="479" w:author="Morgan Glynn" w:date="2016-09-01T00:16:00Z">
            <w:rPr>
              <w:b/>
              <w:sz w:val="26"/>
              <w:szCs w:val="26"/>
            </w:rPr>
          </w:rPrChange>
        </w:rPr>
        <w:t>THE RESPONDENT COURT LACKED JURISDICTION TO MAKE ORDERS RELATING TO INTERPRETING THE ARBITRATION AGREEMENT AND THE LEGAL REPRESENTATION OF CLASS MEMBERS IT ORDERED INTO ARBITRATION</w:t>
      </w:r>
    </w:p>
    <w:p w:rsidR="00334054" w:rsidRPr="008B04FA" w:rsidRDefault="00334054" w:rsidP="008B04FA">
      <w:pPr>
        <w:pStyle w:val="ListParagraph"/>
        <w:widowControl w:val="0"/>
        <w:numPr>
          <w:ilvl w:val="0"/>
          <w:numId w:val="59"/>
        </w:numPr>
        <w:spacing w:line="360" w:lineRule="auto"/>
        <w:ind w:left="1080" w:hanging="720"/>
        <w:jc w:val="left"/>
        <w:rPr>
          <w:noProof/>
          <w:sz w:val="26"/>
          <w:szCs w:val="26"/>
          <w:u w:val="single"/>
          <w:rPrChange w:id="480" w:author="Morgan Glynn" w:date="2016-09-01T00:16:00Z">
            <w:rPr/>
          </w:rPrChange>
        </w:rPr>
        <w:pPrChange w:id="481" w:author="Morgan Glynn" w:date="2016-09-01T00:11:00Z">
          <w:pPr>
            <w:pStyle w:val="BodyText"/>
            <w:spacing w:after="0" w:line="360" w:lineRule="auto"/>
            <w:ind w:left="1080"/>
          </w:pPr>
        </w:pPrChange>
      </w:pPr>
    </w:p>
    <w:p w:rsidR="00334054" w:rsidRPr="008B04FA" w:rsidRDefault="00334054" w:rsidP="00063E34">
      <w:pPr>
        <w:pStyle w:val="BodyText"/>
        <w:numPr>
          <w:ilvl w:val="0"/>
          <w:numId w:val="60"/>
        </w:numPr>
        <w:spacing w:after="0" w:line="360" w:lineRule="auto"/>
        <w:ind w:hanging="720"/>
        <w:jc w:val="left"/>
        <w:rPr>
          <w:b/>
          <w:sz w:val="26"/>
          <w:szCs w:val="26"/>
          <w:rPrChange w:id="482" w:author="Morgan Glynn" w:date="2016-09-01T00:16:00Z">
            <w:rPr>
              <w:b/>
              <w:sz w:val="26"/>
              <w:szCs w:val="26"/>
            </w:rPr>
          </w:rPrChange>
        </w:rPr>
        <w:pPrChange w:id="483" w:author="Morgan Glynn" w:date="2016-09-01T03:56:00Z">
          <w:pPr>
            <w:pStyle w:val="BodyText"/>
            <w:numPr>
              <w:numId w:val="50"/>
            </w:numPr>
            <w:spacing w:after="0" w:line="360" w:lineRule="auto"/>
            <w:ind w:left="1080" w:hanging="360"/>
          </w:pPr>
        </w:pPrChange>
      </w:pPr>
      <w:r w:rsidRPr="008B04FA">
        <w:rPr>
          <w:b/>
          <w:sz w:val="26"/>
          <w:szCs w:val="26"/>
          <w:rPrChange w:id="484" w:author="Morgan Glynn" w:date="2016-09-01T00:16:00Z">
            <w:rPr>
              <w:b/>
              <w:sz w:val="26"/>
              <w:szCs w:val="26"/>
              <w:u w:val="single"/>
            </w:rPr>
          </w:rPrChange>
        </w:rPr>
        <w:t>Respondent’s Order Granting Real Party in Interests Motion to Compel Arbitration for Over 800 Certified Class Members Relieved it Immediately of Jurisdiction Over The Arbitration Proceedings</w:t>
      </w:r>
    </w:p>
    <w:p w:rsidR="00334054" w:rsidRPr="008B04FA" w:rsidRDefault="00334054" w:rsidP="00063E34">
      <w:pPr>
        <w:pStyle w:val="BodyText"/>
        <w:spacing w:after="0" w:line="360" w:lineRule="auto"/>
        <w:ind w:firstLine="720"/>
        <w:jc w:val="left"/>
        <w:rPr>
          <w:sz w:val="26"/>
          <w:szCs w:val="26"/>
          <w:rPrChange w:id="485" w:author="Morgan Glynn" w:date="2016-09-01T00:16:00Z">
            <w:rPr>
              <w:sz w:val="26"/>
              <w:szCs w:val="26"/>
            </w:rPr>
          </w:rPrChange>
        </w:rPr>
        <w:pPrChange w:id="486" w:author="Morgan Glynn" w:date="2016-09-01T03:56:00Z">
          <w:pPr>
            <w:pStyle w:val="BodyText"/>
            <w:spacing w:after="0" w:line="360" w:lineRule="auto"/>
          </w:pPr>
        </w:pPrChange>
      </w:pPr>
      <w:r w:rsidRPr="008B04FA">
        <w:rPr>
          <w:sz w:val="26"/>
          <w:szCs w:val="26"/>
          <w:rPrChange w:id="487" w:author="Morgan Glynn" w:date="2016-09-01T00:16:00Z">
            <w:rPr>
              <w:sz w:val="26"/>
              <w:szCs w:val="26"/>
            </w:rPr>
          </w:rPrChange>
        </w:rPr>
        <w:t xml:space="preserve">The court determines whether or not there is a valid agreement to arbitrate.  </w:t>
      </w:r>
      <w:r w:rsidRPr="008B04FA">
        <w:rPr>
          <w:i/>
          <w:sz w:val="26"/>
          <w:szCs w:val="26"/>
          <w:rPrChange w:id="488" w:author="Morgan Glynn" w:date="2016-09-01T00:16:00Z">
            <w:rPr>
              <w:i/>
              <w:sz w:val="26"/>
              <w:szCs w:val="26"/>
            </w:rPr>
          </w:rPrChange>
        </w:rPr>
        <w:t xml:space="preserve">Yuen v. Superior Court </w:t>
      </w:r>
      <w:r w:rsidRPr="008B04FA">
        <w:rPr>
          <w:sz w:val="26"/>
          <w:szCs w:val="26"/>
          <w:rPrChange w:id="489" w:author="Morgan Glynn" w:date="2016-09-01T00:16:00Z">
            <w:rPr>
              <w:sz w:val="26"/>
              <w:szCs w:val="26"/>
            </w:rPr>
          </w:rPrChange>
        </w:rPr>
        <w:t>(2004) 121 Cal. App. 4</w:t>
      </w:r>
      <w:ins w:id="490" w:author="Morgan Glynn" w:date="2016-09-01T00:11:00Z">
        <w:r w:rsidR="008B04FA" w:rsidRPr="008B04FA">
          <w:rPr>
            <w:sz w:val="26"/>
            <w:szCs w:val="26"/>
            <w:rPrChange w:id="491" w:author="Morgan Glynn" w:date="2016-09-01T00:16:00Z">
              <w:rPr>
                <w:sz w:val="26"/>
                <w:szCs w:val="26"/>
              </w:rPr>
            </w:rPrChange>
          </w:rPr>
          <w:t>th</w:t>
        </w:r>
      </w:ins>
      <w:del w:id="492" w:author="Morgan Glynn" w:date="2016-09-01T00:11:00Z">
        <w:r w:rsidRPr="008B04FA" w:rsidDel="008B04FA">
          <w:rPr>
            <w:sz w:val="26"/>
            <w:szCs w:val="26"/>
            <w:vertAlign w:val="superscript"/>
            <w:rPrChange w:id="493" w:author="Morgan Glynn" w:date="2016-09-01T00:16:00Z">
              <w:rPr>
                <w:sz w:val="26"/>
                <w:szCs w:val="26"/>
                <w:vertAlign w:val="superscript"/>
              </w:rPr>
            </w:rPrChange>
          </w:rPr>
          <w:delText>th</w:delText>
        </w:r>
      </w:del>
      <w:r w:rsidRPr="008B04FA">
        <w:rPr>
          <w:sz w:val="26"/>
          <w:szCs w:val="26"/>
          <w:rPrChange w:id="494" w:author="Morgan Glynn" w:date="2016-09-01T00:16:00Z">
            <w:rPr>
              <w:sz w:val="26"/>
              <w:szCs w:val="26"/>
            </w:rPr>
          </w:rPrChange>
        </w:rPr>
        <w:t xml:space="preserve"> 1133</w:t>
      </w:r>
      <w:r w:rsidRPr="008B04FA">
        <w:rPr>
          <w:sz w:val="26"/>
          <w:szCs w:val="26"/>
          <w:rPrChange w:id="495" w:author="Morgan Glynn" w:date="2016-09-01T00:16:00Z">
            <w:rPr>
              <w:sz w:val="26"/>
              <w:szCs w:val="26"/>
            </w:rPr>
          </w:rPrChange>
        </w:rPr>
        <w:fldChar w:fldCharType="begin"/>
      </w:r>
      <w:r w:rsidRPr="008B04FA">
        <w:rPr>
          <w:sz w:val="26"/>
          <w:szCs w:val="26"/>
          <w:rPrChange w:id="496" w:author="Morgan Glynn" w:date="2016-09-01T00:16:00Z">
            <w:rPr>
              <w:sz w:val="26"/>
              <w:szCs w:val="26"/>
            </w:rPr>
          </w:rPrChange>
        </w:rPr>
        <w:instrText xml:space="preserve"> TA \l "</w:instrText>
      </w:r>
      <w:r w:rsidRPr="008B04FA">
        <w:rPr>
          <w:i/>
          <w:sz w:val="26"/>
          <w:szCs w:val="26"/>
          <w:rPrChange w:id="497" w:author="Morgan Glynn" w:date="2016-09-01T00:16:00Z">
            <w:rPr>
              <w:i/>
              <w:sz w:val="26"/>
              <w:szCs w:val="26"/>
            </w:rPr>
          </w:rPrChange>
        </w:rPr>
        <w:instrText xml:space="preserve">Yuen v. Superior Court </w:instrText>
      </w:r>
      <w:r w:rsidRPr="008B04FA">
        <w:rPr>
          <w:sz w:val="26"/>
          <w:szCs w:val="26"/>
          <w:rPrChange w:id="498" w:author="Morgan Glynn" w:date="2016-09-01T00:16:00Z">
            <w:rPr>
              <w:sz w:val="26"/>
              <w:szCs w:val="26"/>
            </w:rPr>
          </w:rPrChange>
        </w:rPr>
        <w:instrText>(2004) 121 Cal. App. 4</w:instrText>
      </w:r>
      <w:r w:rsidRPr="008B04FA">
        <w:rPr>
          <w:sz w:val="26"/>
          <w:szCs w:val="26"/>
          <w:vertAlign w:val="superscript"/>
          <w:rPrChange w:id="499" w:author="Morgan Glynn" w:date="2016-09-01T00:16:00Z">
            <w:rPr>
              <w:sz w:val="26"/>
              <w:szCs w:val="26"/>
              <w:vertAlign w:val="superscript"/>
            </w:rPr>
          </w:rPrChange>
        </w:rPr>
        <w:instrText>th</w:instrText>
      </w:r>
      <w:r w:rsidRPr="008B04FA">
        <w:rPr>
          <w:sz w:val="26"/>
          <w:szCs w:val="26"/>
          <w:rPrChange w:id="500" w:author="Morgan Glynn" w:date="2016-09-01T00:16:00Z">
            <w:rPr>
              <w:sz w:val="26"/>
              <w:szCs w:val="26"/>
            </w:rPr>
          </w:rPrChange>
        </w:rPr>
        <w:instrText xml:space="preserve"> 1133" \s "Yuen v. Superior Court (2004) 121 Cal. App. 4th 1133" \c 3 </w:instrText>
      </w:r>
      <w:r w:rsidRPr="008B04FA">
        <w:rPr>
          <w:sz w:val="26"/>
          <w:szCs w:val="26"/>
          <w:rPrChange w:id="501" w:author="Morgan Glynn" w:date="2016-09-01T00:16:00Z">
            <w:rPr>
              <w:sz w:val="26"/>
              <w:szCs w:val="26"/>
            </w:rPr>
          </w:rPrChange>
        </w:rPr>
        <w:fldChar w:fldCharType="end"/>
      </w:r>
      <w:r w:rsidRPr="008B04FA">
        <w:rPr>
          <w:sz w:val="26"/>
          <w:szCs w:val="26"/>
          <w:rPrChange w:id="502" w:author="Morgan Glynn" w:date="2016-09-01T00:16:00Z">
            <w:rPr>
              <w:sz w:val="26"/>
              <w:szCs w:val="26"/>
            </w:rPr>
          </w:rPrChange>
        </w:rPr>
        <w:t xml:space="preserve">, 1138.  “[O]nce a matter has been referred to arbitration, the court’s involvement is strictly limited until the arbitration is completed.”  </w:t>
      </w:r>
      <w:r w:rsidRPr="008B04FA">
        <w:rPr>
          <w:i/>
          <w:sz w:val="26"/>
          <w:szCs w:val="26"/>
          <w:rPrChange w:id="503" w:author="Morgan Glynn" w:date="2016-09-01T00:16:00Z">
            <w:rPr>
              <w:i/>
              <w:sz w:val="26"/>
              <w:szCs w:val="26"/>
            </w:rPr>
          </w:rPrChange>
        </w:rPr>
        <w:t xml:space="preserve">Finley v. Saturn of Roseville </w:t>
      </w:r>
      <w:r w:rsidRPr="008B04FA">
        <w:rPr>
          <w:sz w:val="26"/>
          <w:szCs w:val="26"/>
          <w:rPrChange w:id="504" w:author="Morgan Glynn" w:date="2016-09-01T00:16:00Z">
            <w:rPr>
              <w:sz w:val="26"/>
              <w:szCs w:val="26"/>
            </w:rPr>
          </w:rPrChange>
        </w:rPr>
        <w:t>(2004) 117 Cal. App. 4</w:t>
      </w:r>
      <w:ins w:id="505" w:author="Morgan Glynn" w:date="2016-09-01T00:11:00Z">
        <w:r w:rsidR="008B04FA" w:rsidRPr="008B04FA">
          <w:rPr>
            <w:sz w:val="26"/>
            <w:szCs w:val="26"/>
            <w:rPrChange w:id="506" w:author="Morgan Glynn" w:date="2016-09-01T00:16:00Z">
              <w:rPr>
                <w:sz w:val="26"/>
                <w:szCs w:val="26"/>
              </w:rPr>
            </w:rPrChange>
          </w:rPr>
          <w:t>th</w:t>
        </w:r>
      </w:ins>
      <w:del w:id="507" w:author="Morgan Glynn" w:date="2016-09-01T00:11:00Z">
        <w:r w:rsidRPr="008B04FA" w:rsidDel="008B04FA">
          <w:rPr>
            <w:sz w:val="26"/>
            <w:szCs w:val="26"/>
            <w:vertAlign w:val="superscript"/>
            <w:rPrChange w:id="508" w:author="Morgan Glynn" w:date="2016-09-01T00:16:00Z">
              <w:rPr>
                <w:sz w:val="26"/>
                <w:szCs w:val="26"/>
                <w:vertAlign w:val="superscript"/>
              </w:rPr>
            </w:rPrChange>
          </w:rPr>
          <w:delText>th</w:delText>
        </w:r>
      </w:del>
      <w:r w:rsidRPr="008B04FA">
        <w:rPr>
          <w:sz w:val="26"/>
          <w:szCs w:val="26"/>
          <w:rPrChange w:id="509" w:author="Morgan Glynn" w:date="2016-09-01T00:16:00Z">
            <w:rPr>
              <w:sz w:val="26"/>
              <w:szCs w:val="26"/>
            </w:rPr>
          </w:rPrChange>
        </w:rPr>
        <w:t xml:space="preserve"> 1253</w:t>
      </w:r>
      <w:r w:rsidRPr="008B04FA">
        <w:rPr>
          <w:sz w:val="26"/>
          <w:szCs w:val="26"/>
          <w:rPrChange w:id="510" w:author="Morgan Glynn" w:date="2016-09-01T00:16:00Z">
            <w:rPr>
              <w:sz w:val="26"/>
              <w:szCs w:val="26"/>
            </w:rPr>
          </w:rPrChange>
        </w:rPr>
        <w:fldChar w:fldCharType="begin"/>
      </w:r>
      <w:r w:rsidRPr="008B04FA">
        <w:rPr>
          <w:sz w:val="26"/>
          <w:szCs w:val="26"/>
          <w:rPrChange w:id="511" w:author="Morgan Glynn" w:date="2016-09-01T00:16:00Z">
            <w:rPr>
              <w:sz w:val="26"/>
              <w:szCs w:val="26"/>
            </w:rPr>
          </w:rPrChange>
        </w:rPr>
        <w:instrText xml:space="preserve"> TA \l "</w:instrText>
      </w:r>
      <w:r w:rsidRPr="008B04FA">
        <w:rPr>
          <w:i/>
          <w:sz w:val="26"/>
          <w:szCs w:val="26"/>
          <w:rPrChange w:id="512" w:author="Morgan Glynn" w:date="2016-09-01T00:16:00Z">
            <w:rPr>
              <w:i/>
              <w:sz w:val="26"/>
              <w:szCs w:val="26"/>
            </w:rPr>
          </w:rPrChange>
        </w:rPr>
        <w:instrText xml:space="preserve">Finley v. Saturn of Roseville </w:instrText>
      </w:r>
      <w:r w:rsidRPr="008B04FA">
        <w:rPr>
          <w:sz w:val="26"/>
          <w:szCs w:val="26"/>
          <w:rPrChange w:id="513" w:author="Morgan Glynn" w:date="2016-09-01T00:16:00Z">
            <w:rPr>
              <w:sz w:val="26"/>
              <w:szCs w:val="26"/>
            </w:rPr>
          </w:rPrChange>
        </w:rPr>
        <w:instrText>(2004) 117 Cal. App. 4</w:instrText>
      </w:r>
      <w:r w:rsidRPr="008B04FA">
        <w:rPr>
          <w:sz w:val="26"/>
          <w:szCs w:val="26"/>
          <w:vertAlign w:val="superscript"/>
          <w:rPrChange w:id="514" w:author="Morgan Glynn" w:date="2016-09-01T00:16:00Z">
            <w:rPr>
              <w:sz w:val="26"/>
              <w:szCs w:val="26"/>
              <w:vertAlign w:val="superscript"/>
            </w:rPr>
          </w:rPrChange>
        </w:rPr>
        <w:instrText>th</w:instrText>
      </w:r>
      <w:r w:rsidRPr="008B04FA">
        <w:rPr>
          <w:sz w:val="26"/>
          <w:szCs w:val="26"/>
          <w:rPrChange w:id="515" w:author="Morgan Glynn" w:date="2016-09-01T00:16:00Z">
            <w:rPr>
              <w:sz w:val="26"/>
              <w:szCs w:val="26"/>
            </w:rPr>
          </w:rPrChange>
        </w:rPr>
        <w:instrText xml:space="preserve"> 1253" \s "Finley v. Saturn of Roseville (2004) 117 Cal. App. 4th 1253" \c 3 </w:instrText>
      </w:r>
      <w:r w:rsidRPr="008B04FA">
        <w:rPr>
          <w:sz w:val="26"/>
          <w:szCs w:val="26"/>
          <w:rPrChange w:id="516" w:author="Morgan Glynn" w:date="2016-09-01T00:16:00Z">
            <w:rPr>
              <w:sz w:val="26"/>
              <w:szCs w:val="26"/>
            </w:rPr>
          </w:rPrChange>
        </w:rPr>
        <w:fldChar w:fldCharType="end"/>
      </w:r>
      <w:r w:rsidRPr="008B04FA">
        <w:rPr>
          <w:sz w:val="26"/>
          <w:szCs w:val="26"/>
          <w:rPrChange w:id="517" w:author="Morgan Glynn" w:date="2016-09-01T00:16:00Z">
            <w:rPr>
              <w:sz w:val="26"/>
              <w:szCs w:val="26"/>
            </w:rPr>
          </w:rPrChange>
        </w:rPr>
        <w:t>, 1259.  The court does retai</w:t>
      </w:r>
      <w:ins w:id="518" w:author="Morgan Glynn" w:date="2016-09-01T00:11:00Z">
        <w:r w:rsidR="008B04FA" w:rsidRPr="008B04FA">
          <w:rPr>
            <w:sz w:val="26"/>
            <w:szCs w:val="26"/>
            <w:rPrChange w:id="519" w:author="Morgan Glynn" w:date="2016-09-01T00:16:00Z">
              <w:rPr>
                <w:sz w:val="26"/>
                <w:szCs w:val="26"/>
              </w:rPr>
            </w:rPrChange>
          </w:rPr>
          <w:t>n</w:t>
        </w:r>
      </w:ins>
      <w:del w:id="520" w:author="Morgan Glynn" w:date="2016-09-01T00:11:00Z">
        <w:r w:rsidRPr="008B04FA" w:rsidDel="008B04FA">
          <w:rPr>
            <w:sz w:val="26"/>
            <w:szCs w:val="26"/>
            <w:rPrChange w:id="521" w:author="Morgan Glynn" w:date="2016-09-01T00:16:00Z">
              <w:rPr>
                <w:sz w:val="26"/>
                <w:szCs w:val="26"/>
              </w:rPr>
            </w:rPrChange>
          </w:rPr>
          <w:delText>l</w:delText>
        </w:r>
      </w:del>
      <w:r w:rsidRPr="008B04FA">
        <w:rPr>
          <w:sz w:val="26"/>
          <w:szCs w:val="26"/>
          <w:rPrChange w:id="522" w:author="Morgan Glynn" w:date="2016-09-01T00:16:00Z">
            <w:rPr>
              <w:sz w:val="26"/>
              <w:szCs w:val="26"/>
            </w:rPr>
          </w:rPrChange>
        </w:rPr>
        <w:t xml:space="preserve"> vestigial jurisdiction which consists of making the determination, upon conclusion of arbitration, whether an award on the merits should be dismissed or not.  </w:t>
      </w:r>
      <w:r w:rsidRPr="008B04FA">
        <w:rPr>
          <w:i/>
          <w:sz w:val="26"/>
          <w:szCs w:val="26"/>
          <w:rPrChange w:id="523" w:author="Morgan Glynn" w:date="2016-09-01T00:16:00Z">
            <w:rPr>
              <w:i/>
              <w:sz w:val="26"/>
              <w:szCs w:val="26"/>
            </w:rPr>
          </w:rPrChange>
        </w:rPr>
        <w:t xml:space="preserve">Finley supra </w:t>
      </w:r>
      <w:r w:rsidRPr="008B04FA">
        <w:rPr>
          <w:sz w:val="26"/>
          <w:szCs w:val="26"/>
          <w:rPrChange w:id="524" w:author="Morgan Glynn" w:date="2016-09-01T00:16:00Z">
            <w:rPr>
              <w:sz w:val="26"/>
              <w:szCs w:val="26"/>
            </w:rPr>
          </w:rPrChange>
        </w:rPr>
        <w:t>at 1258</w:t>
      </w:r>
      <w:r w:rsidRPr="008B04FA">
        <w:rPr>
          <w:sz w:val="26"/>
          <w:szCs w:val="26"/>
          <w:rPrChange w:id="525" w:author="Morgan Glynn" w:date="2016-09-01T00:16:00Z">
            <w:rPr>
              <w:sz w:val="26"/>
              <w:szCs w:val="26"/>
            </w:rPr>
          </w:rPrChange>
        </w:rPr>
        <w:fldChar w:fldCharType="begin"/>
      </w:r>
      <w:r w:rsidRPr="008B04FA">
        <w:rPr>
          <w:sz w:val="26"/>
          <w:szCs w:val="26"/>
          <w:rPrChange w:id="526" w:author="Morgan Glynn" w:date="2016-09-01T00:16:00Z">
            <w:rPr>
              <w:sz w:val="26"/>
              <w:szCs w:val="26"/>
            </w:rPr>
          </w:rPrChange>
        </w:rPr>
        <w:instrText xml:space="preserve"> TA \s "Finley v. Saturn of Roseville (2004) 117 Cal. App. 4th 1253" </w:instrText>
      </w:r>
      <w:r w:rsidRPr="008B04FA">
        <w:rPr>
          <w:sz w:val="26"/>
          <w:szCs w:val="26"/>
          <w:rPrChange w:id="527" w:author="Morgan Glynn" w:date="2016-09-01T00:16:00Z">
            <w:rPr>
              <w:sz w:val="26"/>
              <w:szCs w:val="26"/>
            </w:rPr>
          </w:rPrChange>
        </w:rPr>
        <w:fldChar w:fldCharType="end"/>
      </w:r>
      <w:r w:rsidRPr="008B04FA">
        <w:rPr>
          <w:sz w:val="26"/>
          <w:szCs w:val="26"/>
          <w:rPrChange w:id="528" w:author="Morgan Glynn" w:date="2016-09-01T00:16:00Z">
            <w:rPr>
              <w:sz w:val="26"/>
              <w:szCs w:val="26"/>
            </w:rPr>
          </w:rPrChange>
        </w:rPr>
        <w:t xml:space="preserve">.  The arbitrator is “authorized to determine all questions for which he [or she] needs to determine in order to resolve the controversy submitted to him [or her], and the arbitrator himself [or herself] decides which questions need to be determined.”  </w:t>
      </w:r>
      <w:r w:rsidRPr="008B04FA">
        <w:rPr>
          <w:i/>
          <w:sz w:val="26"/>
          <w:szCs w:val="26"/>
          <w:rPrChange w:id="529" w:author="Morgan Glynn" w:date="2016-09-01T00:16:00Z">
            <w:rPr>
              <w:i/>
              <w:sz w:val="26"/>
              <w:szCs w:val="26"/>
            </w:rPr>
          </w:rPrChange>
        </w:rPr>
        <w:t xml:space="preserve">Van Tassel v. Superior Court </w:t>
      </w:r>
      <w:r w:rsidRPr="008B04FA">
        <w:rPr>
          <w:sz w:val="26"/>
          <w:szCs w:val="26"/>
          <w:rPrChange w:id="530" w:author="Morgan Glynn" w:date="2016-09-01T00:16:00Z">
            <w:rPr>
              <w:sz w:val="26"/>
              <w:szCs w:val="26"/>
            </w:rPr>
          </w:rPrChange>
        </w:rPr>
        <w:t>(1974) 12 Cal. 3d 624</w:t>
      </w:r>
      <w:r w:rsidRPr="008B04FA">
        <w:rPr>
          <w:sz w:val="26"/>
          <w:szCs w:val="26"/>
          <w:rPrChange w:id="531" w:author="Morgan Glynn" w:date="2016-09-01T00:16:00Z">
            <w:rPr>
              <w:sz w:val="26"/>
              <w:szCs w:val="26"/>
            </w:rPr>
          </w:rPrChange>
        </w:rPr>
        <w:fldChar w:fldCharType="begin"/>
      </w:r>
      <w:r w:rsidRPr="008B04FA">
        <w:rPr>
          <w:sz w:val="26"/>
          <w:szCs w:val="26"/>
          <w:rPrChange w:id="532" w:author="Morgan Glynn" w:date="2016-09-01T00:16:00Z">
            <w:rPr>
              <w:sz w:val="26"/>
              <w:szCs w:val="26"/>
            </w:rPr>
          </w:rPrChange>
        </w:rPr>
        <w:instrText xml:space="preserve"> TA \l "</w:instrText>
      </w:r>
      <w:r w:rsidRPr="008B04FA">
        <w:rPr>
          <w:i/>
          <w:sz w:val="26"/>
          <w:szCs w:val="26"/>
          <w:rPrChange w:id="533" w:author="Morgan Glynn" w:date="2016-09-01T00:16:00Z">
            <w:rPr>
              <w:i/>
              <w:sz w:val="26"/>
              <w:szCs w:val="26"/>
            </w:rPr>
          </w:rPrChange>
        </w:rPr>
        <w:instrText xml:space="preserve">Van Tassel v. Superior Court </w:instrText>
      </w:r>
      <w:r w:rsidRPr="008B04FA">
        <w:rPr>
          <w:sz w:val="26"/>
          <w:szCs w:val="26"/>
          <w:rPrChange w:id="534" w:author="Morgan Glynn" w:date="2016-09-01T00:16:00Z">
            <w:rPr>
              <w:sz w:val="26"/>
              <w:szCs w:val="26"/>
            </w:rPr>
          </w:rPrChange>
        </w:rPr>
        <w:instrText xml:space="preserve">(1974) 12 Cal. 3d 624" \s "Van Tassel v. Superior Court (1974) 12 Cal. 3d 624" \c 3 </w:instrText>
      </w:r>
      <w:r w:rsidRPr="008B04FA">
        <w:rPr>
          <w:sz w:val="26"/>
          <w:szCs w:val="26"/>
          <w:rPrChange w:id="535" w:author="Morgan Glynn" w:date="2016-09-01T00:16:00Z">
            <w:rPr>
              <w:sz w:val="26"/>
              <w:szCs w:val="26"/>
            </w:rPr>
          </w:rPrChange>
        </w:rPr>
        <w:fldChar w:fldCharType="end"/>
      </w:r>
      <w:r w:rsidRPr="008B04FA">
        <w:rPr>
          <w:sz w:val="26"/>
          <w:szCs w:val="26"/>
          <w:rPrChange w:id="536" w:author="Morgan Glynn" w:date="2016-09-01T00:16:00Z">
            <w:rPr>
              <w:sz w:val="26"/>
              <w:szCs w:val="26"/>
            </w:rPr>
          </w:rPrChange>
        </w:rPr>
        <w:t>, 627.  Real Parties in Interest</w:t>
      </w:r>
      <w:ins w:id="537" w:author="Morgan Glynn" w:date="2016-09-01T00:13:00Z">
        <w:r w:rsidR="008B04FA" w:rsidRPr="008B04FA">
          <w:rPr>
            <w:sz w:val="26"/>
            <w:szCs w:val="26"/>
            <w:rPrChange w:id="538" w:author="Morgan Glynn" w:date="2016-09-01T00:16:00Z">
              <w:rPr>
                <w:sz w:val="26"/>
                <w:szCs w:val="26"/>
              </w:rPr>
            </w:rPrChange>
          </w:rPr>
          <w:t>’</w:t>
        </w:r>
      </w:ins>
      <w:r w:rsidRPr="008B04FA">
        <w:rPr>
          <w:sz w:val="26"/>
          <w:szCs w:val="26"/>
          <w:rPrChange w:id="539" w:author="Morgan Glynn" w:date="2016-09-01T00:16:00Z">
            <w:rPr>
              <w:sz w:val="26"/>
              <w:szCs w:val="26"/>
            </w:rPr>
          </w:rPrChange>
        </w:rPr>
        <w:t>s</w:t>
      </w:r>
      <w:del w:id="540" w:author="Morgan Glynn" w:date="2016-09-01T00:13:00Z">
        <w:r w:rsidRPr="008B04FA" w:rsidDel="008B04FA">
          <w:rPr>
            <w:sz w:val="26"/>
            <w:szCs w:val="26"/>
            <w:rPrChange w:id="541" w:author="Morgan Glynn" w:date="2016-09-01T00:16:00Z">
              <w:rPr>
                <w:sz w:val="26"/>
                <w:szCs w:val="26"/>
              </w:rPr>
            </w:rPrChange>
          </w:rPr>
          <w:delText>’</w:delText>
        </w:r>
      </w:del>
      <w:r w:rsidRPr="008B04FA">
        <w:rPr>
          <w:sz w:val="26"/>
          <w:szCs w:val="26"/>
          <w:rPrChange w:id="542" w:author="Morgan Glynn" w:date="2016-09-01T00:16:00Z">
            <w:rPr>
              <w:sz w:val="26"/>
              <w:szCs w:val="26"/>
            </w:rPr>
          </w:rPrChange>
        </w:rPr>
        <w:t xml:space="preserve"> arbitration agreements at issue in this case</w:t>
      </w:r>
      <w:del w:id="543" w:author="Morgan Glynn" w:date="2016-09-01T00:14:00Z">
        <w:r w:rsidRPr="008B04FA" w:rsidDel="008B04FA">
          <w:rPr>
            <w:sz w:val="26"/>
            <w:szCs w:val="26"/>
            <w:rPrChange w:id="544" w:author="Morgan Glynn" w:date="2016-09-01T00:16:00Z">
              <w:rPr>
                <w:sz w:val="26"/>
                <w:szCs w:val="26"/>
              </w:rPr>
            </w:rPrChange>
          </w:rPr>
          <w:delText>,</w:delText>
        </w:r>
      </w:del>
      <w:r w:rsidRPr="008B04FA">
        <w:rPr>
          <w:sz w:val="26"/>
          <w:szCs w:val="26"/>
          <w:rPrChange w:id="545" w:author="Morgan Glynn" w:date="2016-09-01T00:16:00Z">
            <w:rPr>
              <w:sz w:val="26"/>
              <w:szCs w:val="26"/>
            </w:rPr>
          </w:rPrChange>
        </w:rPr>
        <w:t xml:space="preserve"> expressly provide for the arbitrator to resolve any disputes related to the interpretation of the arbitration agreement:</w:t>
      </w:r>
    </w:p>
    <w:p w:rsidR="00334054" w:rsidRPr="008B04FA" w:rsidRDefault="00334054" w:rsidP="00063E34">
      <w:pPr>
        <w:widowControl w:val="0"/>
        <w:spacing w:after="120"/>
        <w:ind w:left="720" w:right="1440"/>
        <w:jc w:val="left"/>
        <w:rPr>
          <w:sz w:val="26"/>
          <w:szCs w:val="26"/>
          <w:rPrChange w:id="546" w:author="Morgan Glynn" w:date="2016-09-01T00:16:00Z">
            <w:rPr>
              <w:sz w:val="26"/>
              <w:szCs w:val="26"/>
            </w:rPr>
          </w:rPrChange>
        </w:rPr>
        <w:pPrChange w:id="547" w:author="Morgan Glynn" w:date="2016-09-01T03:56:00Z">
          <w:pPr>
            <w:widowControl w:val="0"/>
            <w:spacing w:line="360" w:lineRule="auto"/>
            <w:ind w:left="720" w:right="1440"/>
            <w:contextualSpacing/>
          </w:pPr>
        </w:pPrChange>
      </w:pPr>
      <w:r w:rsidRPr="008B04FA">
        <w:rPr>
          <w:sz w:val="26"/>
          <w:szCs w:val="26"/>
          <w:rPrChange w:id="548" w:author="Morgan Glynn" w:date="2016-09-01T00:16:00Z">
            <w:rPr>
              <w:sz w:val="26"/>
              <w:szCs w:val="26"/>
            </w:rPr>
          </w:rPrChange>
        </w:rPr>
        <w:t xml:space="preserve">“The arbitrator(s) selected shall have the authority to resolve any dispute relating to the interpretation, applicability or enforceability of this policy…The arbitrator(s) will have the authority to rant any </w:t>
      </w:r>
      <w:r w:rsidRPr="008B04FA">
        <w:rPr>
          <w:sz w:val="26"/>
          <w:szCs w:val="26"/>
          <w:rPrChange w:id="549" w:author="Morgan Glynn" w:date="2016-09-01T00:16:00Z">
            <w:rPr>
              <w:sz w:val="26"/>
              <w:szCs w:val="26"/>
            </w:rPr>
          </w:rPrChange>
        </w:rPr>
        <w:lastRenderedPageBreak/>
        <w:t>appropriate remedy, whether legal or equitable, so long as that remedy would be authorized in a court of law based upon the asserted claims for relief.”</w:t>
      </w:r>
      <w:r w:rsidRPr="008B04FA">
        <w:rPr>
          <w:rStyle w:val="FootnoteReference"/>
          <w:sz w:val="26"/>
          <w:szCs w:val="26"/>
          <w:rPrChange w:id="550" w:author="Morgan Glynn" w:date="2016-09-01T00:16:00Z">
            <w:rPr>
              <w:rStyle w:val="FootnoteReference"/>
              <w:sz w:val="26"/>
              <w:szCs w:val="26"/>
            </w:rPr>
          </w:rPrChange>
        </w:rPr>
        <w:footnoteReference w:id="1"/>
      </w:r>
    </w:p>
    <w:p w:rsidR="00334054" w:rsidRPr="008B04FA" w:rsidRDefault="00334054" w:rsidP="00063E34">
      <w:pPr>
        <w:pStyle w:val="BodyText"/>
        <w:spacing w:after="0" w:line="360" w:lineRule="auto"/>
        <w:jc w:val="left"/>
        <w:rPr>
          <w:sz w:val="26"/>
          <w:szCs w:val="26"/>
          <w:rPrChange w:id="558" w:author="Morgan Glynn" w:date="2016-09-01T00:16:00Z">
            <w:rPr>
              <w:sz w:val="26"/>
              <w:szCs w:val="26"/>
            </w:rPr>
          </w:rPrChange>
        </w:rPr>
        <w:pPrChange w:id="559" w:author="Morgan Glynn" w:date="2016-09-01T03:56:00Z">
          <w:pPr>
            <w:pStyle w:val="BodyText"/>
            <w:spacing w:after="0" w:line="360" w:lineRule="auto"/>
          </w:pPr>
        </w:pPrChange>
      </w:pPr>
      <w:r w:rsidRPr="008B04FA">
        <w:rPr>
          <w:sz w:val="26"/>
          <w:szCs w:val="26"/>
          <w:rPrChange w:id="560" w:author="Morgan Glynn" w:date="2016-09-01T00:16:00Z">
            <w:rPr>
              <w:sz w:val="26"/>
              <w:szCs w:val="26"/>
            </w:rPr>
          </w:rPrChange>
        </w:rPr>
        <w:tab/>
        <w:t>The law also makes clear it is the arbitrator, not the court</w:t>
      </w:r>
      <w:ins w:id="561" w:author="Morgan Glynn" w:date="2016-09-01T00:14:00Z">
        <w:r w:rsidR="008B04FA" w:rsidRPr="008B04FA">
          <w:rPr>
            <w:sz w:val="26"/>
            <w:szCs w:val="26"/>
            <w:rPrChange w:id="562" w:author="Morgan Glynn" w:date="2016-09-01T00:16:00Z">
              <w:rPr>
                <w:sz w:val="26"/>
                <w:szCs w:val="26"/>
              </w:rPr>
            </w:rPrChange>
          </w:rPr>
          <w:t xml:space="preserve">, </w:t>
        </w:r>
      </w:ins>
      <w:del w:id="563" w:author="Morgan Glynn" w:date="2016-09-01T00:14:00Z">
        <w:r w:rsidRPr="008B04FA" w:rsidDel="008B04FA">
          <w:rPr>
            <w:sz w:val="26"/>
            <w:szCs w:val="26"/>
            <w:rPrChange w:id="564" w:author="Morgan Glynn" w:date="2016-09-01T00:16:00Z">
              <w:rPr>
                <w:sz w:val="26"/>
                <w:szCs w:val="26"/>
              </w:rPr>
            </w:rPrChange>
          </w:rPr>
          <w:delText xml:space="preserve"> that </w:delText>
        </w:r>
      </w:del>
      <w:ins w:id="565" w:author="Morgan Glynn" w:date="2016-09-01T00:14:00Z">
        <w:r w:rsidR="008B04FA" w:rsidRPr="008B04FA">
          <w:rPr>
            <w:sz w:val="26"/>
            <w:szCs w:val="26"/>
            <w:rPrChange w:id="566" w:author="Morgan Glynn" w:date="2016-09-01T00:16:00Z">
              <w:rPr>
                <w:sz w:val="26"/>
                <w:szCs w:val="26"/>
              </w:rPr>
            </w:rPrChange>
          </w:rPr>
          <w:t xml:space="preserve">who </w:t>
        </w:r>
      </w:ins>
      <w:r w:rsidRPr="008B04FA">
        <w:rPr>
          <w:sz w:val="26"/>
          <w:szCs w:val="26"/>
          <w:rPrChange w:id="567" w:author="Morgan Glynn" w:date="2016-09-01T00:16:00Z">
            <w:rPr>
              <w:sz w:val="26"/>
              <w:szCs w:val="26"/>
            </w:rPr>
          </w:rPrChange>
        </w:rPr>
        <w:t xml:space="preserve">interprets the meaning of the arbitration agreement provisions.  Issues that concern the contract interpretation should be for the arbitrators, not the courts to decide.  </w:t>
      </w:r>
      <w:r w:rsidRPr="008B04FA">
        <w:rPr>
          <w:i/>
          <w:sz w:val="26"/>
          <w:szCs w:val="26"/>
          <w:rPrChange w:id="568" w:author="Morgan Glynn" w:date="2016-09-01T00:16:00Z">
            <w:rPr>
              <w:i/>
              <w:sz w:val="26"/>
              <w:szCs w:val="26"/>
            </w:rPr>
          </w:rPrChange>
        </w:rPr>
        <w:t xml:space="preserve">Green Tree Financial Corp. v. Bazzle </w:t>
      </w:r>
      <w:r w:rsidRPr="008B04FA">
        <w:rPr>
          <w:sz w:val="26"/>
          <w:szCs w:val="26"/>
          <w:rPrChange w:id="569" w:author="Morgan Glynn" w:date="2016-09-01T00:16:00Z">
            <w:rPr>
              <w:sz w:val="26"/>
              <w:szCs w:val="26"/>
            </w:rPr>
          </w:rPrChange>
        </w:rPr>
        <w:t xml:space="preserve">(2003) 539 U.S. 444, 453.   </w:t>
      </w:r>
    </w:p>
    <w:p w:rsidR="00334054" w:rsidRPr="008B04FA" w:rsidRDefault="00334054" w:rsidP="00063E34">
      <w:pPr>
        <w:pStyle w:val="BodyText"/>
        <w:spacing w:after="0" w:line="360" w:lineRule="auto"/>
        <w:jc w:val="left"/>
        <w:rPr>
          <w:sz w:val="26"/>
          <w:szCs w:val="26"/>
          <w:rPrChange w:id="570" w:author="Morgan Glynn" w:date="2016-09-01T00:16:00Z">
            <w:rPr>
              <w:sz w:val="26"/>
              <w:szCs w:val="26"/>
            </w:rPr>
          </w:rPrChange>
        </w:rPr>
        <w:pPrChange w:id="571" w:author="Morgan Glynn" w:date="2016-09-01T03:56:00Z">
          <w:pPr>
            <w:pStyle w:val="BodyText"/>
            <w:spacing w:after="0" w:line="360" w:lineRule="auto"/>
          </w:pPr>
        </w:pPrChange>
      </w:pPr>
      <w:r w:rsidRPr="008B04FA">
        <w:rPr>
          <w:sz w:val="26"/>
          <w:szCs w:val="26"/>
          <w:rPrChange w:id="572" w:author="Morgan Glynn" w:date="2016-09-01T00:16:00Z">
            <w:rPr>
              <w:sz w:val="26"/>
              <w:szCs w:val="26"/>
            </w:rPr>
          </w:rPrChange>
        </w:rPr>
        <w:tab/>
        <w:t xml:space="preserve">After ADR refused to proceed with the claims in arbitration or take any action without an order from the Respondent court, Petitioners brought a motion requesting the Respondent reconsider and revisit its order compelling arbitration, not under the “reconsideration” statute, but under its inherent authority to sua sponte revisit its ruling.  This process was found appropriate and was set forth in this Appellate Court’s opinion in </w:t>
      </w:r>
      <w:r w:rsidRPr="008B04FA">
        <w:rPr>
          <w:i/>
          <w:sz w:val="26"/>
          <w:szCs w:val="26"/>
          <w:rPrChange w:id="573" w:author="Morgan Glynn" w:date="2016-09-01T00:16:00Z">
            <w:rPr>
              <w:i/>
              <w:szCs w:val="24"/>
            </w:rPr>
          </w:rPrChange>
        </w:rPr>
        <w:t xml:space="preserve">Roldan v. Callahan &amp; Blaine </w:t>
      </w:r>
      <w:r w:rsidRPr="008B04FA">
        <w:rPr>
          <w:sz w:val="26"/>
          <w:szCs w:val="26"/>
          <w:rPrChange w:id="574" w:author="Morgan Glynn" w:date="2016-09-01T00:16:00Z">
            <w:rPr>
              <w:szCs w:val="24"/>
            </w:rPr>
          </w:rPrChange>
        </w:rPr>
        <w:t>(2013) 219 Cal.</w:t>
      </w:r>
      <w:ins w:id="575" w:author="Morgan Glynn" w:date="2016-09-01T00:15:00Z">
        <w:r w:rsidR="008B04FA" w:rsidRPr="008B04FA">
          <w:rPr>
            <w:sz w:val="26"/>
            <w:szCs w:val="26"/>
            <w:rPrChange w:id="576" w:author="Morgan Glynn" w:date="2016-09-01T00:16:00Z">
              <w:rPr>
                <w:szCs w:val="24"/>
              </w:rPr>
            </w:rPrChange>
          </w:rPr>
          <w:t xml:space="preserve"> </w:t>
        </w:r>
      </w:ins>
      <w:r w:rsidRPr="008B04FA">
        <w:rPr>
          <w:sz w:val="26"/>
          <w:szCs w:val="26"/>
          <w:rPrChange w:id="577" w:author="Morgan Glynn" w:date="2016-09-01T00:16:00Z">
            <w:rPr>
              <w:szCs w:val="24"/>
            </w:rPr>
          </w:rPrChange>
        </w:rPr>
        <w:t>App.</w:t>
      </w:r>
      <w:ins w:id="578" w:author="Morgan Glynn" w:date="2016-09-01T00:15:00Z">
        <w:r w:rsidR="008B04FA" w:rsidRPr="008B04FA">
          <w:rPr>
            <w:sz w:val="26"/>
            <w:szCs w:val="26"/>
            <w:rPrChange w:id="579" w:author="Morgan Glynn" w:date="2016-09-01T00:16:00Z">
              <w:rPr>
                <w:szCs w:val="24"/>
              </w:rPr>
            </w:rPrChange>
          </w:rPr>
          <w:t xml:space="preserve"> </w:t>
        </w:r>
      </w:ins>
      <w:r w:rsidRPr="008B04FA">
        <w:rPr>
          <w:sz w:val="26"/>
          <w:szCs w:val="26"/>
          <w:rPrChange w:id="580" w:author="Morgan Glynn" w:date="2016-09-01T00:16:00Z">
            <w:rPr>
              <w:szCs w:val="24"/>
            </w:rPr>
          </w:rPrChange>
        </w:rPr>
        <w:t>4</w:t>
      </w:r>
      <w:ins w:id="581" w:author="Morgan Glynn" w:date="2016-09-01T00:15:00Z">
        <w:r w:rsidR="008B04FA" w:rsidRPr="008B04FA">
          <w:rPr>
            <w:sz w:val="26"/>
            <w:szCs w:val="26"/>
            <w:rPrChange w:id="582" w:author="Morgan Glynn" w:date="2016-09-01T00:16:00Z">
              <w:rPr>
                <w:szCs w:val="24"/>
              </w:rPr>
            </w:rPrChange>
          </w:rPr>
          <w:t>th</w:t>
        </w:r>
      </w:ins>
      <w:del w:id="583" w:author="Morgan Glynn" w:date="2016-09-01T00:15:00Z">
        <w:r w:rsidRPr="008B04FA" w:rsidDel="008B04FA">
          <w:rPr>
            <w:sz w:val="26"/>
            <w:szCs w:val="26"/>
            <w:vertAlign w:val="superscript"/>
            <w:rPrChange w:id="584" w:author="Morgan Glynn" w:date="2016-09-01T00:16:00Z">
              <w:rPr>
                <w:szCs w:val="24"/>
                <w:vertAlign w:val="superscript"/>
              </w:rPr>
            </w:rPrChange>
          </w:rPr>
          <w:delText>th</w:delText>
        </w:r>
      </w:del>
      <w:r w:rsidRPr="008B04FA">
        <w:rPr>
          <w:sz w:val="26"/>
          <w:szCs w:val="26"/>
          <w:rPrChange w:id="585" w:author="Morgan Glynn" w:date="2016-09-01T00:16:00Z">
            <w:rPr>
              <w:szCs w:val="24"/>
            </w:rPr>
          </w:rPrChange>
        </w:rPr>
        <w:t xml:space="preserve"> 87.   Unfortunately, Respondent</w:t>
      </w:r>
      <w:ins w:id="586" w:author="Morgan Glynn" w:date="2016-09-01T00:15:00Z">
        <w:r w:rsidR="008B04FA" w:rsidRPr="008B04FA">
          <w:rPr>
            <w:sz w:val="26"/>
            <w:szCs w:val="26"/>
            <w:rPrChange w:id="587" w:author="Morgan Glynn" w:date="2016-09-01T00:16:00Z">
              <w:rPr>
                <w:szCs w:val="24"/>
              </w:rPr>
            </w:rPrChange>
          </w:rPr>
          <w:t xml:space="preserve"> Court</w:t>
        </w:r>
      </w:ins>
      <w:r w:rsidRPr="008B04FA">
        <w:rPr>
          <w:sz w:val="26"/>
          <w:szCs w:val="26"/>
          <w:rPrChange w:id="588" w:author="Morgan Glynn" w:date="2016-09-01T00:16:00Z">
            <w:rPr>
              <w:szCs w:val="24"/>
            </w:rPr>
          </w:rPrChange>
        </w:rPr>
        <w:t>’s orders were not reconsiderations of its previous order compelling arbitration.  Instead, they constitute improper orders made without jurisdiction.</w:t>
      </w:r>
    </w:p>
    <w:p w:rsidR="00334054" w:rsidRPr="008B04FA" w:rsidRDefault="00334054" w:rsidP="00063E34">
      <w:pPr>
        <w:pStyle w:val="BodyText"/>
        <w:numPr>
          <w:ilvl w:val="0"/>
          <w:numId w:val="61"/>
        </w:numPr>
        <w:spacing w:after="0" w:line="360" w:lineRule="auto"/>
        <w:ind w:left="2520" w:hanging="720"/>
        <w:jc w:val="left"/>
        <w:rPr>
          <w:i/>
          <w:sz w:val="26"/>
          <w:szCs w:val="26"/>
          <w:rPrChange w:id="589" w:author="Morgan Glynn" w:date="2016-09-01T00:18:00Z">
            <w:rPr>
              <w:b/>
              <w:sz w:val="26"/>
              <w:szCs w:val="26"/>
            </w:rPr>
          </w:rPrChange>
        </w:rPr>
        <w:pPrChange w:id="590" w:author="Morgan Glynn" w:date="2016-09-01T03:56:00Z">
          <w:pPr>
            <w:widowControl w:val="0"/>
            <w:numPr>
              <w:numId w:val="51"/>
            </w:numPr>
            <w:spacing w:line="360" w:lineRule="auto"/>
            <w:ind w:left="1440" w:hanging="360"/>
          </w:pPr>
        </w:pPrChange>
      </w:pPr>
      <w:r w:rsidRPr="008B04FA">
        <w:rPr>
          <w:i/>
          <w:sz w:val="26"/>
          <w:szCs w:val="26"/>
          <w:rPrChange w:id="591" w:author="Morgan Glynn" w:date="2016-09-01T00:18:00Z">
            <w:rPr>
              <w:b/>
              <w:sz w:val="26"/>
              <w:szCs w:val="26"/>
            </w:rPr>
          </w:rPrChange>
        </w:rPr>
        <w:t>The August 11, 2016 Order Exceeded the Court’s Jurisdiction</w:t>
      </w:r>
    </w:p>
    <w:p w:rsidR="00334054" w:rsidRPr="008B04FA" w:rsidRDefault="00334054" w:rsidP="00063E34">
      <w:pPr>
        <w:pStyle w:val="Body"/>
        <w:spacing w:line="360" w:lineRule="auto"/>
        <w:rPr>
          <w:sz w:val="26"/>
          <w:szCs w:val="26"/>
          <w:rPrChange w:id="592" w:author="Morgan Glynn" w:date="2016-09-01T00:16:00Z">
            <w:rPr>
              <w:sz w:val="26"/>
              <w:szCs w:val="26"/>
            </w:rPr>
          </w:rPrChange>
        </w:rPr>
        <w:pPrChange w:id="593" w:author="Morgan Glynn" w:date="2016-09-01T03:56:00Z">
          <w:pPr>
            <w:pStyle w:val="Body"/>
            <w:spacing w:line="360" w:lineRule="auto"/>
            <w:jc w:val="both"/>
          </w:pPr>
        </w:pPrChange>
      </w:pPr>
      <w:r w:rsidRPr="008B04FA">
        <w:rPr>
          <w:sz w:val="26"/>
          <w:szCs w:val="26"/>
          <w:rPrChange w:id="594" w:author="Morgan Glynn" w:date="2016-09-01T00:16:00Z">
            <w:rPr>
              <w:sz w:val="26"/>
              <w:szCs w:val="26"/>
            </w:rPr>
          </w:rPrChange>
        </w:rPr>
        <w:t xml:space="preserve">As set forth above, Petitioners brought a Motion to Require Defendants to Elect to Pay Arbitration Initiation Fees or Reinstate Individuals Compelled to Arbitration as Class Members.  Petitioners argued the trial court had the authority to grant the request under its inherent authority to reconsider orders compelling arbitration when circumstances warrant reconsideration.  </w:t>
      </w:r>
      <w:r w:rsidRPr="008B04FA">
        <w:rPr>
          <w:i/>
          <w:sz w:val="26"/>
          <w:szCs w:val="26"/>
          <w:rPrChange w:id="595" w:author="Morgan Glynn" w:date="2016-09-01T00:16:00Z">
            <w:rPr>
              <w:i/>
              <w:sz w:val="26"/>
              <w:szCs w:val="26"/>
            </w:rPr>
          </w:rPrChange>
        </w:rPr>
        <w:t>Pinela v. Neiman Marcus Group</w:t>
      </w:r>
      <w:del w:id="596" w:author="Morgan Glynn" w:date="2016-09-01T00:19:00Z">
        <w:r w:rsidRPr="008B04FA" w:rsidDel="008B04FA">
          <w:rPr>
            <w:i/>
            <w:sz w:val="26"/>
            <w:szCs w:val="26"/>
            <w:rPrChange w:id="597" w:author="Morgan Glynn" w:date="2016-09-01T00:16:00Z">
              <w:rPr>
                <w:i/>
                <w:sz w:val="26"/>
                <w:szCs w:val="26"/>
              </w:rPr>
            </w:rPrChange>
          </w:rPr>
          <w:delText>,</w:delText>
        </w:r>
      </w:del>
      <w:r w:rsidRPr="008B04FA">
        <w:rPr>
          <w:i/>
          <w:sz w:val="26"/>
          <w:szCs w:val="26"/>
          <w:rPrChange w:id="598" w:author="Morgan Glynn" w:date="2016-09-01T00:16:00Z">
            <w:rPr>
              <w:i/>
              <w:sz w:val="26"/>
              <w:szCs w:val="26"/>
            </w:rPr>
          </w:rPrChange>
        </w:rPr>
        <w:t xml:space="preserve"> </w:t>
      </w:r>
      <w:r w:rsidRPr="008B04FA">
        <w:rPr>
          <w:sz w:val="26"/>
          <w:szCs w:val="26"/>
          <w:rPrChange w:id="599" w:author="Morgan Glynn" w:date="2016-09-01T00:16:00Z">
            <w:rPr>
              <w:sz w:val="26"/>
              <w:szCs w:val="26"/>
            </w:rPr>
          </w:rPrChange>
        </w:rPr>
        <w:t xml:space="preserve">(2015) 238 Cal. App. 4th 227, 237; </w:t>
      </w:r>
      <w:r w:rsidRPr="008B04FA">
        <w:rPr>
          <w:i/>
          <w:sz w:val="26"/>
          <w:szCs w:val="26"/>
          <w:rPrChange w:id="600" w:author="Morgan Glynn" w:date="2016-09-01T00:16:00Z">
            <w:rPr>
              <w:i/>
              <w:sz w:val="26"/>
              <w:szCs w:val="26"/>
            </w:rPr>
          </w:rPrChange>
        </w:rPr>
        <w:t xml:space="preserve">Le Francois v. Goel </w:t>
      </w:r>
      <w:r w:rsidRPr="008B04FA">
        <w:rPr>
          <w:sz w:val="26"/>
          <w:szCs w:val="26"/>
          <w:rPrChange w:id="601" w:author="Morgan Glynn" w:date="2016-09-01T00:16:00Z">
            <w:rPr>
              <w:sz w:val="26"/>
              <w:szCs w:val="26"/>
            </w:rPr>
          </w:rPrChange>
        </w:rPr>
        <w:t xml:space="preserve">(2005) 35 Cal. 4th 1094, 1096-97; </w:t>
      </w:r>
      <w:r w:rsidRPr="008B04FA">
        <w:rPr>
          <w:i/>
          <w:sz w:val="26"/>
          <w:szCs w:val="26"/>
          <w:rPrChange w:id="602" w:author="Morgan Glynn" w:date="2016-09-01T00:16:00Z">
            <w:rPr>
              <w:i/>
              <w:sz w:val="26"/>
              <w:szCs w:val="26"/>
            </w:rPr>
          </w:rPrChange>
        </w:rPr>
        <w:t xml:space="preserve">Malek v. Blue Cross of California </w:t>
      </w:r>
      <w:r w:rsidRPr="008B04FA">
        <w:rPr>
          <w:sz w:val="26"/>
          <w:szCs w:val="26"/>
          <w:rPrChange w:id="603" w:author="Morgan Glynn" w:date="2016-09-01T00:16:00Z">
            <w:rPr>
              <w:sz w:val="26"/>
              <w:szCs w:val="26"/>
            </w:rPr>
          </w:rPrChange>
        </w:rPr>
        <w:t xml:space="preserve">(2004) 121 Cal. App. 4th 44, 59-60.  </w:t>
      </w:r>
      <w:r w:rsidRPr="008B04FA">
        <w:rPr>
          <w:sz w:val="26"/>
          <w:szCs w:val="26"/>
          <w:rPrChange w:id="604" w:author="Morgan Glynn" w:date="2016-09-01T00:16:00Z">
            <w:rPr>
              <w:sz w:val="26"/>
              <w:szCs w:val="26"/>
            </w:rPr>
          </w:rPrChange>
        </w:rPr>
        <w:lastRenderedPageBreak/>
        <w:t xml:space="preserve">Courts are provided with flexibility to accommodate the need to revisit interim rulings sua sponte whenever and for whatever reasons a trial judge deems appropriate, including an order compelling arbitration.  </w:t>
      </w:r>
      <w:r w:rsidRPr="008B04FA">
        <w:rPr>
          <w:i/>
          <w:sz w:val="26"/>
          <w:szCs w:val="26"/>
          <w:rPrChange w:id="605" w:author="Morgan Glynn" w:date="2016-09-01T00:16:00Z">
            <w:rPr>
              <w:i/>
              <w:sz w:val="26"/>
              <w:szCs w:val="26"/>
            </w:rPr>
          </w:rPrChange>
        </w:rPr>
        <w:t xml:space="preserve">Pinela, supra </w:t>
      </w:r>
      <w:r w:rsidRPr="008B04FA">
        <w:rPr>
          <w:sz w:val="26"/>
          <w:szCs w:val="26"/>
          <w:rPrChange w:id="606" w:author="Morgan Glynn" w:date="2016-09-01T00:16:00Z">
            <w:rPr>
              <w:sz w:val="26"/>
              <w:szCs w:val="26"/>
            </w:rPr>
          </w:rPrChange>
        </w:rPr>
        <w:t>238 Cal. App. 4th 227</w:t>
      </w:r>
      <w:r w:rsidRPr="008B04FA">
        <w:rPr>
          <w:i/>
          <w:sz w:val="26"/>
          <w:szCs w:val="26"/>
          <w:rPrChange w:id="607" w:author="Morgan Glynn" w:date="2016-09-01T00:16:00Z">
            <w:rPr>
              <w:i/>
              <w:sz w:val="26"/>
              <w:szCs w:val="26"/>
            </w:rPr>
          </w:rPrChange>
        </w:rPr>
        <w:t xml:space="preserve"> </w:t>
      </w:r>
      <w:r w:rsidRPr="008B04FA">
        <w:rPr>
          <w:sz w:val="26"/>
          <w:szCs w:val="26"/>
          <w:rPrChange w:id="608" w:author="Morgan Glynn" w:date="2016-09-01T00:16:00Z">
            <w:rPr>
              <w:sz w:val="26"/>
              <w:szCs w:val="26"/>
            </w:rPr>
          </w:rPrChange>
        </w:rPr>
        <w:t>at 238-239</w:t>
      </w:r>
      <w:del w:id="609" w:author="Morgan Glynn" w:date="2016-09-01T03:36:00Z">
        <w:r w:rsidRPr="008B04FA" w:rsidDel="00F90B91">
          <w:rPr>
            <w:sz w:val="26"/>
            <w:szCs w:val="26"/>
            <w:rPrChange w:id="610" w:author="Morgan Glynn" w:date="2016-09-01T00:16:00Z">
              <w:rPr>
                <w:sz w:val="26"/>
                <w:szCs w:val="26"/>
              </w:rPr>
            </w:rPrChange>
          </w:rPr>
          <w:delText xml:space="preserve">. </w:delText>
        </w:r>
        <w:r w:rsidRPr="008B04FA" w:rsidDel="00F90B91">
          <w:rPr>
            <w:sz w:val="26"/>
            <w:szCs w:val="26"/>
            <w:highlight w:val="yellow"/>
            <w:rPrChange w:id="611" w:author="Morgan Glynn" w:date="2016-09-01T00:16:00Z">
              <w:rPr>
                <w:sz w:val="26"/>
                <w:szCs w:val="26"/>
                <w:highlight w:val="yellow"/>
              </w:rPr>
            </w:rPrChange>
          </w:rPr>
          <w:delText>[pp. 6-7 Roldan]</w:delText>
        </w:r>
      </w:del>
      <w:ins w:id="612" w:author="Morgan Glynn" w:date="2016-09-01T00:19:00Z">
        <w:r w:rsidR="008B04FA">
          <w:rPr>
            <w:sz w:val="26"/>
            <w:szCs w:val="26"/>
          </w:rPr>
          <w:t>.</w:t>
        </w:r>
      </w:ins>
    </w:p>
    <w:p w:rsidR="00064C56" w:rsidRDefault="00334054" w:rsidP="00063E34">
      <w:pPr>
        <w:pStyle w:val="Body"/>
        <w:spacing w:line="360" w:lineRule="auto"/>
        <w:ind w:firstLine="0"/>
        <w:rPr>
          <w:ins w:id="613" w:author="Morgan Glynn" w:date="2016-09-01T00:23:00Z"/>
          <w:sz w:val="26"/>
          <w:szCs w:val="26"/>
        </w:rPr>
        <w:pPrChange w:id="614" w:author="Morgan Glynn" w:date="2016-09-01T03:56:00Z">
          <w:pPr>
            <w:pStyle w:val="Body"/>
            <w:spacing w:line="360" w:lineRule="auto"/>
            <w:ind w:firstLine="0"/>
            <w:jc w:val="both"/>
          </w:pPr>
        </w:pPrChange>
      </w:pPr>
      <w:r w:rsidRPr="008B128B">
        <w:rPr>
          <w:sz w:val="26"/>
          <w:szCs w:val="26"/>
        </w:rPr>
        <w:tab/>
        <w:t xml:space="preserve">Petitioners also relied on the ruling in the </w:t>
      </w:r>
      <w:r w:rsidRPr="008B128B">
        <w:rPr>
          <w:i/>
          <w:sz w:val="26"/>
          <w:szCs w:val="26"/>
        </w:rPr>
        <w:t xml:space="preserve">Roldan </w:t>
      </w:r>
      <w:r w:rsidRPr="008B128B">
        <w:rPr>
          <w:sz w:val="26"/>
          <w:szCs w:val="26"/>
        </w:rPr>
        <w:t xml:space="preserve">case where this Court found there is a narrow circumstance where the Superior Court can make a determination that if any plaintiff compelled to arbitration is unable to pay the cost it could grant the relief requested by Petitioners. </w:t>
      </w:r>
      <w:ins w:id="615" w:author="Morgan Glynn" w:date="2016-09-01T03:37:00Z">
        <w:r w:rsidR="00F90B91">
          <w:rPr>
            <w:sz w:val="26"/>
            <w:szCs w:val="26"/>
          </w:rPr>
          <w:t xml:space="preserve"> (PA Vol. I 0025:15-0027:12). </w:t>
        </w:r>
      </w:ins>
      <w:del w:id="616" w:author="Morgan Glynn" w:date="2016-09-01T03:37:00Z">
        <w:r w:rsidRPr="008B128B" w:rsidDel="00F90B91">
          <w:rPr>
            <w:sz w:val="26"/>
            <w:szCs w:val="26"/>
          </w:rPr>
          <w:delText>[</w:delText>
        </w:r>
        <w:r w:rsidRPr="008B128B" w:rsidDel="00F90B91">
          <w:rPr>
            <w:sz w:val="26"/>
            <w:szCs w:val="26"/>
            <w:highlight w:val="yellow"/>
          </w:rPr>
          <w:delText>cite pp. 7-9 Roldan Mtn</w:delText>
        </w:r>
        <w:r w:rsidRPr="008B128B" w:rsidDel="00F90B91">
          <w:rPr>
            <w:sz w:val="26"/>
            <w:szCs w:val="26"/>
          </w:rPr>
          <w:delText xml:space="preserve">]. </w:delText>
        </w:r>
      </w:del>
      <w:r w:rsidRPr="008B128B">
        <w:rPr>
          <w:sz w:val="26"/>
          <w:szCs w:val="26"/>
        </w:rPr>
        <w:t xml:space="preserve"> Petitioners established that many of the arbitration class members were not able to afford even the $300 ADR initiation fee.</w:t>
      </w:r>
      <w:ins w:id="617" w:author="Morgan Glynn" w:date="2016-09-01T03:37:00Z">
        <w:r w:rsidR="00F90B91">
          <w:rPr>
            <w:sz w:val="26"/>
            <w:szCs w:val="26"/>
          </w:rPr>
          <w:t xml:space="preserve">  (PA Vol. </w:t>
        </w:r>
      </w:ins>
      <w:ins w:id="618" w:author="Morgan Glynn" w:date="2016-09-01T03:38:00Z">
        <w:r w:rsidR="00F90B91">
          <w:rPr>
            <w:sz w:val="26"/>
            <w:szCs w:val="26"/>
          </w:rPr>
          <w:t xml:space="preserve">V </w:t>
        </w:r>
      </w:ins>
      <w:ins w:id="619" w:author="Morgan Glynn" w:date="2016-09-01T03:37:00Z">
        <w:r w:rsidR="00F90B91">
          <w:rPr>
            <w:sz w:val="26"/>
            <w:szCs w:val="26"/>
          </w:rPr>
          <w:t>0897:28-0898:3;</w:t>
        </w:r>
      </w:ins>
      <w:ins w:id="620" w:author="Morgan Glynn" w:date="2016-09-01T03:38:00Z">
        <w:r w:rsidR="00F90B91">
          <w:rPr>
            <w:sz w:val="26"/>
            <w:szCs w:val="26"/>
          </w:rPr>
          <w:t xml:space="preserve"> PA Vol. V 902:27-903:2;</w:t>
        </w:r>
      </w:ins>
      <w:ins w:id="621" w:author="Morgan Glynn" w:date="2016-09-01T03:39:00Z">
        <w:r w:rsidR="00F90B91">
          <w:rPr>
            <w:sz w:val="26"/>
            <w:szCs w:val="26"/>
          </w:rPr>
          <w:t xml:space="preserve"> </w:t>
        </w:r>
        <w:r w:rsidR="00F90B91">
          <w:rPr>
            <w:sz w:val="26"/>
            <w:szCs w:val="26"/>
          </w:rPr>
          <w:t>PA Vol. V 90</w:t>
        </w:r>
        <w:r w:rsidR="00F90B91">
          <w:rPr>
            <w:sz w:val="26"/>
            <w:szCs w:val="26"/>
          </w:rPr>
          <w:t>7</w:t>
        </w:r>
        <w:r w:rsidR="00F90B91">
          <w:rPr>
            <w:sz w:val="26"/>
            <w:szCs w:val="26"/>
          </w:rPr>
          <w:t>:</w:t>
        </w:r>
        <w:r w:rsidR="00F90B91">
          <w:rPr>
            <w:sz w:val="26"/>
            <w:szCs w:val="26"/>
          </w:rPr>
          <w:t>08</w:t>
        </w:r>
        <w:r w:rsidR="00F90B91">
          <w:rPr>
            <w:sz w:val="26"/>
            <w:szCs w:val="26"/>
          </w:rPr>
          <w:t>-90</w:t>
        </w:r>
        <w:r w:rsidR="00F90B91">
          <w:rPr>
            <w:sz w:val="26"/>
            <w:szCs w:val="26"/>
          </w:rPr>
          <w:t>8</w:t>
        </w:r>
        <w:r w:rsidR="00F90B91">
          <w:rPr>
            <w:sz w:val="26"/>
            <w:szCs w:val="26"/>
          </w:rPr>
          <w:t>:</w:t>
        </w:r>
        <w:r w:rsidR="00F90B91">
          <w:rPr>
            <w:sz w:val="26"/>
            <w:szCs w:val="26"/>
          </w:rPr>
          <w:t xml:space="preserve">3; PA Vol. V 912:27-913:3; </w:t>
        </w:r>
      </w:ins>
      <w:ins w:id="622" w:author="Morgan Glynn" w:date="2016-09-01T03:40:00Z">
        <w:r w:rsidR="00F90B91">
          <w:rPr>
            <w:sz w:val="26"/>
            <w:szCs w:val="26"/>
          </w:rPr>
          <w:t>PA Vol. V 917:26-918:1; PA Vol. V 922:26-923:1).</w:t>
        </w:r>
      </w:ins>
      <w:ins w:id="623" w:author="Morgan Glynn" w:date="2016-09-01T03:38:00Z">
        <w:r w:rsidR="00F90B91">
          <w:rPr>
            <w:sz w:val="26"/>
            <w:szCs w:val="26"/>
          </w:rPr>
          <w:t xml:space="preserve"> </w:t>
        </w:r>
      </w:ins>
      <w:ins w:id="624" w:author="Morgan Glynn" w:date="2016-09-01T03:37:00Z">
        <w:r w:rsidR="00F90B91">
          <w:rPr>
            <w:sz w:val="26"/>
            <w:szCs w:val="26"/>
          </w:rPr>
          <w:t xml:space="preserve"> </w:t>
        </w:r>
      </w:ins>
      <w:r w:rsidRPr="008B128B">
        <w:rPr>
          <w:sz w:val="26"/>
          <w:szCs w:val="26"/>
        </w:rPr>
        <w:t xml:space="preserve">  </w:t>
      </w:r>
      <w:del w:id="625" w:author="Morgan Glynn" w:date="2016-09-01T03:41:00Z">
        <w:r w:rsidRPr="008B128B" w:rsidDel="00F90B91">
          <w:rPr>
            <w:sz w:val="26"/>
            <w:szCs w:val="26"/>
          </w:rPr>
          <w:delText>[</w:delText>
        </w:r>
        <w:r w:rsidRPr="008B128B" w:rsidDel="00F90B91">
          <w:rPr>
            <w:sz w:val="26"/>
            <w:szCs w:val="26"/>
            <w:highlight w:val="yellow"/>
          </w:rPr>
          <w:delText>pp/. 9-10 Roldan; Decs of Begg, Duggan, Chavez, Shunstrom, Conroy, Galvan Opp MTD MLG</w:delText>
        </w:r>
        <w:r w:rsidRPr="008B128B" w:rsidDel="00F90B91">
          <w:rPr>
            <w:sz w:val="26"/>
            <w:szCs w:val="26"/>
          </w:rPr>
          <w:delText>]</w:delText>
        </w:r>
      </w:del>
      <w:r w:rsidRPr="008B128B">
        <w:rPr>
          <w:sz w:val="26"/>
          <w:szCs w:val="26"/>
        </w:rPr>
        <w:t xml:space="preserve">  Respondent expressly dismissed </w:t>
      </w:r>
      <w:r w:rsidRPr="008B128B">
        <w:rPr>
          <w:i/>
          <w:sz w:val="26"/>
          <w:szCs w:val="26"/>
        </w:rPr>
        <w:t xml:space="preserve">Roldan </w:t>
      </w:r>
      <w:r w:rsidRPr="008B128B">
        <w:rPr>
          <w:sz w:val="26"/>
          <w:szCs w:val="26"/>
        </w:rPr>
        <w:t xml:space="preserve">as being inapplicable “at this time” claiming Petitioners had not shown Real Parties in Interest were refusing to pay the fees.  </w:t>
      </w:r>
      <w:ins w:id="626" w:author="Morgan Glynn" w:date="2016-09-01T03:42:00Z">
        <w:r w:rsidR="00F90B91">
          <w:rPr>
            <w:sz w:val="26"/>
            <w:szCs w:val="26"/>
          </w:rPr>
          <w:t>(PA Vol. VI 1093)</w:t>
        </w:r>
      </w:ins>
      <w:del w:id="627" w:author="Morgan Glynn" w:date="2016-09-01T03:42:00Z">
        <w:r w:rsidRPr="008B128B" w:rsidDel="00F90B91">
          <w:rPr>
            <w:sz w:val="26"/>
            <w:szCs w:val="26"/>
          </w:rPr>
          <w:delText>[</w:delText>
        </w:r>
        <w:r w:rsidRPr="008B128B" w:rsidDel="00F90B91">
          <w:rPr>
            <w:sz w:val="26"/>
            <w:szCs w:val="26"/>
            <w:highlight w:val="yellow"/>
          </w:rPr>
          <w:delText>8/11/16 order p. 1</w:delText>
        </w:r>
        <w:r w:rsidRPr="008B128B" w:rsidDel="00F90B91">
          <w:rPr>
            <w:sz w:val="26"/>
            <w:szCs w:val="26"/>
          </w:rPr>
          <w:delText>]</w:delText>
        </w:r>
      </w:del>
      <w:ins w:id="628" w:author="Morgan Glynn" w:date="2016-09-01T00:20:00Z">
        <w:r w:rsidR="00064C56">
          <w:rPr>
            <w:sz w:val="26"/>
            <w:szCs w:val="26"/>
          </w:rPr>
          <w:t>.</w:t>
        </w:r>
      </w:ins>
      <w:r w:rsidRPr="008B128B">
        <w:rPr>
          <w:sz w:val="26"/>
          <w:szCs w:val="26"/>
        </w:rPr>
        <w:t xml:space="preserve"> </w:t>
      </w:r>
    </w:p>
    <w:p w:rsidR="00334054" w:rsidRDefault="00334054" w:rsidP="00063E34">
      <w:pPr>
        <w:pStyle w:val="Body"/>
        <w:spacing w:line="360" w:lineRule="auto"/>
        <w:rPr>
          <w:sz w:val="26"/>
          <w:szCs w:val="26"/>
        </w:rPr>
        <w:pPrChange w:id="629" w:author="Morgan Glynn" w:date="2016-09-01T03:56:00Z">
          <w:pPr>
            <w:pStyle w:val="Body"/>
            <w:spacing w:line="360" w:lineRule="auto"/>
            <w:ind w:firstLine="0"/>
            <w:jc w:val="both"/>
          </w:pPr>
        </w:pPrChange>
      </w:pPr>
      <w:r w:rsidRPr="008B128B">
        <w:rPr>
          <w:sz w:val="26"/>
          <w:szCs w:val="26"/>
        </w:rPr>
        <w:t xml:space="preserve">Instead of using its inherent power to reconsider its order compelling arbitration, Respondent made a determination based on its interpretation of the arbitration agreement provision relating to fee waivers.  The arbitration agreement provides:  “if an employee would have qualified to have the fee waived by a court.”  </w:t>
      </w:r>
      <w:ins w:id="630" w:author="Morgan Glynn" w:date="2016-09-01T03:42:00Z">
        <w:r w:rsidR="00F90B91">
          <w:rPr>
            <w:sz w:val="26"/>
            <w:szCs w:val="26"/>
          </w:rPr>
          <w:t>(PA Vol. I 006</w:t>
        </w:r>
        <w:r w:rsidR="00F90B91">
          <w:rPr>
            <w:sz w:val="26"/>
            <w:szCs w:val="26"/>
          </w:rPr>
          <w:t xml:space="preserve">5). </w:t>
        </w:r>
      </w:ins>
      <w:del w:id="631" w:author="Morgan Glynn" w:date="2016-09-01T03:42:00Z">
        <w:r w:rsidRPr="008B128B" w:rsidDel="00F90B91">
          <w:rPr>
            <w:sz w:val="26"/>
            <w:szCs w:val="26"/>
          </w:rPr>
          <w:delText>[</w:delText>
        </w:r>
        <w:r w:rsidRPr="008B128B" w:rsidDel="00F90B91">
          <w:rPr>
            <w:sz w:val="26"/>
            <w:szCs w:val="26"/>
            <w:highlight w:val="yellow"/>
          </w:rPr>
          <w:delText>Roldan, Odenbreit Dec., Ex. G P. 1</w:delText>
        </w:r>
        <w:r w:rsidRPr="008B128B" w:rsidDel="00F90B91">
          <w:rPr>
            <w:sz w:val="26"/>
            <w:szCs w:val="26"/>
          </w:rPr>
          <w:delText xml:space="preserve">] </w:delText>
        </w:r>
      </w:del>
      <w:r w:rsidRPr="008B128B">
        <w:rPr>
          <w:sz w:val="26"/>
          <w:szCs w:val="26"/>
        </w:rPr>
        <w:t xml:space="preserve"> Respondent interpreted that to mean the waiver only applies if it is approved by Respondent court.  </w:t>
      </w:r>
      <w:ins w:id="632" w:author="Morgan Glynn" w:date="2016-09-01T03:43:00Z">
        <w:r w:rsidR="00F90B91">
          <w:rPr>
            <w:sz w:val="26"/>
            <w:szCs w:val="26"/>
          </w:rPr>
          <w:t>(</w:t>
        </w:r>
      </w:ins>
      <w:ins w:id="633" w:author="Morgan Glynn" w:date="2016-09-01T03:42:00Z">
        <w:r w:rsidR="00F90B91">
          <w:rPr>
            <w:sz w:val="26"/>
            <w:szCs w:val="26"/>
          </w:rPr>
          <w:t xml:space="preserve">PA Vol. </w:t>
        </w:r>
      </w:ins>
      <w:ins w:id="634" w:author="Morgan Glynn" w:date="2016-09-01T03:43:00Z">
        <w:r w:rsidR="00F90B91">
          <w:rPr>
            <w:sz w:val="26"/>
            <w:szCs w:val="26"/>
          </w:rPr>
          <w:t>V</w:t>
        </w:r>
      </w:ins>
      <w:ins w:id="635" w:author="Morgan Glynn" w:date="2016-09-01T03:42:00Z">
        <w:r w:rsidR="00F90B91">
          <w:rPr>
            <w:sz w:val="26"/>
            <w:szCs w:val="26"/>
          </w:rPr>
          <w:t xml:space="preserve">I </w:t>
        </w:r>
      </w:ins>
      <w:ins w:id="636" w:author="Morgan Glynn" w:date="2016-09-01T03:43:00Z">
        <w:r w:rsidR="00F90B91">
          <w:rPr>
            <w:sz w:val="26"/>
            <w:szCs w:val="26"/>
          </w:rPr>
          <w:t>1094</w:t>
        </w:r>
      </w:ins>
      <w:ins w:id="637" w:author="Morgan Glynn" w:date="2016-09-01T03:42:00Z">
        <w:r w:rsidR="00F90B91">
          <w:rPr>
            <w:sz w:val="26"/>
            <w:szCs w:val="26"/>
          </w:rPr>
          <w:t xml:space="preserve">). </w:t>
        </w:r>
      </w:ins>
      <w:del w:id="638" w:author="Morgan Glynn" w:date="2016-09-01T03:43:00Z">
        <w:r w:rsidRPr="008B128B" w:rsidDel="00F90B91">
          <w:rPr>
            <w:sz w:val="26"/>
            <w:szCs w:val="26"/>
          </w:rPr>
          <w:delText>[</w:delText>
        </w:r>
        <w:r w:rsidRPr="008B128B" w:rsidDel="00F90B91">
          <w:rPr>
            <w:sz w:val="26"/>
            <w:szCs w:val="26"/>
            <w:highlight w:val="yellow"/>
          </w:rPr>
          <w:delText>8/11/16 order, p. 2</w:delText>
        </w:r>
        <w:r w:rsidRPr="008B128B" w:rsidDel="00F90B91">
          <w:rPr>
            <w:sz w:val="26"/>
            <w:szCs w:val="26"/>
          </w:rPr>
          <w:delText xml:space="preserve">]  </w:delText>
        </w:r>
      </w:del>
      <w:r w:rsidRPr="008B128B">
        <w:rPr>
          <w:sz w:val="26"/>
          <w:szCs w:val="26"/>
        </w:rPr>
        <w:t xml:space="preserve">Respondent then set forth a procedure to submit fee waivers confidentially to the trial court so it could make a determination of whether or not each individual qualifies.  </w:t>
      </w:r>
      <w:ins w:id="639" w:author="Morgan Glynn" w:date="2016-09-01T03:43:00Z">
        <w:r w:rsidR="00F90B91">
          <w:rPr>
            <w:sz w:val="26"/>
            <w:szCs w:val="26"/>
          </w:rPr>
          <w:t>(PA Vol. VI 109</w:t>
        </w:r>
        <w:r w:rsidR="00F90B91">
          <w:rPr>
            <w:sz w:val="26"/>
            <w:szCs w:val="26"/>
          </w:rPr>
          <w:t>3</w:t>
        </w:r>
        <w:r w:rsidR="00F90B91">
          <w:rPr>
            <w:sz w:val="26"/>
            <w:szCs w:val="26"/>
          </w:rPr>
          <w:t xml:space="preserve">). </w:t>
        </w:r>
      </w:ins>
      <w:del w:id="640" w:author="Morgan Glynn" w:date="2016-09-01T03:43:00Z">
        <w:r w:rsidRPr="008B128B" w:rsidDel="00F90B91">
          <w:rPr>
            <w:sz w:val="26"/>
            <w:szCs w:val="26"/>
          </w:rPr>
          <w:delText>[</w:delText>
        </w:r>
        <w:r w:rsidRPr="008B128B" w:rsidDel="00F90B91">
          <w:rPr>
            <w:sz w:val="26"/>
            <w:szCs w:val="26"/>
            <w:highlight w:val="yellow"/>
          </w:rPr>
          <w:delText>8/11/16 order p. 1.]</w:delText>
        </w:r>
        <w:r w:rsidRPr="008B128B" w:rsidDel="00F90B91">
          <w:rPr>
            <w:sz w:val="26"/>
            <w:szCs w:val="26"/>
          </w:rPr>
          <w:delText xml:space="preserve">  </w:delText>
        </w:r>
      </w:del>
      <w:r w:rsidRPr="008B128B">
        <w:rPr>
          <w:sz w:val="26"/>
          <w:szCs w:val="26"/>
        </w:rPr>
        <w:t xml:space="preserve">This order constitutes an abuse of discretion as it clearly exceeds the </w:t>
      </w:r>
      <w:r>
        <w:rPr>
          <w:sz w:val="26"/>
          <w:szCs w:val="26"/>
        </w:rPr>
        <w:t>Respondent</w:t>
      </w:r>
      <w:r w:rsidRPr="008B128B">
        <w:rPr>
          <w:sz w:val="26"/>
          <w:szCs w:val="26"/>
        </w:rPr>
        <w:t xml:space="preserve"> court’s jurisdiction.  Not only did the Respondent interpret the meaning and application of the fee waiver clause contained in the arbitration agreement, but it also divested the arbitrator of the authority to determine whether or not a particular participant qualifies for a fee waiver.  </w:t>
      </w:r>
    </w:p>
    <w:p w:rsidR="00334054" w:rsidRDefault="00334054" w:rsidP="00063E34">
      <w:pPr>
        <w:pStyle w:val="Body"/>
        <w:spacing w:line="360" w:lineRule="auto"/>
        <w:rPr>
          <w:sz w:val="26"/>
          <w:szCs w:val="26"/>
        </w:rPr>
        <w:pPrChange w:id="641" w:author="Morgan Glynn" w:date="2016-09-01T03:56:00Z">
          <w:pPr>
            <w:pStyle w:val="Body"/>
            <w:spacing w:line="360" w:lineRule="auto"/>
            <w:jc w:val="both"/>
          </w:pPr>
        </w:pPrChange>
      </w:pPr>
      <w:r w:rsidRPr="008B128B">
        <w:rPr>
          <w:sz w:val="26"/>
          <w:szCs w:val="26"/>
        </w:rPr>
        <w:lastRenderedPageBreak/>
        <w:t xml:space="preserve">In this instance, a writ of prohibition would be the appropriate </w:t>
      </w:r>
      <w:del w:id="642" w:author="Morgan Glynn" w:date="2016-09-01T00:24:00Z">
        <w:r w:rsidRPr="008B128B" w:rsidDel="00064C56">
          <w:rPr>
            <w:sz w:val="26"/>
            <w:szCs w:val="26"/>
          </w:rPr>
          <w:delText>for a writ of prohibition to i</w:delText>
        </w:r>
      </w:del>
      <w:ins w:id="643" w:author="Morgan Glynn" w:date="2016-09-01T00:24:00Z">
        <w:r w:rsidR="00064C56">
          <w:rPr>
            <w:sz w:val="26"/>
            <w:szCs w:val="26"/>
          </w:rPr>
          <w:t>remedy to e</w:t>
        </w:r>
      </w:ins>
      <w:r w:rsidRPr="008B128B">
        <w:rPr>
          <w:sz w:val="26"/>
          <w:szCs w:val="26"/>
        </w:rPr>
        <w:t xml:space="preserve">nsure the Respondent court does not exceed its jurisdiction.  </w:t>
      </w:r>
      <w:r w:rsidRPr="008B128B">
        <w:rPr>
          <w:i/>
          <w:sz w:val="26"/>
          <w:szCs w:val="26"/>
        </w:rPr>
        <w:t xml:space="preserve">Green v. City of Oceanside </w:t>
      </w:r>
      <w:r w:rsidRPr="008B128B">
        <w:rPr>
          <w:sz w:val="26"/>
          <w:szCs w:val="26"/>
        </w:rPr>
        <w:t>(1987) 194 Cal.</w:t>
      </w:r>
      <w:ins w:id="644" w:author="Morgan Glynn" w:date="2016-09-01T00:24:00Z">
        <w:r w:rsidR="00064C56">
          <w:rPr>
            <w:sz w:val="26"/>
            <w:szCs w:val="26"/>
          </w:rPr>
          <w:t xml:space="preserve"> </w:t>
        </w:r>
      </w:ins>
      <w:r w:rsidRPr="008B128B">
        <w:rPr>
          <w:sz w:val="26"/>
          <w:szCs w:val="26"/>
        </w:rPr>
        <w:t>App.</w:t>
      </w:r>
      <w:ins w:id="645" w:author="Morgan Glynn" w:date="2016-09-01T00:24:00Z">
        <w:r w:rsidR="00064C56">
          <w:rPr>
            <w:sz w:val="26"/>
            <w:szCs w:val="26"/>
          </w:rPr>
          <w:t xml:space="preserve"> </w:t>
        </w:r>
      </w:ins>
      <w:r w:rsidRPr="008B128B">
        <w:rPr>
          <w:sz w:val="26"/>
          <w:szCs w:val="26"/>
        </w:rPr>
        <w:t xml:space="preserve">3d 212, 220.  In the alternative, a writ of mandate is appropriate to find the Respondent’s order constitutes an abuse of discretion.  </w:t>
      </w:r>
    </w:p>
    <w:p w:rsidR="00334054" w:rsidRPr="00064C56" w:rsidRDefault="00334054" w:rsidP="00063E34">
      <w:pPr>
        <w:pStyle w:val="Signatureblockline"/>
        <w:numPr>
          <w:ilvl w:val="0"/>
          <w:numId w:val="61"/>
        </w:numPr>
        <w:spacing w:line="360" w:lineRule="auto"/>
        <w:ind w:left="2520" w:hanging="720"/>
        <w:rPr>
          <w:rFonts w:ascii="Times New Roman" w:hAnsi="Times New Roman"/>
          <w:i/>
          <w:sz w:val="26"/>
          <w:szCs w:val="26"/>
          <w:rPrChange w:id="646" w:author="Morgan Glynn" w:date="2016-09-01T00:24:00Z">
            <w:rPr>
              <w:sz w:val="26"/>
              <w:szCs w:val="26"/>
            </w:rPr>
          </w:rPrChange>
        </w:rPr>
        <w:pPrChange w:id="647" w:author="Morgan Glynn" w:date="2016-09-01T03:56:00Z">
          <w:pPr>
            <w:pStyle w:val="Body"/>
            <w:numPr>
              <w:numId w:val="51"/>
            </w:numPr>
            <w:spacing w:line="360" w:lineRule="auto"/>
            <w:ind w:left="1440" w:hanging="360"/>
            <w:jc w:val="both"/>
          </w:pPr>
        </w:pPrChange>
      </w:pPr>
      <w:r w:rsidRPr="00064C56">
        <w:rPr>
          <w:rFonts w:ascii="Times New Roman" w:hAnsi="Times New Roman"/>
          <w:i/>
          <w:sz w:val="26"/>
          <w:szCs w:val="26"/>
          <w:rPrChange w:id="648" w:author="Morgan Glynn" w:date="2016-09-01T00:24:00Z">
            <w:rPr>
              <w:b/>
              <w:sz w:val="26"/>
              <w:szCs w:val="26"/>
            </w:rPr>
          </w:rPrChange>
        </w:rPr>
        <w:t>The August 26, 2016 Order Exceeded the Court’s Jurisdiction</w:t>
      </w:r>
    </w:p>
    <w:p w:rsidR="00334054" w:rsidRDefault="00334054" w:rsidP="00063E34">
      <w:pPr>
        <w:pStyle w:val="Body"/>
        <w:spacing w:line="360" w:lineRule="auto"/>
        <w:rPr>
          <w:sz w:val="26"/>
          <w:szCs w:val="26"/>
        </w:rPr>
        <w:pPrChange w:id="649" w:author="Morgan Glynn" w:date="2016-09-01T03:56:00Z">
          <w:pPr>
            <w:pStyle w:val="Body"/>
            <w:spacing w:line="360" w:lineRule="auto"/>
            <w:jc w:val="both"/>
          </w:pPr>
        </w:pPrChange>
      </w:pPr>
      <w:r>
        <w:rPr>
          <w:sz w:val="26"/>
          <w:szCs w:val="26"/>
        </w:rPr>
        <w:t xml:space="preserve">After the Respondent </w:t>
      </w:r>
      <w:ins w:id="650" w:author="Morgan Glynn" w:date="2016-09-01T00:25:00Z">
        <w:r w:rsidR="00064C56">
          <w:rPr>
            <w:sz w:val="26"/>
            <w:szCs w:val="26"/>
          </w:rPr>
          <w:t>C</w:t>
        </w:r>
      </w:ins>
      <w:del w:id="651" w:author="Morgan Glynn" w:date="2016-09-01T00:25:00Z">
        <w:r w:rsidDel="00064C56">
          <w:rPr>
            <w:sz w:val="26"/>
            <w:szCs w:val="26"/>
          </w:rPr>
          <w:delText>c</w:delText>
        </w:r>
      </w:del>
      <w:r>
        <w:rPr>
          <w:sz w:val="26"/>
          <w:szCs w:val="26"/>
        </w:rPr>
        <w:t xml:space="preserve">ourt’s ruling of August 11, 2016, Petitioners began to provide Real Parties in Interest a list of class members whose claims are proceeding in arbitration and are represented by Petitioners’ counsel.  </w:t>
      </w:r>
      <w:ins w:id="652" w:author="Morgan Glynn" w:date="2016-09-01T03:44:00Z">
        <w:r w:rsidR="00F90B91">
          <w:rPr>
            <w:sz w:val="26"/>
            <w:szCs w:val="26"/>
          </w:rPr>
          <w:t>(PA Vol. VI</w:t>
        </w:r>
        <w:r w:rsidR="00F90B91">
          <w:rPr>
            <w:sz w:val="26"/>
            <w:szCs w:val="26"/>
          </w:rPr>
          <w:t>I</w:t>
        </w:r>
        <w:r w:rsidR="00F90B91">
          <w:rPr>
            <w:sz w:val="26"/>
            <w:szCs w:val="26"/>
          </w:rPr>
          <w:t xml:space="preserve"> </w:t>
        </w:r>
        <w:r w:rsidR="00F90B91">
          <w:rPr>
            <w:sz w:val="26"/>
            <w:szCs w:val="26"/>
          </w:rPr>
          <w:t>1210-1214</w:t>
        </w:r>
        <w:r w:rsidR="00F90B91">
          <w:rPr>
            <w:sz w:val="26"/>
            <w:szCs w:val="26"/>
          </w:rPr>
          <w:t xml:space="preserve">). </w:t>
        </w:r>
      </w:ins>
      <w:r>
        <w:rPr>
          <w:sz w:val="26"/>
          <w:szCs w:val="26"/>
        </w:rPr>
        <w:t xml:space="preserve">Not satisfied with that knowledge alone, </w:t>
      </w:r>
      <w:ins w:id="653" w:author="Morgan Glynn" w:date="2016-09-01T00:25:00Z">
        <w:r w:rsidR="00064C56">
          <w:rPr>
            <w:sz w:val="26"/>
            <w:szCs w:val="26"/>
          </w:rPr>
          <w:t xml:space="preserve">the </w:t>
        </w:r>
      </w:ins>
      <w:r>
        <w:rPr>
          <w:sz w:val="26"/>
          <w:szCs w:val="26"/>
        </w:rPr>
        <w:t>Real Parties in Interest demanded Petitioners identify and expressly affirm which class members compelled to arbitration they no</w:t>
      </w:r>
      <w:del w:id="654" w:author="Morgan Glynn" w:date="2016-09-01T00:25:00Z">
        <w:r w:rsidDel="00064C56">
          <w:rPr>
            <w:sz w:val="26"/>
            <w:szCs w:val="26"/>
          </w:rPr>
          <w:delText>t</w:delText>
        </w:r>
      </w:del>
      <w:r>
        <w:rPr>
          <w:sz w:val="26"/>
          <w:szCs w:val="26"/>
        </w:rPr>
        <w:t xml:space="preserve"> longer represent.</w:t>
      </w:r>
      <w:ins w:id="655" w:author="Morgan Glynn" w:date="2016-09-01T03:44:00Z">
        <w:r w:rsidR="00F90B91">
          <w:rPr>
            <w:sz w:val="26"/>
            <w:szCs w:val="26"/>
          </w:rPr>
          <w:t xml:space="preserve"> </w:t>
        </w:r>
        <w:r w:rsidR="00F90B91">
          <w:rPr>
            <w:sz w:val="26"/>
            <w:szCs w:val="26"/>
          </w:rPr>
          <w:t>(PA Vol. VII 121</w:t>
        </w:r>
        <w:r w:rsidR="00F90B91">
          <w:rPr>
            <w:sz w:val="26"/>
            <w:szCs w:val="26"/>
          </w:rPr>
          <w:t xml:space="preserve">5-1217; </w:t>
        </w:r>
        <w:r w:rsidR="00F90B91">
          <w:rPr>
            <w:sz w:val="26"/>
            <w:szCs w:val="26"/>
          </w:rPr>
          <w:t xml:space="preserve">PA Vol. VII </w:t>
        </w:r>
        <w:r w:rsidR="00F90B91">
          <w:rPr>
            <w:sz w:val="26"/>
            <w:szCs w:val="26"/>
          </w:rPr>
          <w:t>1222-1225</w:t>
        </w:r>
        <w:r w:rsidR="00F90B91">
          <w:rPr>
            <w:sz w:val="26"/>
            <w:szCs w:val="26"/>
          </w:rPr>
          <w:t xml:space="preserve">). </w:t>
        </w:r>
      </w:ins>
      <w:r>
        <w:rPr>
          <w:sz w:val="26"/>
          <w:szCs w:val="26"/>
        </w:rPr>
        <w:t xml:space="preserve"> </w:t>
      </w:r>
      <w:del w:id="656" w:author="Morgan Glynn" w:date="2016-09-01T03:46:00Z">
        <w:r w:rsidDel="00F90B91">
          <w:rPr>
            <w:sz w:val="26"/>
            <w:szCs w:val="26"/>
          </w:rPr>
          <w:delText xml:space="preserve"> </w:delText>
        </w:r>
        <w:r w:rsidRPr="00F5529F" w:rsidDel="00F90B91">
          <w:rPr>
            <w:sz w:val="26"/>
            <w:szCs w:val="26"/>
            <w:highlight w:val="yellow"/>
          </w:rPr>
          <w:delText>[cite opp ex parte]</w:delText>
        </w:r>
        <w:r w:rsidDel="00F90B91">
          <w:rPr>
            <w:sz w:val="26"/>
            <w:szCs w:val="26"/>
          </w:rPr>
          <w:delText xml:space="preserve">  </w:delText>
        </w:r>
      </w:del>
      <w:r>
        <w:rPr>
          <w:sz w:val="26"/>
          <w:szCs w:val="26"/>
        </w:rPr>
        <w:t xml:space="preserve">Petitioners attempted to explain that these individuals reasonably believe they are represented by class counsel in arbitration and as such Petitioners’ counsel cannot </w:t>
      </w:r>
      <w:del w:id="657" w:author="Morgan Glynn" w:date="2016-09-01T00:26:00Z">
        <w:r w:rsidDel="00064C56">
          <w:rPr>
            <w:sz w:val="26"/>
            <w:szCs w:val="26"/>
          </w:rPr>
          <w:delText xml:space="preserve">just </w:delText>
        </w:r>
      </w:del>
      <w:ins w:id="658" w:author="Morgan Glynn" w:date="2016-09-01T00:26:00Z">
        <w:r w:rsidR="00064C56">
          <w:rPr>
            <w:sz w:val="26"/>
            <w:szCs w:val="26"/>
          </w:rPr>
          <w:t xml:space="preserve">merely </w:t>
        </w:r>
      </w:ins>
      <w:r>
        <w:rPr>
          <w:sz w:val="26"/>
          <w:szCs w:val="26"/>
        </w:rPr>
        <w:t xml:space="preserve">abandon them and withdraw their claim without proper notification and a reasonable opportunity to preserve their claims. </w:t>
      </w:r>
      <w:ins w:id="659" w:author="Morgan Glynn" w:date="2016-09-01T03:46:00Z">
        <w:r w:rsidR="00101C25">
          <w:rPr>
            <w:sz w:val="26"/>
            <w:szCs w:val="26"/>
          </w:rPr>
          <w:t>(</w:t>
        </w:r>
        <w:r w:rsidR="00101C25">
          <w:rPr>
            <w:sz w:val="26"/>
            <w:szCs w:val="26"/>
          </w:rPr>
          <w:t xml:space="preserve">PA Vol. VI </w:t>
        </w:r>
        <w:r w:rsidR="00101C25">
          <w:rPr>
            <w:sz w:val="26"/>
            <w:szCs w:val="26"/>
          </w:rPr>
          <w:t xml:space="preserve">1184:15-1186:17; </w:t>
        </w:r>
      </w:ins>
      <w:ins w:id="660" w:author="Morgan Glynn" w:date="2016-09-01T03:47:00Z">
        <w:r w:rsidR="00101C25">
          <w:rPr>
            <w:sz w:val="26"/>
            <w:szCs w:val="26"/>
          </w:rPr>
          <w:t>PA Vol. VII 121</w:t>
        </w:r>
        <w:r w:rsidR="00101C25">
          <w:rPr>
            <w:sz w:val="26"/>
            <w:szCs w:val="26"/>
          </w:rPr>
          <w:t xml:space="preserve">8-1221). </w:t>
        </w:r>
      </w:ins>
      <w:del w:id="661" w:author="Morgan Glynn" w:date="2016-09-01T03:47:00Z">
        <w:r w:rsidDel="00101C25">
          <w:rPr>
            <w:sz w:val="26"/>
            <w:szCs w:val="26"/>
          </w:rPr>
          <w:delText xml:space="preserve"> [</w:delText>
        </w:r>
        <w:r w:rsidRPr="00F5529F" w:rsidDel="00101C25">
          <w:rPr>
            <w:sz w:val="26"/>
            <w:szCs w:val="26"/>
            <w:highlight w:val="yellow"/>
          </w:rPr>
          <w:delText>cite</w:delText>
        </w:r>
        <w:r w:rsidDel="00101C25">
          <w:rPr>
            <w:sz w:val="26"/>
            <w:szCs w:val="26"/>
          </w:rPr>
          <w:delText xml:space="preserve">]  </w:delText>
        </w:r>
      </w:del>
      <w:r>
        <w:rPr>
          <w:sz w:val="26"/>
          <w:szCs w:val="26"/>
        </w:rPr>
        <w:t xml:space="preserve">In response, Real Parties in Interest sought ex parte relief from the Respondent court to order Petitioners’ counsel to disclose this information. </w:t>
      </w:r>
      <w:ins w:id="662" w:author="Morgan Glynn" w:date="2016-09-01T03:47:00Z">
        <w:r w:rsidR="00101C25">
          <w:rPr>
            <w:sz w:val="26"/>
            <w:szCs w:val="26"/>
          </w:rPr>
          <w:t>(</w:t>
        </w:r>
        <w:r w:rsidR="00101C25">
          <w:rPr>
            <w:sz w:val="26"/>
            <w:szCs w:val="26"/>
          </w:rPr>
          <w:t>PA Vol. VI 1</w:t>
        </w:r>
        <w:r w:rsidR="00101C25">
          <w:rPr>
            <w:sz w:val="26"/>
            <w:szCs w:val="26"/>
          </w:rPr>
          <w:t>105-1119).</w:t>
        </w:r>
      </w:ins>
      <w:del w:id="663" w:author="Morgan Glynn" w:date="2016-09-01T03:48:00Z">
        <w:r w:rsidRPr="00F5529F" w:rsidDel="00101C25">
          <w:rPr>
            <w:sz w:val="26"/>
            <w:szCs w:val="26"/>
            <w:highlight w:val="yellow"/>
          </w:rPr>
          <w:delText>[ex parte]</w:delText>
        </w:r>
      </w:del>
      <w:r>
        <w:rPr>
          <w:sz w:val="26"/>
          <w:szCs w:val="26"/>
        </w:rPr>
        <w:t xml:space="preserve">  Specifically, Real Parties in Interest requested an order from the trial court Compelling</w:t>
      </w:r>
      <w:ins w:id="664" w:author="Morgan Glynn" w:date="2016-09-01T00:32:00Z">
        <w:r w:rsidR="00867BBA">
          <w:rPr>
            <w:sz w:val="26"/>
            <w:szCs w:val="26"/>
          </w:rPr>
          <w:t xml:space="preserve"> (1)</w:t>
        </w:r>
      </w:ins>
      <w:r>
        <w:rPr>
          <w:sz w:val="26"/>
          <w:szCs w:val="26"/>
        </w:rPr>
        <w:t xml:space="preserve"> Disclosure of Former Class Members Who Were Represented by Class Counsel at the Time Arbitration Was Initiated,</w:t>
      </w:r>
      <w:ins w:id="665" w:author="Morgan Glynn" w:date="2016-09-01T00:33:00Z">
        <w:r w:rsidR="00867BBA">
          <w:rPr>
            <w:sz w:val="26"/>
            <w:szCs w:val="26"/>
          </w:rPr>
          <w:t xml:space="preserve"> and</w:t>
        </w:r>
      </w:ins>
      <w:r>
        <w:rPr>
          <w:sz w:val="26"/>
          <w:szCs w:val="26"/>
        </w:rPr>
        <w:t xml:space="preserve"> (2)</w:t>
      </w:r>
      <w:ins w:id="666" w:author="Morgan Glynn" w:date="2016-09-01T00:33:00Z">
        <w:r w:rsidR="00867BBA">
          <w:rPr>
            <w:sz w:val="26"/>
            <w:szCs w:val="26"/>
          </w:rPr>
          <w:t> </w:t>
        </w:r>
      </w:ins>
      <w:del w:id="667" w:author="Morgan Glynn" w:date="2016-09-01T00:33:00Z">
        <w:r w:rsidDel="00867BBA">
          <w:rPr>
            <w:sz w:val="26"/>
            <w:szCs w:val="26"/>
          </w:rPr>
          <w:delText xml:space="preserve"> Compelling</w:delText>
        </w:r>
      </w:del>
      <w:r>
        <w:rPr>
          <w:sz w:val="26"/>
          <w:szCs w:val="26"/>
        </w:rPr>
        <w:t xml:space="preserve"> Disclosure of Former Class Members Not Now Represented by Class Counsel.  </w:t>
      </w:r>
      <w:ins w:id="668" w:author="Morgan Glynn" w:date="2016-09-01T03:48:00Z">
        <w:r w:rsidR="00101C25">
          <w:rPr>
            <w:sz w:val="26"/>
            <w:szCs w:val="26"/>
          </w:rPr>
          <w:t>(</w:t>
        </w:r>
        <w:r w:rsidR="00101C25">
          <w:rPr>
            <w:sz w:val="26"/>
            <w:szCs w:val="26"/>
          </w:rPr>
          <w:t xml:space="preserve">PA Vol. VI </w:t>
        </w:r>
        <w:r w:rsidR="00101C25">
          <w:rPr>
            <w:sz w:val="26"/>
            <w:szCs w:val="26"/>
          </w:rPr>
          <w:t>1107-1108</w:t>
        </w:r>
      </w:ins>
      <w:del w:id="669" w:author="Morgan Glynn" w:date="2016-09-01T03:48:00Z">
        <w:r w:rsidDel="00101C25">
          <w:rPr>
            <w:sz w:val="26"/>
            <w:szCs w:val="26"/>
          </w:rPr>
          <w:delText>[</w:delText>
        </w:r>
        <w:r w:rsidRPr="0006422D" w:rsidDel="00101C25">
          <w:rPr>
            <w:sz w:val="26"/>
            <w:szCs w:val="26"/>
            <w:highlight w:val="yellow"/>
          </w:rPr>
          <w:delText>ex parte app</w:delText>
        </w:r>
        <w:r w:rsidDel="00101C25">
          <w:rPr>
            <w:sz w:val="26"/>
            <w:szCs w:val="26"/>
          </w:rPr>
          <w:delText>]</w:delText>
        </w:r>
      </w:del>
      <w:ins w:id="670" w:author="Morgan Glynn" w:date="2016-09-01T03:48:00Z">
        <w:r w:rsidR="00101C25">
          <w:rPr>
            <w:sz w:val="26"/>
            <w:szCs w:val="26"/>
          </w:rPr>
          <w:t>)</w:t>
        </w:r>
      </w:ins>
      <w:ins w:id="671" w:author="Morgan Glynn" w:date="2016-09-01T00:27:00Z">
        <w:r w:rsidR="00064C56">
          <w:rPr>
            <w:sz w:val="26"/>
            <w:szCs w:val="26"/>
          </w:rPr>
          <w:t>.</w:t>
        </w:r>
      </w:ins>
      <w:r>
        <w:rPr>
          <w:sz w:val="26"/>
          <w:szCs w:val="26"/>
        </w:rPr>
        <w:t xml:space="preserve">  </w:t>
      </w:r>
    </w:p>
    <w:p w:rsidR="00334054" w:rsidRPr="00574DA2" w:rsidRDefault="00334054" w:rsidP="00063E34">
      <w:pPr>
        <w:pStyle w:val="Body"/>
        <w:spacing w:line="360" w:lineRule="auto"/>
        <w:ind w:firstLine="0"/>
        <w:rPr>
          <w:ins w:id="672" w:author="Morgan Glynn" w:date="2016-09-01T01:22:00Z"/>
          <w:sz w:val="26"/>
          <w:szCs w:val="26"/>
          <w:rPrChange w:id="673" w:author="Morgan Glynn" w:date="2016-09-01T01:39:00Z">
            <w:rPr>
              <w:ins w:id="674" w:author="Morgan Glynn" w:date="2016-09-01T01:22:00Z"/>
              <w:sz w:val="26"/>
              <w:szCs w:val="26"/>
            </w:rPr>
          </w:rPrChange>
        </w:rPr>
        <w:pPrChange w:id="675" w:author="Morgan Glynn" w:date="2016-09-01T03:56:00Z">
          <w:pPr>
            <w:pStyle w:val="Body"/>
            <w:spacing w:line="360" w:lineRule="auto"/>
            <w:ind w:firstLine="0"/>
            <w:jc w:val="both"/>
          </w:pPr>
        </w:pPrChange>
      </w:pPr>
      <w:r>
        <w:rPr>
          <w:sz w:val="26"/>
          <w:szCs w:val="26"/>
        </w:rPr>
        <w:tab/>
        <w:t xml:space="preserve">On August 29, 2016, Respondent </w:t>
      </w:r>
      <w:ins w:id="676" w:author="Morgan Glynn" w:date="2016-09-01T00:27:00Z">
        <w:r w:rsidR="00064C56">
          <w:rPr>
            <w:sz w:val="26"/>
            <w:szCs w:val="26"/>
          </w:rPr>
          <w:t xml:space="preserve">Court </w:t>
        </w:r>
      </w:ins>
      <w:r>
        <w:rPr>
          <w:sz w:val="26"/>
          <w:szCs w:val="26"/>
        </w:rPr>
        <w:t xml:space="preserve">issued an order requiring Petitioners’ counsel to disclose “the identity of all remaining individual arbitrants with whom it has an attorney-client relationship without further </w:t>
      </w:r>
      <w:r>
        <w:rPr>
          <w:sz w:val="26"/>
          <w:szCs w:val="26"/>
        </w:rPr>
        <w:lastRenderedPageBreak/>
        <w:t>delay or no later than 4:30 p.m. on September 1</w:t>
      </w:r>
      <w:ins w:id="677" w:author="Morgan Glynn" w:date="2016-09-01T03:48:00Z">
        <w:r w:rsidR="00101C25">
          <w:rPr>
            <w:sz w:val="26"/>
            <w:szCs w:val="26"/>
          </w:rPr>
          <w:t>. . . .</w:t>
        </w:r>
      </w:ins>
      <w:del w:id="678" w:author="Morgan Glynn" w:date="2016-09-01T03:48:00Z">
        <w:r w:rsidDel="00101C25">
          <w:rPr>
            <w:sz w:val="26"/>
            <w:szCs w:val="26"/>
          </w:rPr>
          <w:delText>…</w:delText>
        </w:r>
      </w:del>
      <w:r>
        <w:rPr>
          <w:sz w:val="26"/>
          <w:szCs w:val="26"/>
        </w:rPr>
        <w:t xml:space="preserve">” </w:t>
      </w:r>
      <w:ins w:id="679" w:author="Morgan Glynn" w:date="2016-09-01T03:49:00Z">
        <w:r w:rsidR="00101C25">
          <w:rPr>
            <w:sz w:val="26"/>
            <w:szCs w:val="26"/>
          </w:rPr>
          <w:t>(</w:t>
        </w:r>
      </w:ins>
      <w:ins w:id="680" w:author="Morgan Glynn" w:date="2016-09-01T03:48:00Z">
        <w:r w:rsidR="00101C25">
          <w:rPr>
            <w:sz w:val="26"/>
            <w:szCs w:val="26"/>
          </w:rPr>
          <w:t xml:space="preserve">PA Vol. VII </w:t>
        </w:r>
      </w:ins>
      <w:ins w:id="681" w:author="Morgan Glynn" w:date="2016-09-01T03:49:00Z">
        <w:r w:rsidR="00101C25">
          <w:rPr>
            <w:sz w:val="26"/>
            <w:szCs w:val="26"/>
          </w:rPr>
          <w:t xml:space="preserve">1293). </w:t>
        </w:r>
      </w:ins>
      <w:del w:id="682" w:author="Morgan Glynn" w:date="2016-09-01T03:49:00Z">
        <w:r w:rsidDel="00101C25">
          <w:rPr>
            <w:sz w:val="26"/>
            <w:szCs w:val="26"/>
          </w:rPr>
          <w:delText xml:space="preserve"> [</w:delText>
        </w:r>
        <w:r w:rsidRPr="0006422D" w:rsidDel="00101C25">
          <w:rPr>
            <w:sz w:val="26"/>
            <w:szCs w:val="26"/>
            <w:highlight w:val="yellow"/>
          </w:rPr>
          <w:delText>8/29/16 order</w:delText>
        </w:r>
        <w:r w:rsidDel="00101C25">
          <w:rPr>
            <w:sz w:val="26"/>
            <w:szCs w:val="26"/>
          </w:rPr>
          <w:delText>]</w:delText>
        </w:r>
      </w:del>
      <w:r>
        <w:rPr>
          <w:sz w:val="26"/>
          <w:szCs w:val="26"/>
        </w:rPr>
        <w:t xml:space="preserve">  This order, like the order issued on August 11, 2016, exceeded the Respondent </w:t>
      </w:r>
      <w:r w:rsidRPr="00574DA2">
        <w:rPr>
          <w:sz w:val="26"/>
          <w:szCs w:val="26"/>
          <w:rPrChange w:id="683" w:author="Morgan Glynn" w:date="2016-09-01T01:39:00Z">
            <w:rPr>
              <w:sz w:val="26"/>
              <w:szCs w:val="26"/>
            </w:rPr>
          </w:rPrChange>
        </w:rPr>
        <w:t>court’s jurisdiction as it made orders related to proceedings not pending before it.</w:t>
      </w:r>
    </w:p>
    <w:p w:rsidR="00D25E3C" w:rsidRPr="00574DA2" w:rsidRDefault="00D25E3C" w:rsidP="00063E34">
      <w:pPr>
        <w:pStyle w:val="ListParagraph"/>
        <w:widowControl w:val="0"/>
        <w:numPr>
          <w:ilvl w:val="0"/>
          <w:numId w:val="59"/>
        </w:numPr>
        <w:spacing w:line="360" w:lineRule="auto"/>
        <w:ind w:left="1080" w:hanging="720"/>
        <w:jc w:val="left"/>
        <w:rPr>
          <w:ins w:id="684" w:author="Morgan Glynn" w:date="2016-09-01T01:23:00Z"/>
          <w:noProof/>
          <w:sz w:val="26"/>
          <w:szCs w:val="26"/>
          <w:u w:val="single"/>
          <w:rPrChange w:id="685" w:author="Morgan Glynn" w:date="2016-09-01T01:39:00Z">
            <w:rPr>
              <w:ins w:id="686" w:author="Morgan Glynn" w:date="2016-09-01T01:23:00Z"/>
              <w:b/>
              <w:sz w:val="26"/>
              <w:szCs w:val="26"/>
            </w:rPr>
          </w:rPrChange>
        </w:rPr>
        <w:pPrChange w:id="687" w:author="Morgan Glynn" w:date="2016-09-01T03:56:00Z">
          <w:pPr>
            <w:pStyle w:val="Body"/>
            <w:numPr>
              <w:numId w:val="63"/>
            </w:numPr>
            <w:spacing w:line="455" w:lineRule="exact"/>
            <w:ind w:left="1080" w:hanging="720"/>
            <w:jc w:val="both"/>
          </w:pPr>
        </w:pPrChange>
      </w:pPr>
      <w:ins w:id="688" w:author="Morgan Glynn" w:date="2016-09-01T01:23:00Z">
        <w:r w:rsidRPr="00574DA2">
          <w:rPr>
            <w:noProof/>
            <w:sz w:val="26"/>
            <w:szCs w:val="26"/>
            <w:u w:val="single"/>
            <w:rPrChange w:id="689" w:author="Morgan Glynn" w:date="2016-09-01T01:39:00Z">
              <w:rPr>
                <w:b/>
                <w:sz w:val="26"/>
                <w:szCs w:val="26"/>
              </w:rPr>
            </w:rPrChange>
          </w:rPr>
          <w:t>THE RESPONDENT COURT ERRED IN FINDING CLASS COUNSEL HAD NO RIGHT TO ACT ON BEHALF OF CERTIFIED CLASS MEMBERS ORDERED TO ARBITRATION</w:t>
        </w:r>
      </w:ins>
    </w:p>
    <w:p w:rsidR="00D25E3C" w:rsidRPr="00574DA2" w:rsidRDefault="00D25E3C" w:rsidP="00063E34">
      <w:pPr>
        <w:pStyle w:val="Body"/>
        <w:spacing w:line="360" w:lineRule="auto"/>
        <w:ind w:firstLine="360"/>
        <w:rPr>
          <w:ins w:id="690" w:author="Morgan Glynn" w:date="2016-09-01T01:23:00Z"/>
          <w:sz w:val="26"/>
          <w:szCs w:val="26"/>
          <w:rPrChange w:id="691" w:author="Morgan Glynn" w:date="2016-09-01T01:39:00Z">
            <w:rPr>
              <w:ins w:id="692" w:author="Morgan Glynn" w:date="2016-09-01T01:23:00Z"/>
              <w:sz w:val="24"/>
              <w:szCs w:val="24"/>
            </w:rPr>
          </w:rPrChange>
        </w:rPr>
        <w:pPrChange w:id="693" w:author="Morgan Glynn" w:date="2016-09-01T03:56:00Z">
          <w:pPr>
            <w:pStyle w:val="Body"/>
            <w:spacing w:line="455" w:lineRule="exact"/>
            <w:ind w:firstLine="360"/>
            <w:jc w:val="both"/>
          </w:pPr>
        </w:pPrChange>
      </w:pPr>
      <w:ins w:id="694" w:author="Morgan Glynn" w:date="2016-09-01T01:23:00Z">
        <w:r w:rsidRPr="00574DA2">
          <w:rPr>
            <w:sz w:val="26"/>
            <w:szCs w:val="26"/>
            <w:rPrChange w:id="695" w:author="Morgan Glynn" w:date="2016-09-01T01:39:00Z">
              <w:rPr>
                <w:sz w:val="26"/>
                <w:szCs w:val="26"/>
              </w:rPr>
            </w:rPrChange>
          </w:rPr>
          <w:t xml:space="preserve">Petitioners could find no case dealing directly with the issue at hand which is: whether class members ordered to arbitration after class certification are continued to be represented by class counsel in order to preserve their claims.  There are cases, however, that address the scope of class counsel’s duties and obligations to absent class members and make clear that they are not automatically terminated when some new development relating to certification occurs.  </w:t>
        </w:r>
        <w:r w:rsidRPr="00574DA2">
          <w:rPr>
            <w:sz w:val="26"/>
            <w:szCs w:val="26"/>
            <w:rPrChange w:id="696" w:author="Morgan Glynn" w:date="2016-09-01T01:39:00Z">
              <w:rPr>
                <w:sz w:val="24"/>
                <w:szCs w:val="24"/>
              </w:rPr>
            </w:rPrChange>
          </w:rPr>
          <w:t xml:space="preserve">Class Counsel has the “duty to protect all claims that class members would reasonably expect to be asserted in the litigation that will be lost if not asserted.”  </w:t>
        </w:r>
        <w:r w:rsidRPr="00574DA2">
          <w:rPr>
            <w:i/>
            <w:sz w:val="26"/>
            <w:szCs w:val="26"/>
            <w:rPrChange w:id="697" w:author="Morgan Glynn" w:date="2016-09-01T01:39:00Z">
              <w:rPr>
                <w:i/>
                <w:sz w:val="24"/>
                <w:szCs w:val="24"/>
              </w:rPr>
            </w:rPrChange>
          </w:rPr>
          <w:t xml:space="preserve">Janik v. Rudy, Exelrod &amp; Zieff </w:t>
        </w:r>
        <w:r w:rsidRPr="00574DA2">
          <w:rPr>
            <w:sz w:val="26"/>
            <w:szCs w:val="26"/>
            <w:rPrChange w:id="698" w:author="Morgan Glynn" w:date="2016-09-01T01:39:00Z">
              <w:rPr>
                <w:sz w:val="24"/>
                <w:szCs w:val="24"/>
              </w:rPr>
            </w:rPrChange>
          </w:rPr>
          <w:t>(2004) 119 Cal.</w:t>
        </w:r>
      </w:ins>
      <w:ins w:id="699" w:author="Morgan Glynn" w:date="2016-09-01T02:41:00Z">
        <w:r w:rsidR="00295777">
          <w:rPr>
            <w:sz w:val="26"/>
            <w:szCs w:val="26"/>
          </w:rPr>
          <w:t xml:space="preserve"> </w:t>
        </w:r>
      </w:ins>
      <w:ins w:id="700" w:author="Morgan Glynn" w:date="2016-09-01T01:23:00Z">
        <w:r w:rsidRPr="00574DA2">
          <w:rPr>
            <w:sz w:val="26"/>
            <w:szCs w:val="26"/>
            <w:rPrChange w:id="701" w:author="Morgan Glynn" w:date="2016-09-01T01:39:00Z">
              <w:rPr>
                <w:sz w:val="24"/>
                <w:szCs w:val="24"/>
              </w:rPr>
            </w:rPrChange>
          </w:rPr>
          <w:t>App.</w:t>
        </w:r>
      </w:ins>
      <w:ins w:id="702" w:author="Morgan Glynn" w:date="2016-09-01T02:41:00Z">
        <w:r w:rsidR="00295777">
          <w:rPr>
            <w:sz w:val="26"/>
            <w:szCs w:val="26"/>
          </w:rPr>
          <w:t xml:space="preserve"> </w:t>
        </w:r>
      </w:ins>
      <w:ins w:id="703" w:author="Morgan Glynn" w:date="2016-09-01T01:23:00Z">
        <w:r w:rsidRPr="00574DA2">
          <w:rPr>
            <w:sz w:val="26"/>
            <w:szCs w:val="26"/>
            <w:rPrChange w:id="704" w:author="Morgan Glynn" w:date="2016-09-01T01:39:00Z">
              <w:rPr>
                <w:sz w:val="24"/>
                <w:szCs w:val="24"/>
              </w:rPr>
            </w:rPrChange>
          </w:rPr>
          <w:t>4</w:t>
        </w:r>
      </w:ins>
      <w:ins w:id="705" w:author="Morgan Glynn" w:date="2016-09-01T02:41:00Z">
        <w:r w:rsidR="00295777">
          <w:rPr>
            <w:sz w:val="26"/>
            <w:szCs w:val="26"/>
          </w:rPr>
          <w:t>th</w:t>
        </w:r>
      </w:ins>
      <w:ins w:id="706" w:author="Morgan Glynn" w:date="2016-09-01T01:23:00Z">
        <w:r w:rsidRPr="00574DA2">
          <w:rPr>
            <w:sz w:val="26"/>
            <w:szCs w:val="26"/>
            <w:rPrChange w:id="707" w:author="Morgan Glynn" w:date="2016-09-01T01:39:00Z">
              <w:rPr>
                <w:sz w:val="24"/>
                <w:szCs w:val="24"/>
              </w:rPr>
            </w:rPrChange>
          </w:rPr>
          <w:t xml:space="preserve"> 930, 939.  This duty extends beyond the prosecution of class claims set forth in the class certification order.  </w:t>
        </w:r>
        <w:r w:rsidRPr="00574DA2">
          <w:rPr>
            <w:i/>
            <w:sz w:val="26"/>
            <w:szCs w:val="26"/>
            <w:rPrChange w:id="708" w:author="Morgan Glynn" w:date="2016-09-01T01:39:00Z">
              <w:rPr>
                <w:i/>
                <w:sz w:val="24"/>
                <w:szCs w:val="24"/>
              </w:rPr>
            </w:rPrChange>
          </w:rPr>
          <w:t>Id.</w:t>
        </w:r>
        <w:r w:rsidRPr="00574DA2">
          <w:rPr>
            <w:sz w:val="26"/>
            <w:szCs w:val="26"/>
            <w:rPrChange w:id="709" w:author="Morgan Glynn" w:date="2016-09-01T01:39:00Z">
              <w:rPr>
                <w:sz w:val="24"/>
                <w:szCs w:val="24"/>
              </w:rPr>
            </w:rPrChange>
          </w:rPr>
          <w:t xml:space="preserve">   The duties of class counsel are analogized to obligations an attorney assumes under a retainer agreement whereby an attorney owes that client (and the class) “the duty to at least consider and advise the client if there are apparent related matters that the client is overlooking and should be pursued to avoid prejudicing the client’s interests.”</w:t>
        </w:r>
        <w:r w:rsidRPr="00574DA2">
          <w:rPr>
            <w:rStyle w:val="FootnoteReference"/>
            <w:sz w:val="26"/>
            <w:szCs w:val="26"/>
            <w:rPrChange w:id="710" w:author="Morgan Glynn" w:date="2016-09-01T01:39:00Z">
              <w:rPr>
                <w:rStyle w:val="FootnoteReference"/>
                <w:sz w:val="24"/>
                <w:szCs w:val="24"/>
              </w:rPr>
            </w:rPrChange>
          </w:rPr>
          <w:footnoteReference w:id="2"/>
        </w:r>
        <w:r w:rsidRPr="00574DA2">
          <w:rPr>
            <w:sz w:val="26"/>
            <w:szCs w:val="26"/>
            <w:rPrChange w:id="719" w:author="Morgan Glynn" w:date="2016-09-01T01:39:00Z">
              <w:rPr>
                <w:sz w:val="24"/>
                <w:szCs w:val="24"/>
              </w:rPr>
            </w:rPrChange>
          </w:rPr>
          <w:t xml:space="preserve">  The </w:t>
        </w:r>
        <w:r w:rsidRPr="00574DA2">
          <w:rPr>
            <w:i/>
            <w:sz w:val="26"/>
            <w:szCs w:val="26"/>
            <w:rPrChange w:id="720" w:author="Morgan Glynn" w:date="2016-09-01T01:39:00Z">
              <w:rPr>
                <w:i/>
                <w:sz w:val="24"/>
                <w:szCs w:val="24"/>
              </w:rPr>
            </w:rPrChange>
          </w:rPr>
          <w:t xml:space="preserve">Janik </w:t>
        </w:r>
        <w:r w:rsidRPr="00574DA2">
          <w:rPr>
            <w:sz w:val="26"/>
            <w:szCs w:val="26"/>
            <w:rPrChange w:id="721" w:author="Morgan Glynn" w:date="2016-09-01T01:39:00Z">
              <w:rPr>
                <w:sz w:val="24"/>
                <w:szCs w:val="24"/>
              </w:rPr>
            </w:rPrChange>
          </w:rPr>
          <w:t xml:space="preserve">case involved a malpractice suit brought by class members against a very reputable and experienced class action firm alleging as class counsel it failed to preserve all claims permitting recovery for the class.  Specifically, </w:t>
        </w:r>
        <w:r w:rsidRPr="00574DA2">
          <w:rPr>
            <w:sz w:val="26"/>
            <w:szCs w:val="26"/>
            <w:rPrChange w:id="722" w:author="Morgan Glynn" w:date="2016-09-01T01:39:00Z">
              <w:rPr>
                <w:sz w:val="24"/>
                <w:szCs w:val="24"/>
              </w:rPr>
            </w:rPrChange>
          </w:rPr>
          <w:lastRenderedPageBreak/>
          <w:t xml:space="preserve">it was alleged the firm’s failure to include claims under the </w:t>
        </w:r>
      </w:ins>
      <w:ins w:id="723" w:author="Morgan Glynn" w:date="2016-09-01T02:42:00Z">
        <w:r w:rsidR="00295777">
          <w:rPr>
            <w:sz w:val="26"/>
            <w:szCs w:val="26"/>
          </w:rPr>
          <w:t xml:space="preserve">California </w:t>
        </w:r>
      </w:ins>
      <w:ins w:id="724" w:author="Morgan Glynn" w:date="2016-09-01T01:23:00Z">
        <w:r w:rsidRPr="00574DA2">
          <w:rPr>
            <w:sz w:val="26"/>
            <w:szCs w:val="26"/>
            <w:rPrChange w:id="725" w:author="Morgan Glynn" w:date="2016-09-01T01:39:00Z">
              <w:rPr>
                <w:sz w:val="24"/>
                <w:szCs w:val="24"/>
              </w:rPr>
            </w:rPrChange>
          </w:rPr>
          <w:t>U</w:t>
        </w:r>
      </w:ins>
      <w:ins w:id="726" w:author="Morgan Glynn" w:date="2016-09-01T02:42:00Z">
        <w:r w:rsidR="00295777">
          <w:rPr>
            <w:sz w:val="26"/>
            <w:szCs w:val="26"/>
          </w:rPr>
          <w:t xml:space="preserve">nfair </w:t>
        </w:r>
      </w:ins>
      <w:ins w:id="727" w:author="Morgan Glynn" w:date="2016-09-01T01:23:00Z">
        <w:r w:rsidRPr="00574DA2">
          <w:rPr>
            <w:sz w:val="26"/>
            <w:szCs w:val="26"/>
            <w:rPrChange w:id="728" w:author="Morgan Glynn" w:date="2016-09-01T01:39:00Z">
              <w:rPr>
                <w:sz w:val="24"/>
                <w:szCs w:val="24"/>
              </w:rPr>
            </w:rPrChange>
          </w:rPr>
          <w:t>C</w:t>
        </w:r>
      </w:ins>
      <w:ins w:id="729" w:author="Morgan Glynn" w:date="2016-09-01T02:42:00Z">
        <w:r w:rsidR="00295777">
          <w:rPr>
            <w:sz w:val="26"/>
            <w:szCs w:val="26"/>
          </w:rPr>
          <w:t xml:space="preserve">ompetition </w:t>
        </w:r>
      </w:ins>
      <w:ins w:id="730" w:author="Morgan Glynn" w:date="2016-09-01T01:23:00Z">
        <w:r w:rsidRPr="00574DA2">
          <w:rPr>
            <w:sz w:val="26"/>
            <w:szCs w:val="26"/>
            <w:rPrChange w:id="731" w:author="Morgan Glynn" w:date="2016-09-01T01:39:00Z">
              <w:rPr>
                <w:sz w:val="24"/>
                <w:szCs w:val="24"/>
              </w:rPr>
            </w:rPrChange>
          </w:rPr>
          <w:t>L</w:t>
        </w:r>
      </w:ins>
      <w:ins w:id="732" w:author="Morgan Glynn" w:date="2016-09-01T02:42:00Z">
        <w:r w:rsidR="00295777">
          <w:rPr>
            <w:sz w:val="26"/>
            <w:szCs w:val="26"/>
          </w:rPr>
          <w:t>aw</w:t>
        </w:r>
      </w:ins>
      <w:ins w:id="733" w:author="Morgan Glynn" w:date="2016-09-01T01:23:00Z">
        <w:r w:rsidRPr="00574DA2">
          <w:rPr>
            <w:sz w:val="26"/>
            <w:szCs w:val="26"/>
            <w:rPrChange w:id="734" w:author="Morgan Glynn" w:date="2016-09-01T01:39:00Z">
              <w:rPr>
                <w:sz w:val="24"/>
                <w:szCs w:val="24"/>
              </w:rPr>
            </w:rPrChange>
          </w:rPr>
          <w:t xml:space="preserve"> extending the statute of limitations for wage claims resulted in a denial of recovery for class members who only worked in the fourth year preceding the filing of the complaint.</w:t>
        </w:r>
        <w:r w:rsidRPr="00574DA2">
          <w:rPr>
            <w:rStyle w:val="FootnoteReference"/>
            <w:sz w:val="26"/>
            <w:szCs w:val="26"/>
            <w:rPrChange w:id="735" w:author="Morgan Glynn" w:date="2016-09-01T01:39:00Z">
              <w:rPr>
                <w:rStyle w:val="FootnoteReference"/>
                <w:sz w:val="24"/>
                <w:szCs w:val="24"/>
              </w:rPr>
            </w:rPrChange>
          </w:rPr>
          <w:footnoteReference w:id="3"/>
        </w:r>
        <w:r w:rsidRPr="00574DA2">
          <w:rPr>
            <w:sz w:val="26"/>
            <w:szCs w:val="26"/>
            <w:rPrChange w:id="744" w:author="Morgan Glynn" w:date="2016-09-01T01:39:00Z">
              <w:rPr>
                <w:sz w:val="24"/>
                <w:szCs w:val="24"/>
              </w:rPr>
            </w:rPrChange>
          </w:rPr>
          <w:t xml:space="preserve">  The court engaged in an extensive analysis concluding that class counsels’ duty to class members may extend beyond the class claims, including the preservation of other related claims.  </w:t>
        </w:r>
        <w:r w:rsidRPr="00574DA2">
          <w:rPr>
            <w:i/>
            <w:sz w:val="26"/>
            <w:szCs w:val="26"/>
            <w:rPrChange w:id="745" w:author="Morgan Glynn" w:date="2016-09-01T01:39:00Z">
              <w:rPr>
                <w:i/>
                <w:sz w:val="24"/>
                <w:szCs w:val="24"/>
              </w:rPr>
            </w:rPrChange>
          </w:rPr>
          <w:t xml:space="preserve">Janik supra </w:t>
        </w:r>
        <w:r w:rsidRPr="00574DA2">
          <w:rPr>
            <w:sz w:val="26"/>
            <w:szCs w:val="26"/>
            <w:rPrChange w:id="746" w:author="Morgan Glynn" w:date="2016-09-01T01:39:00Z">
              <w:rPr>
                <w:sz w:val="24"/>
                <w:szCs w:val="24"/>
              </w:rPr>
            </w:rPrChange>
          </w:rPr>
          <w:t xml:space="preserve">at 941-42.  The court found inherent in class counsels’ obligations is the duty to bring to class members’ attention claims that may exist arising out of the circumstances of the certified claims and act to preserve those claims, </w:t>
        </w:r>
        <w:r w:rsidRPr="00574DA2">
          <w:rPr>
            <w:b/>
            <w:sz w:val="26"/>
            <w:szCs w:val="26"/>
            <w:rPrChange w:id="747" w:author="Morgan Glynn" w:date="2016-09-01T01:39:00Z">
              <w:rPr>
                <w:b/>
                <w:sz w:val="24"/>
                <w:szCs w:val="24"/>
              </w:rPr>
            </w:rPrChange>
          </w:rPr>
          <w:t>even if those claims are outside of the certified claims pending in the action</w:t>
        </w:r>
        <w:r w:rsidRPr="00574DA2">
          <w:rPr>
            <w:sz w:val="26"/>
            <w:szCs w:val="26"/>
            <w:rPrChange w:id="748" w:author="Morgan Glynn" w:date="2016-09-01T01:39:00Z">
              <w:rPr>
                <w:sz w:val="24"/>
                <w:szCs w:val="24"/>
              </w:rPr>
            </w:rPrChange>
          </w:rPr>
          <w:t xml:space="preserve">.  </w:t>
        </w:r>
        <w:r w:rsidRPr="00574DA2">
          <w:rPr>
            <w:i/>
            <w:sz w:val="26"/>
            <w:szCs w:val="26"/>
            <w:rPrChange w:id="749" w:author="Morgan Glynn" w:date="2016-09-01T01:39:00Z">
              <w:rPr>
                <w:i/>
                <w:sz w:val="24"/>
                <w:szCs w:val="24"/>
              </w:rPr>
            </w:rPrChange>
          </w:rPr>
          <w:t xml:space="preserve">Id. </w:t>
        </w:r>
        <w:r w:rsidRPr="00574DA2">
          <w:rPr>
            <w:sz w:val="26"/>
            <w:szCs w:val="26"/>
            <w:rPrChange w:id="750" w:author="Morgan Glynn" w:date="2016-09-01T01:39:00Z">
              <w:rPr>
                <w:sz w:val="24"/>
                <w:szCs w:val="24"/>
              </w:rPr>
            </w:rPrChange>
          </w:rPr>
          <w:t xml:space="preserve">at  942, citing </w:t>
        </w:r>
        <w:r w:rsidRPr="00574DA2">
          <w:rPr>
            <w:i/>
            <w:sz w:val="26"/>
            <w:szCs w:val="26"/>
            <w:rPrChange w:id="751" w:author="Morgan Glynn" w:date="2016-09-01T01:39:00Z">
              <w:rPr>
                <w:i/>
                <w:sz w:val="24"/>
                <w:szCs w:val="24"/>
              </w:rPr>
            </w:rPrChange>
          </w:rPr>
          <w:t xml:space="preserve">Nichols v. Keller </w:t>
        </w:r>
        <w:r w:rsidRPr="00574DA2">
          <w:rPr>
            <w:sz w:val="26"/>
            <w:szCs w:val="26"/>
            <w:rPrChange w:id="752" w:author="Morgan Glynn" w:date="2016-09-01T01:39:00Z">
              <w:rPr>
                <w:sz w:val="24"/>
                <w:szCs w:val="24"/>
              </w:rPr>
            </w:rPrChange>
          </w:rPr>
          <w:t>(1993) 15 Cal.App.4</w:t>
        </w:r>
        <w:r w:rsidRPr="00574DA2">
          <w:rPr>
            <w:sz w:val="26"/>
            <w:szCs w:val="26"/>
            <w:vertAlign w:val="superscript"/>
            <w:rPrChange w:id="753" w:author="Morgan Glynn" w:date="2016-09-01T01:39:00Z">
              <w:rPr>
                <w:sz w:val="24"/>
                <w:szCs w:val="24"/>
                <w:vertAlign w:val="superscript"/>
              </w:rPr>
            </w:rPrChange>
          </w:rPr>
          <w:t>th</w:t>
        </w:r>
        <w:r w:rsidR="00295777">
          <w:rPr>
            <w:sz w:val="26"/>
            <w:szCs w:val="26"/>
            <w:rPrChange w:id="754" w:author="Morgan Glynn" w:date="2016-09-01T01:39:00Z">
              <w:rPr>
                <w:sz w:val="26"/>
                <w:szCs w:val="26"/>
              </w:rPr>
            </w:rPrChange>
          </w:rPr>
          <w:t xml:space="preserve"> 1672, 1684 (</w:t>
        </w:r>
        <w:r w:rsidRPr="00574DA2">
          <w:rPr>
            <w:sz w:val="26"/>
            <w:szCs w:val="26"/>
            <w:rPrChange w:id="755" w:author="Morgan Glynn" w:date="2016-09-01T01:39:00Z">
              <w:rPr>
                <w:sz w:val="24"/>
                <w:szCs w:val="24"/>
              </w:rPr>
            </w:rPrChange>
          </w:rPr>
          <w:t>summary judgment reversed finding attorney had a duty to initiate a third party action on client’s behalf to preserve claims even though retainer agreemen</w:t>
        </w:r>
        <w:r w:rsidR="00295777">
          <w:rPr>
            <w:sz w:val="26"/>
            <w:szCs w:val="26"/>
            <w:rPrChange w:id="756" w:author="Morgan Glynn" w:date="2016-09-01T01:39:00Z">
              <w:rPr>
                <w:sz w:val="26"/>
                <w:szCs w:val="26"/>
              </w:rPr>
            </w:rPrChange>
          </w:rPr>
          <w:t>t was limited to current action)</w:t>
        </w:r>
        <w:r w:rsidRPr="00574DA2">
          <w:rPr>
            <w:sz w:val="26"/>
            <w:szCs w:val="26"/>
            <w:rPrChange w:id="757" w:author="Morgan Glynn" w:date="2016-09-01T01:39:00Z">
              <w:rPr>
                <w:sz w:val="24"/>
                <w:szCs w:val="24"/>
              </w:rPr>
            </w:rPrChange>
          </w:rPr>
          <w:t xml:space="preserve">. </w:t>
        </w:r>
        <w:r w:rsidRPr="00574DA2">
          <w:rPr>
            <w:i/>
            <w:sz w:val="26"/>
            <w:szCs w:val="26"/>
            <w:rPrChange w:id="758" w:author="Morgan Glynn" w:date="2016-09-01T01:39:00Z">
              <w:rPr>
                <w:i/>
                <w:sz w:val="24"/>
                <w:szCs w:val="24"/>
              </w:rPr>
            </w:rPrChange>
          </w:rPr>
          <w:t xml:space="preserve">Janik </w:t>
        </w:r>
        <w:r w:rsidRPr="00574DA2">
          <w:rPr>
            <w:sz w:val="26"/>
            <w:szCs w:val="26"/>
            <w:rPrChange w:id="759" w:author="Morgan Glynn" w:date="2016-09-01T01:39:00Z">
              <w:rPr>
                <w:sz w:val="24"/>
                <w:szCs w:val="24"/>
              </w:rPr>
            </w:rPrChange>
          </w:rPr>
          <w:t>and other cases clearly indicate class counsel’s obligations and duties to absent class members support the actions taken by Petitioners’ counsel in its role as class counsel to preserve the claims of those class members ordered to arbitration without notice.</w:t>
        </w:r>
        <w:r w:rsidRPr="00574DA2">
          <w:rPr>
            <w:rStyle w:val="FootnoteReference"/>
            <w:sz w:val="26"/>
            <w:szCs w:val="26"/>
            <w:rPrChange w:id="760" w:author="Morgan Glynn" w:date="2016-09-01T01:39:00Z">
              <w:rPr>
                <w:rStyle w:val="FootnoteReference"/>
                <w:sz w:val="24"/>
                <w:szCs w:val="24"/>
              </w:rPr>
            </w:rPrChange>
          </w:rPr>
          <w:footnoteReference w:id="4"/>
        </w:r>
        <w:r w:rsidRPr="00574DA2">
          <w:rPr>
            <w:sz w:val="26"/>
            <w:szCs w:val="26"/>
            <w:rPrChange w:id="794" w:author="Morgan Glynn" w:date="2016-09-01T01:39:00Z">
              <w:rPr>
                <w:sz w:val="24"/>
                <w:szCs w:val="24"/>
              </w:rPr>
            </w:rPrChange>
          </w:rPr>
          <w:t xml:space="preserve">  </w:t>
        </w:r>
      </w:ins>
    </w:p>
    <w:p w:rsidR="00D25E3C" w:rsidRPr="00574DA2" w:rsidRDefault="00D25E3C" w:rsidP="00063E34">
      <w:pPr>
        <w:pStyle w:val="Body"/>
        <w:spacing w:line="360" w:lineRule="auto"/>
        <w:ind w:firstLine="360"/>
        <w:rPr>
          <w:ins w:id="795" w:author="Morgan Glynn" w:date="2016-09-01T01:23:00Z"/>
          <w:i/>
          <w:sz w:val="26"/>
          <w:szCs w:val="26"/>
          <w:rPrChange w:id="796" w:author="Morgan Glynn" w:date="2016-09-01T01:39:00Z">
            <w:rPr>
              <w:ins w:id="797" w:author="Morgan Glynn" w:date="2016-09-01T01:23:00Z"/>
              <w:i/>
              <w:sz w:val="24"/>
              <w:szCs w:val="24"/>
            </w:rPr>
          </w:rPrChange>
        </w:rPr>
        <w:pPrChange w:id="798" w:author="Morgan Glynn" w:date="2016-09-01T03:56:00Z">
          <w:pPr>
            <w:pStyle w:val="Body"/>
            <w:spacing w:line="455" w:lineRule="exact"/>
            <w:ind w:firstLine="360"/>
            <w:jc w:val="both"/>
          </w:pPr>
        </w:pPrChange>
      </w:pPr>
      <w:ins w:id="799" w:author="Morgan Glynn" w:date="2016-09-01T01:23:00Z">
        <w:r w:rsidRPr="00574DA2">
          <w:rPr>
            <w:sz w:val="26"/>
            <w:szCs w:val="26"/>
            <w:rPrChange w:id="800" w:author="Morgan Glynn" w:date="2016-09-01T01:39:00Z">
              <w:rPr>
                <w:sz w:val="24"/>
                <w:szCs w:val="24"/>
              </w:rPr>
            </w:rPrChange>
          </w:rPr>
          <w:t xml:space="preserve">In </w:t>
        </w:r>
        <w:r w:rsidRPr="00574DA2">
          <w:rPr>
            <w:i/>
            <w:sz w:val="26"/>
            <w:szCs w:val="26"/>
            <w:rPrChange w:id="801" w:author="Morgan Glynn" w:date="2016-09-01T01:39:00Z">
              <w:rPr>
                <w:i/>
                <w:sz w:val="24"/>
                <w:szCs w:val="24"/>
              </w:rPr>
            </w:rPrChange>
          </w:rPr>
          <w:t xml:space="preserve">Barboza v. West Coast Digital GSM, Inc. </w:t>
        </w:r>
        <w:r w:rsidRPr="00574DA2">
          <w:rPr>
            <w:sz w:val="26"/>
            <w:szCs w:val="26"/>
            <w:rPrChange w:id="802" w:author="Morgan Glynn" w:date="2016-09-01T01:39:00Z">
              <w:rPr>
                <w:sz w:val="24"/>
                <w:szCs w:val="24"/>
              </w:rPr>
            </w:rPrChange>
          </w:rPr>
          <w:t>(2009) 1790 Cal.</w:t>
        </w:r>
      </w:ins>
      <w:ins w:id="803" w:author="Morgan Glynn" w:date="2016-09-01T02:43:00Z">
        <w:r w:rsidR="00295777">
          <w:rPr>
            <w:sz w:val="26"/>
            <w:szCs w:val="26"/>
          </w:rPr>
          <w:t xml:space="preserve"> </w:t>
        </w:r>
      </w:ins>
      <w:ins w:id="804" w:author="Morgan Glynn" w:date="2016-09-01T01:23:00Z">
        <w:r w:rsidRPr="00574DA2">
          <w:rPr>
            <w:sz w:val="26"/>
            <w:szCs w:val="26"/>
            <w:rPrChange w:id="805" w:author="Morgan Glynn" w:date="2016-09-01T01:39:00Z">
              <w:rPr>
                <w:sz w:val="24"/>
                <w:szCs w:val="24"/>
              </w:rPr>
            </w:rPrChange>
          </w:rPr>
          <w:t>App.</w:t>
        </w:r>
      </w:ins>
      <w:ins w:id="806" w:author="Morgan Glynn" w:date="2016-09-01T02:43:00Z">
        <w:r w:rsidR="00295777">
          <w:rPr>
            <w:sz w:val="26"/>
            <w:szCs w:val="26"/>
          </w:rPr>
          <w:t xml:space="preserve"> </w:t>
        </w:r>
      </w:ins>
      <w:ins w:id="807" w:author="Morgan Glynn" w:date="2016-09-01T01:23:00Z">
        <w:r w:rsidRPr="00574DA2">
          <w:rPr>
            <w:sz w:val="26"/>
            <w:szCs w:val="26"/>
            <w:rPrChange w:id="808" w:author="Morgan Glynn" w:date="2016-09-01T01:39:00Z">
              <w:rPr>
                <w:sz w:val="24"/>
                <w:szCs w:val="24"/>
              </w:rPr>
            </w:rPrChange>
          </w:rPr>
          <w:t>4</w:t>
        </w:r>
      </w:ins>
      <w:ins w:id="809" w:author="Morgan Glynn" w:date="2016-09-01T02:43:00Z">
        <w:r w:rsidR="00295777">
          <w:rPr>
            <w:sz w:val="26"/>
            <w:szCs w:val="26"/>
          </w:rPr>
          <w:t>th</w:t>
        </w:r>
      </w:ins>
      <w:ins w:id="810" w:author="Morgan Glynn" w:date="2016-09-01T01:23:00Z">
        <w:r w:rsidRPr="00574DA2">
          <w:rPr>
            <w:sz w:val="26"/>
            <w:szCs w:val="26"/>
            <w:rPrChange w:id="811" w:author="Morgan Glynn" w:date="2016-09-01T01:39:00Z">
              <w:rPr>
                <w:sz w:val="24"/>
                <w:szCs w:val="24"/>
              </w:rPr>
            </w:rPrChange>
          </w:rPr>
          <w:t xml:space="preserve"> 540</w:t>
        </w:r>
      </w:ins>
      <w:ins w:id="812" w:author="Morgan Glynn" w:date="2016-09-01T02:43:00Z">
        <w:r w:rsidR="00295777">
          <w:rPr>
            <w:sz w:val="26"/>
            <w:szCs w:val="26"/>
          </w:rPr>
          <w:t>,</w:t>
        </w:r>
      </w:ins>
      <w:ins w:id="813" w:author="Morgan Glynn" w:date="2016-09-01T01:23:00Z">
        <w:r w:rsidRPr="00574DA2">
          <w:rPr>
            <w:sz w:val="26"/>
            <w:szCs w:val="26"/>
            <w:rPrChange w:id="814" w:author="Morgan Glynn" w:date="2016-09-01T01:39:00Z">
              <w:rPr>
                <w:sz w:val="24"/>
                <w:szCs w:val="24"/>
              </w:rPr>
            </w:rPrChange>
          </w:rPr>
          <w:t xml:space="preserve"> the court held that class counsel’s duty to absent class members did not end at judgment.  </w:t>
        </w:r>
        <w:r w:rsidRPr="00574DA2">
          <w:rPr>
            <w:i/>
            <w:sz w:val="26"/>
            <w:szCs w:val="26"/>
            <w:rPrChange w:id="815" w:author="Morgan Glynn" w:date="2016-09-01T01:39:00Z">
              <w:rPr>
                <w:i/>
                <w:sz w:val="24"/>
                <w:szCs w:val="24"/>
              </w:rPr>
            </w:rPrChange>
          </w:rPr>
          <w:t xml:space="preserve">Id. </w:t>
        </w:r>
        <w:r w:rsidRPr="00574DA2">
          <w:rPr>
            <w:sz w:val="26"/>
            <w:szCs w:val="26"/>
            <w:rPrChange w:id="816" w:author="Morgan Glynn" w:date="2016-09-01T01:39:00Z">
              <w:rPr>
                <w:sz w:val="24"/>
                <w:szCs w:val="24"/>
              </w:rPr>
            </w:rPrChange>
          </w:rPr>
          <w:t xml:space="preserve">at 547.  After judgment was entered for the class it became necessary to take legal action to enforce the judgment.  </w:t>
        </w:r>
        <w:r w:rsidRPr="00574DA2">
          <w:rPr>
            <w:i/>
            <w:sz w:val="26"/>
            <w:szCs w:val="26"/>
            <w:rPrChange w:id="817" w:author="Morgan Glynn" w:date="2016-09-01T01:39:00Z">
              <w:rPr>
                <w:i/>
                <w:sz w:val="24"/>
                <w:szCs w:val="24"/>
              </w:rPr>
            </w:rPrChange>
          </w:rPr>
          <w:t xml:space="preserve">Id.  </w:t>
        </w:r>
        <w:r w:rsidRPr="00574DA2">
          <w:rPr>
            <w:sz w:val="26"/>
            <w:szCs w:val="26"/>
            <w:rPrChange w:id="818" w:author="Morgan Glynn" w:date="2016-09-01T01:39:00Z">
              <w:rPr>
                <w:sz w:val="24"/>
                <w:szCs w:val="24"/>
              </w:rPr>
            </w:rPrChange>
          </w:rPr>
          <w:t xml:space="preserve">The </w:t>
        </w:r>
        <w:r w:rsidRPr="00574DA2">
          <w:rPr>
            <w:sz w:val="26"/>
            <w:szCs w:val="26"/>
            <w:rPrChange w:id="819" w:author="Morgan Glynn" w:date="2016-09-01T01:39:00Z">
              <w:rPr>
                <w:sz w:val="24"/>
                <w:szCs w:val="24"/>
              </w:rPr>
            </w:rPrChange>
          </w:rPr>
          <w:lastRenderedPageBreak/>
          <w:t xml:space="preserve">court held that even though judgment enforcement would constitute a separate action and may be beyond class counsel’s expertise, the duty of class counsel mandated “as the guardian of rights of absent class members” that the attorneys proceed to enforce the judgment on their behalf.  </w:t>
        </w:r>
        <w:r w:rsidRPr="00574DA2">
          <w:rPr>
            <w:i/>
            <w:sz w:val="26"/>
            <w:szCs w:val="26"/>
            <w:rPrChange w:id="820" w:author="Morgan Glynn" w:date="2016-09-01T01:39:00Z">
              <w:rPr>
                <w:i/>
                <w:sz w:val="24"/>
                <w:szCs w:val="24"/>
              </w:rPr>
            </w:rPrChange>
          </w:rPr>
          <w:t xml:space="preserve">Id.  </w:t>
        </w:r>
      </w:ins>
    </w:p>
    <w:p w:rsidR="00D25E3C" w:rsidRPr="00574DA2" w:rsidRDefault="00D25E3C" w:rsidP="00063E34">
      <w:pPr>
        <w:pStyle w:val="Body"/>
        <w:spacing w:line="360" w:lineRule="auto"/>
        <w:ind w:firstLine="0"/>
        <w:rPr>
          <w:ins w:id="821" w:author="Morgan Glynn" w:date="2016-09-01T01:23:00Z"/>
          <w:sz w:val="26"/>
          <w:szCs w:val="26"/>
          <w:rPrChange w:id="822" w:author="Morgan Glynn" w:date="2016-09-01T01:39:00Z">
            <w:rPr>
              <w:ins w:id="823" w:author="Morgan Glynn" w:date="2016-09-01T01:23:00Z"/>
              <w:sz w:val="24"/>
              <w:szCs w:val="24"/>
            </w:rPr>
          </w:rPrChange>
        </w:rPr>
        <w:pPrChange w:id="824" w:author="Morgan Glynn" w:date="2016-09-01T03:56:00Z">
          <w:pPr>
            <w:pStyle w:val="Body"/>
            <w:spacing w:line="455" w:lineRule="exact"/>
            <w:ind w:firstLine="0"/>
            <w:jc w:val="both"/>
          </w:pPr>
        </w:pPrChange>
      </w:pPr>
      <w:ins w:id="825" w:author="Morgan Glynn" w:date="2016-09-01T01:23:00Z">
        <w:r w:rsidRPr="00574DA2">
          <w:rPr>
            <w:sz w:val="26"/>
            <w:szCs w:val="26"/>
            <w:rPrChange w:id="826" w:author="Morgan Glynn" w:date="2016-09-01T01:39:00Z">
              <w:rPr>
                <w:sz w:val="24"/>
                <w:szCs w:val="24"/>
              </w:rPr>
            </w:rPrChange>
          </w:rPr>
          <w:tab/>
          <w:t xml:space="preserve">Here, Respondent court did not order notice be sent to the class members whose claims were ordered to arbitration despite the fact it was required to do so under California Rules of Court, rule 3.770(c). </w:t>
        </w:r>
      </w:ins>
      <w:ins w:id="827" w:author="Morgan Glynn" w:date="2016-09-01T03:55:00Z">
        <w:r w:rsidR="00063E34">
          <w:rPr>
            <w:sz w:val="26"/>
            <w:szCs w:val="26"/>
          </w:rPr>
          <w:t xml:space="preserve">(PA Vol. V 0823:13-0824:6). </w:t>
        </w:r>
      </w:ins>
      <w:ins w:id="828" w:author="Morgan Glynn" w:date="2016-09-01T01:23:00Z">
        <w:r w:rsidRPr="00574DA2">
          <w:rPr>
            <w:sz w:val="26"/>
            <w:szCs w:val="26"/>
            <w:rPrChange w:id="829" w:author="Morgan Glynn" w:date="2016-09-01T01:39:00Z">
              <w:rPr>
                <w:sz w:val="24"/>
                <w:szCs w:val="24"/>
              </w:rPr>
            </w:rPrChange>
          </w:rPr>
          <w:t xml:space="preserve"> Petitioners’ counsel initiated contact with the arbitration class members to notify them of this significant development and advise them of the potential impact it would have on their claims.</w:t>
        </w:r>
      </w:ins>
      <w:ins w:id="830" w:author="Morgan Glynn" w:date="2016-09-01T03:55:00Z">
        <w:r w:rsidR="00063E34">
          <w:rPr>
            <w:sz w:val="26"/>
            <w:szCs w:val="26"/>
          </w:rPr>
          <w:t xml:space="preserve"> </w:t>
        </w:r>
        <w:r w:rsidR="00063E34" w:rsidRPr="0034052E">
          <w:rPr>
            <w:sz w:val="26"/>
            <w:szCs w:val="26"/>
          </w:rPr>
          <w:t xml:space="preserve"> </w:t>
        </w:r>
      </w:ins>
      <w:ins w:id="831" w:author="Morgan Glynn" w:date="2016-09-01T01:23:00Z">
        <w:r w:rsidR="00295777">
          <w:rPr>
            <w:sz w:val="26"/>
            <w:szCs w:val="26"/>
            <w:rPrChange w:id="832" w:author="Morgan Glynn" w:date="2016-09-01T01:39:00Z">
              <w:rPr>
                <w:sz w:val="26"/>
                <w:szCs w:val="26"/>
              </w:rPr>
            </w:rPrChange>
          </w:rPr>
          <w:t>While initially the Respondent C</w:t>
        </w:r>
        <w:r w:rsidRPr="00574DA2">
          <w:rPr>
            <w:sz w:val="26"/>
            <w:szCs w:val="26"/>
            <w:rPrChange w:id="833" w:author="Morgan Glynn" w:date="2016-09-01T01:39:00Z">
              <w:rPr>
                <w:sz w:val="24"/>
                <w:szCs w:val="24"/>
              </w:rPr>
            </w:rPrChange>
          </w:rPr>
          <w:t xml:space="preserve">ourt found Petitioners’ counsel acted properly, it later reversed course finding it had no right to continue to represent these individuals in arbitration unless they provided affirmative consent.  </w:t>
        </w:r>
      </w:ins>
      <w:ins w:id="834" w:author="Morgan Glynn" w:date="2016-09-01T04:00:00Z">
        <w:r w:rsidR="003A3766">
          <w:rPr>
            <w:sz w:val="26"/>
            <w:szCs w:val="26"/>
          </w:rPr>
          <w:t>(PA Vol. V 0849:9-11; PA Vol. V 0850:19-0851:3; PA Vol. V 0853:8-25; PA Vol. V 0867:10-25; PA Vol. V 0867:10-25; PA Vol. V 0997; PA Vol. VI 1092-1095).</w:t>
        </w:r>
      </w:ins>
      <w:ins w:id="835" w:author="Morgan Glynn" w:date="2016-09-01T04:01:00Z">
        <w:r w:rsidR="003A3766">
          <w:rPr>
            <w:sz w:val="26"/>
            <w:szCs w:val="26"/>
          </w:rPr>
          <w:t xml:space="preserve">  </w:t>
        </w:r>
      </w:ins>
      <w:ins w:id="836" w:author="Morgan Glynn" w:date="2016-09-01T01:23:00Z">
        <w:r w:rsidRPr="00574DA2">
          <w:rPr>
            <w:sz w:val="26"/>
            <w:szCs w:val="26"/>
            <w:rPrChange w:id="837" w:author="Morgan Glynn" w:date="2016-09-01T01:39:00Z">
              <w:rPr>
                <w:sz w:val="24"/>
                <w:szCs w:val="24"/>
              </w:rPr>
            </w:rPrChange>
          </w:rPr>
          <w:t xml:space="preserve">There is no legal authority to support the ruling or the finding Petitioners’ counsel cannot proceed with the claims in arbitration without disclosing the specific type of representation arrangement it has with each arbitration participant.  As discussions have continued with arbitration participants and they have elected, for whatever reason, not to proceed with their claim in arbitration, Petitioners’ counsel has promptly notified ADR and Real Parties in Interest. </w:t>
        </w:r>
      </w:ins>
      <w:ins w:id="838" w:author="Morgan Glynn" w:date="2016-09-01T04:01:00Z">
        <w:r w:rsidR="003A3766">
          <w:rPr>
            <w:sz w:val="26"/>
            <w:szCs w:val="26"/>
          </w:rPr>
          <w:t xml:space="preserve"> (PA Vol. VII 1197:22-27).</w:t>
        </w:r>
      </w:ins>
      <w:ins w:id="839" w:author="Morgan Glynn" w:date="2016-09-01T01:23:00Z">
        <w:r w:rsidR="00295777">
          <w:rPr>
            <w:sz w:val="26"/>
            <w:szCs w:val="26"/>
            <w:rPrChange w:id="840" w:author="Morgan Glynn" w:date="2016-09-01T01:39:00Z">
              <w:rPr>
                <w:sz w:val="26"/>
                <w:szCs w:val="26"/>
              </w:rPr>
            </w:rPrChange>
          </w:rPr>
          <w:t xml:space="preserve">  Following the Respondent C</w:t>
        </w:r>
        <w:r w:rsidRPr="00574DA2">
          <w:rPr>
            <w:sz w:val="26"/>
            <w:szCs w:val="26"/>
            <w:rPrChange w:id="841" w:author="Morgan Glynn" w:date="2016-09-01T01:39:00Z">
              <w:rPr>
                <w:sz w:val="24"/>
                <w:szCs w:val="24"/>
              </w:rPr>
            </w:rPrChange>
          </w:rPr>
          <w:t xml:space="preserve">ourt’s order on August 11, 2016, Petitioners’ counsel has provided a list, now totaling 114 individuals, of those arbitration participants who intend to pursue their claims against Real Parties in Interest in arbitration represented by Petitioners’ counsel.  Also following the Respondent court’s order on August 11, 2016, Petitioners’ counsel informed the arbitration participants of the development and set forth to comply with their obligations under California Rules of </w:t>
        </w:r>
        <w:r w:rsidRPr="00574DA2">
          <w:rPr>
            <w:sz w:val="26"/>
            <w:szCs w:val="26"/>
            <w:rPrChange w:id="842" w:author="Morgan Glynn" w:date="2016-09-01T01:39:00Z">
              <w:rPr>
                <w:sz w:val="24"/>
                <w:szCs w:val="24"/>
              </w:rPr>
            </w:rPrChange>
          </w:rPr>
          <w:lastRenderedPageBreak/>
          <w:t xml:space="preserve">Professional Conduct, Rule 3-700 relating to withdrawal of representation.  </w:t>
        </w:r>
      </w:ins>
      <w:ins w:id="843" w:author="Morgan Glynn" w:date="2016-09-01T04:01:00Z">
        <w:r w:rsidR="003A3766">
          <w:rPr>
            <w:sz w:val="26"/>
            <w:szCs w:val="26"/>
          </w:rPr>
          <w:t>(PA Vol. VII 1197:</w:t>
        </w:r>
      </w:ins>
      <w:ins w:id="844" w:author="Morgan Glynn" w:date="2016-09-01T04:02:00Z">
        <w:r w:rsidR="003A3766">
          <w:rPr>
            <w:sz w:val="26"/>
            <w:szCs w:val="26"/>
          </w:rPr>
          <w:t xml:space="preserve">6-14; </w:t>
        </w:r>
        <w:r w:rsidR="003A3766">
          <w:rPr>
            <w:sz w:val="26"/>
            <w:szCs w:val="26"/>
          </w:rPr>
          <w:t>PA Vol. VII 119</w:t>
        </w:r>
        <w:r w:rsidR="003A3766">
          <w:rPr>
            <w:sz w:val="26"/>
            <w:szCs w:val="26"/>
          </w:rPr>
          <w:t>8</w:t>
        </w:r>
        <w:r w:rsidR="003A3766">
          <w:rPr>
            <w:sz w:val="26"/>
            <w:szCs w:val="26"/>
          </w:rPr>
          <w:t>:</w:t>
        </w:r>
        <w:r w:rsidR="003A3766">
          <w:rPr>
            <w:sz w:val="26"/>
            <w:szCs w:val="26"/>
          </w:rPr>
          <w:t>1-19</w:t>
        </w:r>
      </w:ins>
      <w:ins w:id="845" w:author="Morgan Glynn" w:date="2016-09-01T04:01:00Z">
        <w:r w:rsidR="003A3766">
          <w:rPr>
            <w:sz w:val="26"/>
            <w:szCs w:val="26"/>
          </w:rPr>
          <w:t>).</w:t>
        </w:r>
        <w:r w:rsidR="003A3766" w:rsidRPr="0034052E">
          <w:rPr>
            <w:sz w:val="26"/>
            <w:szCs w:val="26"/>
          </w:rPr>
          <w:t xml:space="preserve">  </w:t>
        </w:r>
      </w:ins>
      <w:ins w:id="846" w:author="Morgan Glynn" w:date="2016-09-01T01:23:00Z">
        <w:r w:rsidRPr="00574DA2">
          <w:rPr>
            <w:sz w:val="26"/>
            <w:szCs w:val="26"/>
            <w:rPrChange w:id="847" w:author="Morgan Glynn" w:date="2016-09-01T01:39:00Z">
              <w:rPr>
                <w:sz w:val="24"/>
                <w:szCs w:val="24"/>
              </w:rPr>
            </w:rPrChange>
          </w:rPr>
          <w:t>However, the Respondent court is requiring Petitioners’ counsel to immediately abandon representation of the remaining arbitration class members who have not made a final decision about how they want to proceed with their claims subjecting their claims to be forever barred and further subjecting them to the interrogation and barrage of contacts from Real Parties in Interest which will surely dissuade them from pursuing their claims.  However, the Respondent court did not stop there.  In addition to requiring Petitioners’ counsel to violate its ethical obligations and abandon clients, it threatened that if Petitioners do not comply by the 3 day deadline it will permit Real Parties in Interest to renew a request to bifurcate the trial.  [8/29/16 order].  This entire ruling constitutes an abuse of discretion.</w:t>
        </w:r>
      </w:ins>
    </w:p>
    <w:p w:rsidR="00D25E3C" w:rsidRPr="00574DA2" w:rsidRDefault="00D25E3C" w:rsidP="00063E34">
      <w:pPr>
        <w:pStyle w:val="BodyText"/>
        <w:numPr>
          <w:ilvl w:val="0"/>
          <w:numId w:val="65"/>
        </w:numPr>
        <w:spacing w:after="0" w:line="360" w:lineRule="auto"/>
        <w:ind w:hanging="720"/>
        <w:jc w:val="left"/>
        <w:rPr>
          <w:ins w:id="848" w:author="Morgan Glynn" w:date="2016-09-01T01:23:00Z"/>
          <w:b/>
          <w:sz w:val="26"/>
          <w:szCs w:val="26"/>
          <w:rPrChange w:id="849" w:author="Morgan Glynn" w:date="2016-09-01T01:39:00Z">
            <w:rPr>
              <w:ins w:id="850" w:author="Morgan Glynn" w:date="2016-09-01T01:23:00Z"/>
              <w:b/>
              <w:sz w:val="24"/>
              <w:szCs w:val="24"/>
            </w:rPr>
          </w:rPrChange>
        </w:rPr>
        <w:pPrChange w:id="851" w:author="Morgan Glynn" w:date="2016-09-01T03:56:00Z">
          <w:pPr>
            <w:pStyle w:val="Body"/>
            <w:numPr>
              <w:numId w:val="64"/>
            </w:numPr>
            <w:spacing w:line="455" w:lineRule="exact"/>
            <w:ind w:left="1080" w:hanging="360"/>
            <w:jc w:val="both"/>
          </w:pPr>
        </w:pPrChange>
      </w:pPr>
      <w:ins w:id="852" w:author="Morgan Glynn" w:date="2016-09-01T01:23:00Z">
        <w:r w:rsidRPr="00574DA2">
          <w:rPr>
            <w:b/>
            <w:sz w:val="26"/>
            <w:szCs w:val="26"/>
            <w:rPrChange w:id="853" w:author="Morgan Glynn" w:date="2016-09-01T01:39:00Z">
              <w:rPr>
                <w:b/>
                <w:sz w:val="24"/>
                <w:szCs w:val="24"/>
                <w:u w:val="single"/>
              </w:rPr>
            </w:rPrChange>
          </w:rPr>
          <w:t>The Respondent Court’s August 29, 2016 Order Will Jeopardize the Claims of Hundreds of Employees</w:t>
        </w:r>
      </w:ins>
    </w:p>
    <w:p w:rsidR="00D25E3C" w:rsidRPr="00574DA2" w:rsidRDefault="00D25E3C" w:rsidP="00063E34">
      <w:pPr>
        <w:pStyle w:val="Body"/>
        <w:spacing w:line="360" w:lineRule="auto"/>
        <w:rPr>
          <w:ins w:id="854" w:author="Morgan Glynn" w:date="2016-09-01T01:23:00Z"/>
          <w:sz w:val="26"/>
          <w:szCs w:val="26"/>
          <w:rPrChange w:id="855" w:author="Morgan Glynn" w:date="2016-09-01T01:39:00Z">
            <w:rPr>
              <w:ins w:id="856" w:author="Morgan Glynn" w:date="2016-09-01T01:23:00Z"/>
              <w:sz w:val="24"/>
              <w:szCs w:val="24"/>
            </w:rPr>
          </w:rPrChange>
        </w:rPr>
        <w:pPrChange w:id="857" w:author="Morgan Glynn" w:date="2016-09-01T03:56:00Z">
          <w:pPr>
            <w:pStyle w:val="Body"/>
            <w:spacing w:line="455" w:lineRule="exact"/>
            <w:jc w:val="both"/>
          </w:pPr>
        </w:pPrChange>
      </w:pPr>
      <w:ins w:id="858" w:author="Morgan Glynn" w:date="2016-09-01T01:23:00Z">
        <w:r w:rsidRPr="00574DA2">
          <w:rPr>
            <w:sz w:val="26"/>
            <w:szCs w:val="26"/>
            <w:rPrChange w:id="859" w:author="Morgan Glynn" w:date="2016-09-01T01:39:00Z">
              <w:rPr>
                <w:sz w:val="24"/>
                <w:szCs w:val="24"/>
              </w:rPr>
            </w:rPrChange>
          </w:rPr>
          <w:t xml:space="preserve">While it has not yet been disputed the claims of the class members ordered to arbitration were tolled during the pendency of the class action, it will certainly be an issue if an individual’s arbitration claim is withdrawn.  When a class action is commenced, it tolls the running of the statute of limitations for all asserted class members until certification is denied.  </w:t>
        </w:r>
        <w:r w:rsidRPr="00574DA2">
          <w:rPr>
            <w:i/>
            <w:sz w:val="26"/>
            <w:szCs w:val="26"/>
            <w:rPrChange w:id="860" w:author="Morgan Glynn" w:date="2016-09-01T01:39:00Z">
              <w:rPr>
                <w:i/>
                <w:sz w:val="24"/>
                <w:szCs w:val="24"/>
              </w:rPr>
            </w:rPrChange>
          </w:rPr>
          <w:t xml:space="preserve">Crown, Cork &amp; Seal, Inc. v. Parker </w:t>
        </w:r>
        <w:r w:rsidRPr="00574DA2">
          <w:rPr>
            <w:sz w:val="26"/>
            <w:szCs w:val="26"/>
            <w:rPrChange w:id="861" w:author="Morgan Glynn" w:date="2016-09-01T01:39:00Z">
              <w:rPr>
                <w:sz w:val="24"/>
                <w:szCs w:val="24"/>
              </w:rPr>
            </w:rPrChange>
          </w:rPr>
          <w:t>(1983) 462 U.S. 345, 354.  Real Party in Interest has argued that the Respondent court’s order compelling arbitration effectively decertified the class as to those class members subject to arbitration.  Despite the fact Real Parties in Interest failed to actually request decertification as to those class members and the Respondent court’s order compelling arbitration is silent on the matter, if that is the case, the claims of the arbitrati</w:t>
        </w:r>
        <w:r w:rsidR="00295777">
          <w:rPr>
            <w:sz w:val="26"/>
            <w:szCs w:val="26"/>
            <w:rPrChange w:id="862" w:author="Morgan Glynn" w:date="2016-09-01T01:39:00Z">
              <w:rPr>
                <w:sz w:val="26"/>
                <w:szCs w:val="26"/>
              </w:rPr>
            </w:rPrChange>
          </w:rPr>
          <w:t>on class members would have begu</w:t>
        </w:r>
        <w:r w:rsidRPr="00574DA2">
          <w:rPr>
            <w:sz w:val="26"/>
            <w:szCs w:val="26"/>
            <w:rPrChange w:id="863" w:author="Morgan Glynn" w:date="2016-09-01T01:39:00Z">
              <w:rPr>
                <w:sz w:val="24"/>
                <w:szCs w:val="24"/>
              </w:rPr>
            </w:rPrChange>
          </w:rPr>
          <w:t xml:space="preserve">n to run again as of December 9, 2015.  </w:t>
        </w:r>
      </w:ins>
      <w:ins w:id="864" w:author="Morgan Glynn" w:date="2016-09-01T04:02:00Z">
        <w:r w:rsidR="003A3766">
          <w:rPr>
            <w:sz w:val="26"/>
            <w:szCs w:val="26"/>
          </w:rPr>
          <w:t xml:space="preserve">(PA Vol. I 0008-0012). </w:t>
        </w:r>
      </w:ins>
      <w:ins w:id="865" w:author="Morgan Glynn" w:date="2016-09-01T01:23:00Z">
        <w:r w:rsidRPr="00574DA2">
          <w:rPr>
            <w:sz w:val="26"/>
            <w:szCs w:val="26"/>
            <w:rPrChange w:id="866" w:author="Morgan Glynn" w:date="2016-09-01T01:39:00Z">
              <w:rPr>
                <w:sz w:val="24"/>
                <w:szCs w:val="24"/>
              </w:rPr>
            </w:rPrChange>
          </w:rPr>
          <w:t xml:space="preserve"> </w:t>
        </w:r>
        <w:r w:rsidRPr="00574DA2">
          <w:rPr>
            <w:sz w:val="26"/>
            <w:szCs w:val="26"/>
            <w:rPrChange w:id="867" w:author="Morgan Glynn" w:date="2016-09-01T01:39:00Z">
              <w:rPr>
                <w:sz w:val="24"/>
                <w:szCs w:val="24"/>
              </w:rPr>
            </w:rPrChange>
          </w:rPr>
          <w:lastRenderedPageBreak/>
          <w:t>Surely the limitations period would have expired for some of those class members by now.  Others would be seriously limited in their ability to recover and their potential damages would be dwindling each day.  Petitioners’ counsel’s actions preserved the claims of those who want to proceed with individual arbitration proceedings and have afforded the opportunity for the remaining to make a fully informed decision through consultation with an attorney.  While there may come a time the arbitration class members will need to inform ADR of its intention whether or not to proceed, the timeframe for that determination is under the jurisdiction of ADR and the status of the legal representation of each of these individuals is between Petitioners’ counsel and them.</w:t>
        </w:r>
      </w:ins>
    </w:p>
    <w:p w:rsidR="00D25E3C" w:rsidRPr="00574DA2" w:rsidRDefault="00D25E3C" w:rsidP="00063E34">
      <w:pPr>
        <w:pStyle w:val="BodyText"/>
        <w:numPr>
          <w:ilvl w:val="0"/>
          <w:numId w:val="65"/>
        </w:numPr>
        <w:spacing w:after="0" w:line="360" w:lineRule="auto"/>
        <w:ind w:hanging="720"/>
        <w:jc w:val="left"/>
        <w:rPr>
          <w:ins w:id="868" w:author="Morgan Glynn" w:date="2016-09-01T01:23:00Z"/>
          <w:b/>
          <w:sz w:val="26"/>
          <w:szCs w:val="26"/>
          <w:rPrChange w:id="869" w:author="Morgan Glynn" w:date="2016-09-01T01:39:00Z">
            <w:rPr>
              <w:ins w:id="870" w:author="Morgan Glynn" w:date="2016-09-01T01:23:00Z"/>
              <w:sz w:val="26"/>
              <w:szCs w:val="26"/>
              <w:u w:val="single"/>
            </w:rPr>
          </w:rPrChange>
        </w:rPr>
        <w:pPrChange w:id="871" w:author="Morgan Glynn" w:date="2016-09-01T03:56:00Z">
          <w:pPr>
            <w:pStyle w:val="Body"/>
            <w:numPr>
              <w:numId w:val="64"/>
            </w:numPr>
            <w:spacing w:line="455" w:lineRule="exact"/>
            <w:ind w:left="1080" w:hanging="360"/>
            <w:jc w:val="both"/>
          </w:pPr>
        </w:pPrChange>
      </w:pPr>
      <w:ins w:id="872" w:author="Morgan Glynn" w:date="2016-09-01T01:23:00Z">
        <w:r w:rsidRPr="00574DA2">
          <w:rPr>
            <w:b/>
            <w:sz w:val="26"/>
            <w:szCs w:val="26"/>
            <w:rPrChange w:id="873" w:author="Morgan Glynn" w:date="2016-09-01T01:39:00Z">
              <w:rPr>
                <w:b/>
                <w:sz w:val="24"/>
                <w:szCs w:val="24"/>
                <w:u w:val="single"/>
              </w:rPr>
            </w:rPrChange>
          </w:rPr>
          <w:t>The Respondent Court’s Orders Could Subject Petitioners’ Counsel to Professional Liability</w:t>
        </w:r>
        <w:r w:rsidRPr="00574DA2">
          <w:rPr>
            <w:b/>
            <w:sz w:val="26"/>
            <w:szCs w:val="26"/>
            <w:rPrChange w:id="874" w:author="Morgan Glynn" w:date="2016-09-01T01:39:00Z">
              <w:rPr>
                <w:sz w:val="24"/>
                <w:szCs w:val="24"/>
                <w:u w:val="single"/>
              </w:rPr>
            </w:rPrChange>
          </w:rPr>
          <w:t xml:space="preserve">  </w:t>
        </w:r>
      </w:ins>
    </w:p>
    <w:p w:rsidR="00D25E3C" w:rsidRDefault="00D25E3C" w:rsidP="00063E34">
      <w:pPr>
        <w:pStyle w:val="Body"/>
        <w:spacing w:line="360" w:lineRule="auto"/>
        <w:rPr>
          <w:ins w:id="875" w:author="Morgan Glynn" w:date="2016-09-01T01:23:00Z"/>
          <w:sz w:val="26"/>
          <w:szCs w:val="26"/>
        </w:rPr>
        <w:pPrChange w:id="876" w:author="Morgan Glynn" w:date="2016-09-01T03:56:00Z">
          <w:pPr>
            <w:pStyle w:val="Body"/>
            <w:spacing w:line="455" w:lineRule="exact"/>
            <w:jc w:val="both"/>
          </w:pPr>
        </w:pPrChange>
      </w:pPr>
      <w:ins w:id="877" w:author="Morgan Glynn" w:date="2016-09-01T01:23:00Z">
        <w:r w:rsidRPr="00574DA2">
          <w:rPr>
            <w:sz w:val="26"/>
            <w:szCs w:val="26"/>
            <w:rPrChange w:id="878" w:author="Morgan Glynn" w:date="2016-09-01T01:39:00Z">
              <w:rPr>
                <w:sz w:val="26"/>
                <w:szCs w:val="26"/>
              </w:rPr>
            </w:rPrChange>
          </w:rPr>
          <w:t xml:space="preserve">The practical effect of the Respondent Court’s orders will be Petitioners’ counsel is required to withdrawal from representation and abandon those arbitration class members who are still considering their options. </w:t>
        </w:r>
      </w:ins>
      <w:ins w:id="879" w:author="Morgan Glynn" w:date="2016-09-01T02:46:00Z">
        <w:r w:rsidR="00992969">
          <w:rPr>
            <w:sz w:val="26"/>
            <w:szCs w:val="26"/>
          </w:rPr>
          <w:t xml:space="preserve"> </w:t>
        </w:r>
      </w:ins>
      <w:ins w:id="880" w:author="Morgan Glynn" w:date="2016-09-01T01:23:00Z">
        <w:r w:rsidRPr="00574DA2">
          <w:rPr>
            <w:sz w:val="26"/>
            <w:szCs w:val="26"/>
            <w:rPrChange w:id="881" w:author="Morgan Glynn" w:date="2016-09-01T01:39:00Z">
              <w:rPr>
                <w:sz w:val="26"/>
                <w:szCs w:val="26"/>
              </w:rPr>
            </w:rPrChange>
          </w:rPr>
          <w:t xml:space="preserve">Petitioners informed the Respondent court that it had taken the steps required by the Rules of Professional Conduct to effectively and properly withdraw from representation.  </w:t>
        </w:r>
        <w:r w:rsidRPr="00574DA2">
          <w:rPr>
            <w:i/>
            <w:sz w:val="26"/>
            <w:szCs w:val="26"/>
            <w:rPrChange w:id="882" w:author="Morgan Glynn" w:date="2016-09-01T01:39:00Z">
              <w:rPr>
                <w:i/>
                <w:sz w:val="26"/>
                <w:szCs w:val="26"/>
              </w:rPr>
            </w:rPrChange>
          </w:rPr>
          <w:t xml:space="preserve">See </w:t>
        </w:r>
        <w:r w:rsidRPr="00574DA2">
          <w:rPr>
            <w:sz w:val="26"/>
            <w:szCs w:val="26"/>
            <w:rPrChange w:id="883" w:author="Morgan Glynn" w:date="2016-09-01T01:39:00Z">
              <w:rPr>
                <w:sz w:val="26"/>
                <w:szCs w:val="26"/>
              </w:rPr>
            </w:rPrChange>
          </w:rPr>
          <w:t>Cal. Rules of Prof. Conduct, Rule 3-7</w:t>
        </w:r>
        <w:r w:rsidR="003003DE">
          <w:rPr>
            <w:sz w:val="26"/>
            <w:szCs w:val="26"/>
            <w:rPrChange w:id="884" w:author="Morgan Glynn" w:date="2016-09-01T01:39:00Z">
              <w:rPr>
                <w:sz w:val="26"/>
                <w:szCs w:val="26"/>
              </w:rPr>
            </w:rPrChange>
          </w:rPr>
          <w:t>00(A)(2). This process requires</w:t>
        </w:r>
        <w:r w:rsidRPr="00574DA2">
          <w:rPr>
            <w:sz w:val="26"/>
            <w:szCs w:val="26"/>
            <w:rPrChange w:id="885" w:author="Morgan Glynn" w:date="2016-09-01T01:39:00Z">
              <w:rPr>
                <w:sz w:val="26"/>
                <w:szCs w:val="26"/>
              </w:rPr>
            </w:rPrChange>
          </w:rPr>
          <w:t xml:space="preserve"> reasonable steps have been taken to avoid prejudice to the rights of the client, including giving of due notice and allowing for the employment of other counsel.  Petitioners made this representation to the Respondent court but were unable to provide details relating to the specific communications with arbitration clients. </w:t>
        </w:r>
      </w:ins>
      <w:ins w:id="886" w:author="Morgan Glynn" w:date="2016-09-01T04:03:00Z">
        <w:r w:rsidR="003A3766">
          <w:rPr>
            <w:sz w:val="26"/>
            <w:szCs w:val="26"/>
          </w:rPr>
          <w:t xml:space="preserve"> (PA Vol. VII 1198:8-19).</w:t>
        </w:r>
      </w:ins>
      <w:ins w:id="887" w:author="Morgan Glynn" w:date="2016-09-01T01:23:00Z">
        <w:r w:rsidRPr="00574DA2">
          <w:rPr>
            <w:sz w:val="26"/>
            <w:szCs w:val="26"/>
            <w:rPrChange w:id="888" w:author="Morgan Glynn" w:date="2016-09-01T01:39:00Z">
              <w:rPr>
                <w:sz w:val="26"/>
                <w:szCs w:val="26"/>
              </w:rPr>
            </w:rPrChange>
          </w:rPr>
          <w:t xml:space="preserve">  However, Petitioners did inform the Respondent court that it anticipated being able to have the identities of all of those arbitration clients whose claims will be proceeding in arbitration and a withdrawal of those whose will not no later than September 16, 2016.  </w:t>
        </w:r>
      </w:ins>
      <w:ins w:id="889" w:author="Morgan Glynn" w:date="2016-09-01T04:03:00Z">
        <w:r w:rsidR="003A3766">
          <w:rPr>
            <w:sz w:val="26"/>
            <w:szCs w:val="26"/>
          </w:rPr>
          <w:t>(PA Vol. VII 1198:8-19).</w:t>
        </w:r>
        <w:r w:rsidR="003A3766" w:rsidRPr="0034052E">
          <w:rPr>
            <w:sz w:val="26"/>
            <w:szCs w:val="26"/>
          </w:rPr>
          <w:t xml:space="preserve">  </w:t>
        </w:r>
      </w:ins>
      <w:ins w:id="890" w:author="Morgan Glynn" w:date="2016-09-01T01:23:00Z">
        <w:r w:rsidRPr="00574DA2">
          <w:rPr>
            <w:sz w:val="26"/>
            <w:szCs w:val="26"/>
            <w:rPrChange w:id="891" w:author="Morgan Glynn" w:date="2016-09-01T01:39:00Z">
              <w:rPr>
                <w:sz w:val="26"/>
                <w:szCs w:val="26"/>
              </w:rPr>
            </w:rPrChange>
          </w:rPr>
          <w:t>The Respondent court permitted on</w:t>
        </w:r>
      </w:ins>
      <w:ins w:id="892" w:author="Morgan Glynn" w:date="2016-09-01T04:04:00Z">
        <w:r w:rsidR="003A3766">
          <w:rPr>
            <w:sz w:val="26"/>
            <w:szCs w:val="26"/>
          </w:rPr>
          <w:t>ly</w:t>
        </w:r>
      </w:ins>
      <w:ins w:id="893" w:author="Morgan Glynn" w:date="2016-09-01T01:23:00Z">
        <w:r w:rsidRPr="00574DA2">
          <w:rPr>
            <w:sz w:val="26"/>
            <w:szCs w:val="26"/>
            <w:rPrChange w:id="894" w:author="Morgan Glynn" w:date="2016-09-01T01:39:00Z">
              <w:rPr>
                <w:sz w:val="26"/>
                <w:szCs w:val="26"/>
              </w:rPr>
            </w:rPrChange>
          </w:rPr>
          <w:t xml:space="preserve"> 3 days.  </w:t>
        </w:r>
      </w:ins>
      <w:ins w:id="895" w:author="Morgan Glynn" w:date="2016-09-01T04:05:00Z">
        <w:r w:rsidR="003A3766">
          <w:rPr>
            <w:sz w:val="26"/>
            <w:szCs w:val="26"/>
          </w:rPr>
          <w:t xml:space="preserve">(PA Vol. VII </w:t>
        </w:r>
        <w:r w:rsidR="003A3766">
          <w:rPr>
            <w:sz w:val="26"/>
            <w:szCs w:val="26"/>
          </w:rPr>
          <w:lastRenderedPageBreak/>
          <w:t>1291-1293</w:t>
        </w:r>
        <w:r w:rsidR="003A3766">
          <w:rPr>
            <w:sz w:val="26"/>
            <w:szCs w:val="26"/>
          </w:rPr>
          <w:t>).</w:t>
        </w:r>
        <w:r w:rsidR="003A3766">
          <w:rPr>
            <w:sz w:val="26"/>
            <w:szCs w:val="26"/>
          </w:rPr>
          <w:t xml:space="preserve">  </w:t>
        </w:r>
      </w:ins>
      <w:ins w:id="896" w:author="Morgan Glynn" w:date="2016-09-01T01:23:00Z">
        <w:r w:rsidRPr="00574DA2">
          <w:rPr>
            <w:sz w:val="26"/>
            <w:szCs w:val="26"/>
            <w:rPrChange w:id="897" w:author="Morgan Glynn" w:date="2016-09-01T01:39:00Z">
              <w:rPr>
                <w:sz w:val="26"/>
                <w:szCs w:val="26"/>
              </w:rPr>
            </w:rPrChange>
          </w:rPr>
          <w:t>If Petitioners fail to comply with the Respondent court order, the Respondent court has threatened to punish Petitioners and allow bifurcation of the trial for the remaining certified class members a request which</w:t>
        </w:r>
        <w:r>
          <w:rPr>
            <w:sz w:val="26"/>
            <w:szCs w:val="26"/>
          </w:rPr>
          <w:t xml:space="preserve"> Real Parties in Interest were previously denied.  This places Petitioners’ counsel in further jeopardy and at risk of a contempt of court order if it chooses its ethical obligations, as it must, over Respondent court’s order.</w:t>
        </w:r>
      </w:ins>
    </w:p>
    <w:p w:rsidR="00D25E3C" w:rsidRPr="00386A84" w:rsidRDefault="00D25E3C" w:rsidP="00063E34">
      <w:pPr>
        <w:pStyle w:val="BodyText"/>
        <w:numPr>
          <w:ilvl w:val="0"/>
          <w:numId w:val="65"/>
        </w:numPr>
        <w:spacing w:after="0" w:line="360" w:lineRule="auto"/>
        <w:ind w:hanging="720"/>
        <w:jc w:val="left"/>
        <w:rPr>
          <w:ins w:id="898" w:author="Morgan Glynn" w:date="2016-09-01T01:23:00Z"/>
          <w:b/>
          <w:sz w:val="26"/>
          <w:szCs w:val="26"/>
        </w:rPr>
        <w:pPrChange w:id="899" w:author="Morgan Glynn" w:date="2016-09-01T03:56:00Z">
          <w:pPr>
            <w:pStyle w:val="Body"/>
            <w:numPr>
              <w:numId w:val="64"/>
            </w:numPr>
            <w:spacing w:line="455" w:lineRule="exact"/>
            <w:ind w:left="1080" w:hanging="360"/>
            <w:jc w:val="both"/>
          </w:pPr>
        </w:pPrChange>
      </w:pPr>
      <w:ins w:id="900" w:author="Morgan Glynn" w:date="2016-09-01T01:23:00Z">
        <w:r>
          <w:rPr>
            <w:b/>
            <w:sz w:val="26"/>
            <w:szCs w:val="26"/>
          </w:rPr>
          <w:t>The Issue of Legal Representation of Arbitration Class Members Lies Within the Jurisdiction of Arbitration</w:t>
        </w:r>
      </w:ins>
    </w:p>
    <w:p w:rsidR="00D25E3C" w:rsidRPr="00F717A9" w:rsidRDefault="00D25E3C" w:rsidP="00063E34">
      <w:pPr>
        <w:pStyle w:val="Body"/>
        <w:spacing w:after="120" w:line="455" w:lineRule="exact"/>
        <w:rPr>
          <w:b/>
          <w:sz w:val="26"/>
          <w:szCs w:val="26"/>
          <w:rPrChange w:id="901" w:author="Morgan Glynn" w:date="2016-09-01T02:01:00Z">
            <w:rPr>
              <w:sz w:val="26"/>
              <w:szCs w:val="26"/>
            </w:rPr>
          </w:rPrChange>
        </w:rPr>
        <w:pPrChange w:id="902" w:author="Morgan Glynn" w:date="2016-09-01T03:56:00Z">
          <w:pPr>
            <w:pStyle w:val="Body"/>
            <w:spacing w:line="360" w:lineRule="auto"/>
            <w:ind w:firstLine="0"/>
            <w:jc w:val="both"/>
          </w:pPr>
        </w:pPrChange>
      </w:pPr>
      <w:ins w:id="903" w:author="Morgan Glynn" w:date="2016-09-01T01:23:00Z">
        <w:r>
          <w:rPr>
            <w:sz w:val="26"/>
            <w:szCs w:val="26"/>
          </w:rPr>
          <w:t xml:space="preserve">Once again the Respondent court has exceeded its jurisdiction in issuing orders that are clearly under the authority of the arbitrator to issue as set forth in detail above.  </w:t>
        </w:r>
      </w:ins>
    </w:p>
    <w:p w:rsidR="00334054" w:rsidRPr="00D25E3C" w:rsidRDefault="00D25E3C" w:rsidP="00063E34">
      <w:pPr>
        <w:pStyle w:val="ListParagraph"/>
        <w:widowControl w:val="0"/>
        <w:numPr>
          <w:ilvl w:val="0"/>
          <w:numId w:val="59"/>
        </w:numPr>
        <w:spacing w:line="360" w:lineRule="auto"/>
        <w:ind w:left="1080" w:hanging="720"/>
        <w:jc w:val="left"/>
        <w:rPr>
          <w:noProof/>
          <w:sz w:val="26"/>
          <w:szCs w:val="26"/>
          <w:u w:val="single"/>
          <w:rPrChange w:id="904" w:author="Morgan Glynn" w:date="2016-09-01T01:26:00Z">
            <w:rPr>
              <w:b/>
              <w:sz w:val="26"/>
              <w:szCs w:val="26"/>
            </w:rPr>
          </w:rPrChange>
        </w:rPr>
        <w:pPrChange w:id="905" w:author="Morgan Glynn" w:date="2016-09-01T03:56:00Z">
          <w:pPr>
            <w:pStyle w:val="Body"/>
            <w:numPr>
              <w:numId w:val="50"/>
            </w:numPr>
            <w:spacing w:line="360" w:lineRule="auto"/>
            <w:ind w:left="1080" w:hanging="360"/>
            <w:jc w:val="both"/>
          </w:pPr>
        </w:pPrChange>
      </w:pPr>
      <w:r w:rsidRPr="00D25E3C">
        <w:rPr>
          <w:noProof/>
          <w:sz w:val="26"/>
          <w:szCs w:val="26"/>
          <w:u w:val="single"/>
          <w:rPrChange w:id="906" w:author="Morgan Glynn" w:date="2016-09-01T01:26:00Z">
            <w:rPr>
              <w:noProof/>
              <w:sz w:val="26"/>
              <w:szCs w:val="26"/>
              <w:u w:val="single"/>
            </w:rPr>
          </w:rPrChange>
        </w:rPr>
        <w:t xml:space="preserve">RESPONDENT COURT ERRED IN FINDING NO </w:t>
      </w:r>
      <w:ins w:id="907" w:author="Morgan Glynn" w:date="2016-09-01T02:02:00Z">
        <w:r w:rsidR="00F717A9">
          <w:rPr>
            <w:noProof/>
            <w:sz w:val="26"/>
            <w:szCs w:val="26"/>
            <w:u w:val="single"/>
          </w:rPr>
          <w:t xml:space="preserve">PRIVILEGE/CONFIDENTIALITY </w:t>
        </w:r>
      </w:ins>
      <w:r w:rsidRPr="00D25E3C">
        <w:rPr>
          <w:noProof/>
          <w:sz w:val="26"/>
          <w:szCs w:val="26"/>
          <w:u w:val="single"/>
          <w:rPrChange w:id="908" w:author="Morgan Glynn" w:date="2016-09-01T01:26:00Z">
            <w:rPr>
              <w:noProof/>
              <w:sz w:val="26"/>
              <w:szCs w:val="26"/>
              <w:u w:val="single"/>
            </w:rPr>
          </w:rPrChange>
        </w:rPr>
        <w:t xml:space="preserve">PROTECTION </w:t>
      </w:r>
      <w:del w:id="909" w:author="Morgan Glynn" w:date="2016-09-01T02:02:00Z">
        <w:r w:rsidRPr="00D25E3C" w:rsidDel="00F717A9">
          <w:rPr>
            <w:noProof/>
            <w:sz w:val="26"/>
            <w:szCs w:val="26"/>
            <w:u w:val="single"/>
            <w:rPrChange w:id="910" w:author="Morgan Glynn" w:date="2016-09-01T01:26:00Z">
              <w:rPr>
                <w:noProof/>
                <w:sz w:val="26"/>
                <w:szCs w:val="26"/>
                <w:u w:val="single"/>
              </w:rPr>
            </w:rPrChange>
          </w:rPr>
          <w:delText xml:space="preserve">FROM </w:delText>
        </w:r>
      </w:del>
      <w:ins w:id="911" w:author="Morgan Glynn" w:date="2016-09-01T02:02:00Z">
        <w:r w:rsidR="00F717A9">
          <w:rPr>
            <w:noProof/>
            <w:sz w:val="26"/>
            <w:szCs w:val="26"/>
            <w:u w:val="single"/>
          </w:rPr>
          <w:t>PREVENTING</w:t>
        </w:r>
        <w:r w:rsidR="00F717A9" w:rsidRPr="00D25E3C">
          <w:rPr>
            <w:noProof/>
            <w:sz w:val="26"/>
            <w:szCs w:val="26"/>
            <w:u w:val="single"/>
            <w:rPrChange w:id="912" w:author="Morgan Glynn" w:date="2016-09-01T01:26:00Z">
              <w:rPr>
                <w:noProof/>
                <w:sz w:val="26"/>
                <w:szCs w:val="26"/>
                <w:u w:val="single"/>
              </w:rPr>
            </w:rPrChange>
          </w:rPr>
          <w:t xml:space="preserve"> </w:t>
        </w:r>
      </w:ins>
      <w:r w:rsidRPr="00D25E3C">
        <w:rPr>
          <w:noProof/>
          <w:sz w:val="26"/>
          <w:szCs w:val="26"/>
          <w:u w:val="single"/>
          <w:rPrChange w:id="913" w:author="Morgan Glynn" w:date="2016-09-01T01:26:00Z">
            <w:rPr>
              <w:noProof/>
              <w:sz w:val="26"/>
              <w:szCs w:val="26"/>
              <w:u w:val="single"/>
            </w:rPr>
          </w:rPrChange>
        </w:rPr>
        <w:t>PETITIONERS’ COUNSEL’S DISCLOSURE OF THE IDENTITIES OF ARBITRATION PARTICIPANTS STATUS OF REPRESENTATION</w:t>
      </w:r>
    </w:p>
    <w:p w:rsidR="00334054" w:rsidRDefault="00334054" w:rsidP="00063E34">
      <w:pPr>
        <w:pStyle w:val="Body"/>
        <w:spacing w:line="360" w:lineRule="auto"/>
        <w:rPr>
          <w:sz w:val="26"/>
          <w:szCs w:val="26"/>
        </w:rPr>
        <w:pPrChange w:id="914" w:author="Morgan Glynn" w:date="2016-09-01T03:56:00Z">
          <w:pPr>
            <w:pStyle w:val="Body"/>
            <w:spacing w:line="360" w:lineRule="auto"/>
            <w:jc w:val="both"/>
          </w:pPr>
        </w:pPrChange>
      </w:pPr>
      <w:r>
        <w:rPr>
          <w:sz w:val="26"/>
          <w:szCs w:val="26"/>
        </w:rPr>
        <w:t xml:space="preserve">Attorneys have an ethical duty of confidentiality to “maintain inviolate the confidence, and at every peril to himself or herself to preserve the secrets of his or her client.  </w:t>
      </w:r>
      <w:r>
        <w:rPr>
          <w:i/>
          <w:sz w:val="26"/>
          <w:szCs w:val="26"/>
        </w:rPr>
        <w:t>Elijah W. v. Superior Court</w:t>
      </w:r>
      <w:ins w:id="915" w:author="Morgan Glynn" w:date="2016-09-01T00:34:00Z">
        <w:r w:rsidR="00867BBA">
          <w:rPr>
            <w:i/>
            <w:sz w:val="26"/>
            <w:szCs w:val="26"/>
          </w:rPr>
          <w:t>,</w:t>
        </w:r>
      </w:ins>
      <w:r>
        <w:rPr>
          <w:i/>
          <w:sz w:val="26"/>
          <w:szCs w:val="26"/>
        </w:rPr>
        <w:t xml:space="preserve"> supra</w:t>
      </w:r>
      <w:ins w:id="916" w:author="Morgan Glynn" w:date="2016-09-01T00:34:00Z">
        <w:r w:rsidR="00867BBA">
          <w:rPr>
            <w:i/>
            <w:sz w:val="26"/>
            <w:szCs w:val="26"/>
          </w:rPr>
          <w:t>,</w:t>
        </w:r>
      </w:ins>
      <w:r>
        <w:rPr>
          <w:i/>
          <w:sz w:val="26"/>
          <w:szCs w:val="26"/>
        </w:rPr>
        <w:t xml:space="preserve"> </w:t>
      </w:r>
      <w:r>
        <w:rPr>
          <w:sz w:val="26"/>
          <w:szCs w:val="26"/>
        </w:rPr>
        <w:t>(2013) 216 Cal.</w:t>
      </w:r>
      <w:ins w:id="917" w:author="Morgan Glynn" w:date="2016-09-01T00:35:00Z">
        <w:r w:rsidR="00867BBA">
          <w:rPr>
            <w:sz w:val="26"/>
            <w:szCs w:val="26"/>
          </w:rPr>
          <w:t xml:space="preserve"> </w:t>
        </w:r>
      </w:ins>
      <w:r>
        <w:rPr>
          <w:sz w:val="26"/>
          <w:szCs w:val="26"/>
        </w:rPr>
        <w:t>App.</w:t>
      </w:r>
      <w:ins w:id="918" w:author="Morgan Glynn" w:date="2016-09-01T00:35:00Z">
        <w:r w:rsidR="00867BBA">
          <w:rPr>
            <w:sz w:val="26"/>
            <w:szCs w:val="26"/>
          </w:rPr>
          <w:t xml:space="preserve"> </w:t>
        </w:r>
      </w:ins>
      <w:r>
        <w:rPr>
          <w:sz w:val="26"/>
          <w:szCs w:val="26"/>
        </w:rPr>
        <w:t>4</w:t>
      </w:r>
      <w:ins w:id="919" w:author="Morgan Glynn" w:date="2016-09-01T00:35:00Z">
        <w:r w:rsidR="00867BBA">
          <w:rPr>
            <w:sz w:val="26"/>
            <w:szCs w:val="26"/>
          </w:rPr>
          <w:t xml:space="preserve">th </w:t>
        </w:r>
      </w:ins>
      <w:del w:id="920" w:author="Morgan Glynn" w:date="2016-09-01T00:35:00Z">
        <w:r w:rsidRPr="00184AFB" w:rsidDel="00867BBA">
          <w:rPr>
            <w:sz w:val="26"/>
            <w:szCs w:val="26"/>
            <w:vertAlign w:val="superscript"/>
          </w:rPr>
          <w:delText>th</w:delText>
        </w:r>
        <w:r w:rsidDel="00867BBA">
          <w:rPr>
            <w:sz w:val="26"/>
            <w:szCs w:val="26"/>
          </w:rPr>
          <w:delText xml:space="preserve"> </w:delText>
        </w:r>
      </w:del>
      <w:r>
        <w:rPr>
          <w:sz w:val="26"/>
          <w:szCs w:val="26"/>
        </w:rPr>
        <w:t xml:space="preserve">at 151; </w:t>
      </w:r>
      <w:del w:id="921" w:author="Morgan Glynn" w:date="2016-09-01T00:35:00Z">
        <w:r w:rsidDel="00867BBA">
          <w:rPr>
            <w:sz w:val="26"/>
            <w:szCs w:val="26"/>
          </w:rPr>
          <w:delText xml:space="preserve">Cal. </w:delText>
        </w:r>
      </w:del>
      <w:r>
        <w:rPr>
          <w:sz w:val="26"/>
          <w:szCs w:val="26"/>
        </w:rPr>
        <w:t>Bus. &amp; Prof. Code §</w:t>
      </w:r>
      <w:ins w:id="922" w:author="Morgan Glynn" w:date="2016-09-01T00:35:00Z">
        <w:r w:rsidR="00867BBA">
          <w:rPr>
            <w:sz w:val="26"/>
            <w:szCs w:val="26"/>
          </w:rPr>
          <w:t xml:space="preserve"> </w:t>
        </w:r>
      </w:ins>
      <w:r>
        <w:rPr>
          <w:sz w:val="26"/>
          <w:szCs w:val="26"/>
        </w:rPr>
        <w:t xml:space="preserve">3038(e)(1); </w:t>
      </w:r>
      <w:del w:id="923" w:author="Morgan Glynn" w:date="2016-09-01T00:35:00Z">
        <w:r w:rsidDel="00867BBA">
          <w:rPr>
            <w:sz w:val="26"/>
            <w:szCs w:val="26"/>
          </w:rPr>
          <w:delText xml:space="preserve">Cal. </w:delText>
        </w:r>
      </w:del>
      <w:r>
        <w:rPr>
          <w:sz w:val="26"/>
          <w:szCs w:val="26"/>
        </w:rPr>
        <w:t xml:space="preserve">Rules of Prof. Conduct, </w:t>
      </w:r>
      <w:ins w:id="924" w:author="Morgan Glynn" w:date="2016-09-01T00:35:00Z">
        <w:r w:rsidR="00867BBA">
          <w:rPr>
            <w:sz w:val="26"/>
            <w:szCs w:val="26"/>
          </w:rPr>
          <w:t>R</w:t>
        </w:r>
      </w:ins>
      <w:del w:id="925" w:author="Morgan Glynn" w:date="2016-09-01T00:35:00Z">
        <w:r w:rsidDel="00867BBA">
          <w:rPr>
            <w:sz w:val="26"/>
            <w:szCs w:val="26"/>
          </w:rPr>
          <w:delText>r</w:delText>
        </w:r>
      </w:del>
      <w:r>
        <w:rPr>
          <w:sz w:val="26"/>
          <w:szCs w:val="26"/>
        </w:rPr>
        <w:t xml:space="preserve">ule 3-100(A).  Confidential information protects everything a lawyer knows about a client including information relating to the representation of a client.  </w:t>
      </w:r>
      <w:r>
        <w:rPr>
          <w:i/>
          <w:sz w:val="26"/>
          <w:szCs w:val="26"/>
        </w:rPr>
        <w:t>Elijah W.</w:t>
      </w:r>
      <w:ins w:id="926" w:author="Morgan Glynn" w:date="2016-09-01T00:35:00Z">
        <w:r w:rsidR="00867BBA">
          <w:rPr>
            <w:i/>
            <w:sz w:val="26"/>
            <w:szCs w:val="26"/>
          </w:rPr>
          <w:t>,</w:t>
        </w:r>
      </w:ins>
      <w:r>
        <w:rPr>
          <w:i/>
          <w:sz w:val="26"/>
          <w:szCs w:val="26"/>
        </w:rPr>
        <w:t xml:space="preserve"> supra</w:t>
      </w:r>
      <w:ins w:id="927" w:author="Morgan Glynn" w:date="2016-09-01T00:35:00Z">
        <w:r w:rsidR="00867BBA">
          <w:rPr>
            <w:i/>
            <w:sz w:val="26"/>
            <w:szCs w:val="26"/>
          </w:rPr>
          <w:t>,</w:t>
        </w:r>
      </w:ins>
      <w:r>
        <w:rPr>
          <w:i/>
          <w:sz w:val="26"/>
          <w:szCs w:val="26"/>
        </w:rPr>
        <w:t xml:space="preserve"> </w:t>
      </w:r>
      <w:r>
        <w:rPr>
          <w:sz w:val="26"/>
          <w:szCs w:val="26"/>
        </w:rPr>
        <w:t xml:space="preserve">at 151 [citations omitted].  </w:t>
      </w:r>
    </w:p>
    <w:p w:rsidR="00334054" w:rsidRDefault="00334054" w:rsidP="00063E34">
      <w:pPr>
        <w:pStyle w:val="Signatureblockline"/>
        <w:tabs>
          <w:tab w:val="clear" w:pos="9360"/>
          <w:tab w:val="left" w:leader="underscore" w:pos="0"/>
        </w:tabs>
        <w:spacing w:line="360" w:lineRule="auto"/>
        <w:ind w:left="0"/>
        <w:rPr>
          <w:rFonts w:ascii="Times New Roman" w:hAnsi="Times New Roman"/>
          <w:sz w:val="26"/>
          <w:szCs w:val="26"/>
        </w:rPr>
        <w:pPrChange w:id="928" w:author="Morgan Glynn" w:date="2016-09-01T03:56:00Z">
          <w:pPr>
            <w:pStyle w:val="Signatureblockline"/>
            <w:tabs>
              <w:tab w:val="clear" w:pos="9360"/>
              <w:tab w:val="left" w:leader="underscore" w:pos="0"/>
            </w:tabs>
            <w:spacing w:line="360" w:lineRule="auto"/>
            <w:ind w:left="0"/>
            <w:jc w:val="both"/>
          </w:pPr>
        </w:pPrChange>
      </w:pPr>
      <w:r>
        <w:rPr>
          <w:rFonts w:ascii="Times New Roman" w:hAnsi="Times New Roman"/>
          <w:sz w:val="24"/>
          <w:szCs w:val="24"/>
        </w:rPr>
        <w:tab/>
      </w:r>
      <w:r w:rsidRPr="00184AFB">
        <w:rPr>
          <w:rFonts w:ascii="Times New Roman" w:hAnsi="Times New Roman"/>
          <w:sz w:val="26"/>
          <w:szCs w:val="26"/>
        </w:rPr>
        <w:t xml:space="preserve">Discovery of the names of individuals represented by an attorney is protected under the attorney-client privilege when the identity of the person reveals something about that person. See </w:t>
      </w:r>
      <w:r w:rsidRPr="00184AFB">
        <w:rPr>
          <w:rFonts w:ascii="Times New Roman" w:hAnsi="Times New Roman"/>
          <w:i/>
          <w:sz w:val="26"/>
          <w:szCs w:val="26"/>
        </w:rPr>
        <w:t xml:space="preserve">Rosso, Johnson, Rosso &amp; </w:t>
      </w:r>
      <w:r w:rsidRPr="00184AFB">
        <w:rPr>
          <w:rFonts w:ascii="Times New Roman" w:hAnsi="Times New Roman"/>
          <w:i/>
          <w:sz w:val="26"/>
          <w:szCs w:val="26"/>
        </w:rPr>
        <w:lastRenderedPageBreak/>
        <w:t>Ebersold v. Superior Court</w:t>
      </w:r>
      <w:r w:rsidRPr="00184AFB">
        <w:rPr>
          <w:rFonts w:ascii="Times New Roman" w:hAnsi="Times New Roman"/>
          <w:sz w:val="26"/>
          <w:szCs w:val="26"/>
        </w:rPr>
        <w:t xml:space="preserve"> (1987) 191 Cal. App. 3d 1514</w:t>
      </w:r>
      <w:r w:rsidRPr="00184AFB">
        <w:rPr>
          <w:rFonts w:ascii="Times New Roman" w:hAnsi="Times New Roman"/>
          <w:sz w:val="26"/>
          <w:szCs w:val="26"/>
        </w:rPr>
        <w:fldChar w:fldCharType="begin"/>
      </w:r>
      <w:r w:rsidRPr="00184AFB">
        <w:rPr>
          <w:rFonts w:ascii="Times New Roman" w:hAnsi="Times New Roman"/>
          <w:sz w:val="26"/>
          <w:szCs w:val="26"/>
        </w:rPr>
        <w:instrText xml:space="preserve"> TA \l "</w:instrText>
      </w:r>
      <w:r w:rsidRPr="00184AFB">
        <w:rPr>
          <w:rFonts w:ascii="Times New Roman" w:hAnsi="Times New Roman"/>
          <w:i/>
          <w:sz w:val="26"/>
          <w:szCs w:val="26"/>
        </w:rPr>
        <w:instrText>Rosso, Johnson, Rosso &amp; Ebersold v. Superior Court</w:instrText>
      </w:r>
      <w:r w:rsidRPr="00184AFB">
        <w:rPr>
          <w:rFonts w:ascii="Times New Roman" w:hAnsi="Times New Roman"/>
          <w:sz w:val="26"/>
          <w:szCs w:val="26"/>
        </w:rPr>
        <w:instrText xml:space="preserve"> (1987) 191 Cal. App. 3d 1514" \s "Rosso, Johnson, Rosso &amp; Ebersold v. Superior Court (1987) 191 Cal. App. 3d 1514" \c 3 </w:instrText>
      </w:r>
      <w:r w:rsidRPr="00184AFB">
        <w:rPr>
          <w:rFonts w:ascii="Times New Roman" w:hAnsi="Times New Roman"/>
          <w:sz w:val="26"/>
          <w:szCs w:val="26"/>
        </w:rPr>
        <w:fldChar w:fldCharType="end"/>
      </w:r>
      <w:r w:rsidRPr="00184AFB">
        <w:rPr>
          <w:rFonts w:ascii="Times New Roman" w:hAnsi="Times New Roman"/>
          <w:sz w:val="26"/>
          <w:szCs w:val="26"/>
        </w:rPr>
        <w:t xml:space="preserve">, 1518-19. </w:t>
      </w:r>
      <w:r w:rsidRPr="00184AFB">
        <w:rPr>
          <w:rFonts w:ascii="Times New Roman" w:hAnsi="Times New Roman"/>
          <w:i/>
          <w:sz w:val="26"/>
          <w:szCs w:val="26"/>
        </w:rPr>
        <w:t xml:space="preserve"> </w:t>
      </w:r>
      <w:r w:rsidRPr="00184AFB">
        <w:rPr>
          <w:rFonts w:ascii="Times New Roman" w:hAnsi="Times New Roman"/>
          <w:sz w:val="26"/>
          <w:szCs w:val="26"/>
        </w:rPr>
        <w:t xml:space="preserve">In this case, </w:t>
      </w:r>
      <w:r>
        <w:rPr>
          <w:rFonts w:ascii="Times New Roman" w:hAnsi="Times New Roman"/>
          <w:sz w:val="26"/>
          <w:szCs w:val="26"/>
        </w:rPr>
        <w:t>Real Parties in Interest</w:t>
      </w:r>
      <w:r w:rsidRPr="00184AFB">
        <w:rPr>
          <w:rFonts w:ascii="Times New Roman" w:hAnsi="Times New Roman"/>
          <w:sz w:val="26"/>
          <w:szCs w:val="26"/>
        </w:rPr>
        <w:t xml:space="preserve"> demand</w:t>
      </w:r>
      <w:r>
        <w:rPr>
          <w:rFonts w:ascii="Times New Roman" w:hAnsi="Times New Roman"/>
          <w:sz w:val="26"/>
          <w:szCs w:val="26"/>
        </w:rPr>
        <w:t>ed, and the Respondent court ordered,</w:t>
      </w:r>
      <w:r w:rsidRPr="00184AFB">
        <w:rPr>
          <w:rFonts w:ascii="Times New Roman" w:hAnsi="Times New Roman"/>
          <w:sz w:val="26"/>
          <w:szCs w:val="26"/>
        </w:rPr>
        <w:t xml:space="preserve"> </w:t>
      </w:r>
      <w:r>
        <w:rPr>
          <w:rFonts w:ascii="Times New Roman" w:hAnsi="Times New Roman"/>
          <w:sz w:val="26"/>
          <w:szCs w:val="26"/>
        </w:rPr>
        <w:t>Petitioners’ counsel disclose to them</w:t>
      </w:r>
      <w:r w:rsidRPr="00184AFB">
        <w:rPr>
          <w:rFonts w:ascii="Times New Roman" w:hAnsi="Times New Roman"/>
          <w:sz w:val="26"/>
          <w:szCs w:val="26"/>
        </w:rPr>
        <w:t xml:space="preserve"> the specific type of consent </w:t>
      </w:r>
      <w:r>
        <w:rPr>
          <w:rFonts w:ascii="Times New Roman" w:hAnsi="Times New Roman"/>
          <w:sz w:val="26"/>
          <w:szCs w:val="26"/>
        </w:rPr>
        <w:t>or agreement with a</w:t>
      </w:r>
      <w:r w:rsidRPr="00184AFB">
        <w:rPr>
          <w:rFonts w:ascii="Times New Roman" w:hAnsi="Times New Roman"/>
          <w:sz w:val="26"/>
          <w:szCs w:val="26"/>
        </w:rPr>
        <w:t xml:space="preserve">rbitration </w:t>
      </w:r>
      <w:r>
        <w:rPr>
          <w:rFonts w:ascii="Times New Roman" w:hAnsi="Times New Roman"/>
          <w:sz w:val="26"/>
          <w:szCs w:val="26"/>
        </w:rPr>
        <w:t>c</w:t>
      </w:r>
      <w:r w:rsidRPr="00184AFB">
        <w:rPr>
          <w:rFonts w:ascii="Times New Roman" w:hAnsi="Times New Roman"/>
          <w:sz w:val="26"/>
          <w:szCs w:val="26"/>
        </w:rPr>
        <w:t xml:space="preserve">lass </w:t>
      </w:r>
      <w:r>
        <w:rPr>
          <w:rFonts w:ascii="Times New Roman" w:hAnsi="Times New Roman"/>
          <w:sz w:val="26"/>
          <w:szCs w:val="26"/>
        </w:rPr>
        <w:t>m</w:t>
      </w:r>
      <w:r w:rsidRPr="00184AFB">
        <w:rPr>
          <w:rFonts w:ascii="Times New Roman" w:hAnsi="Times New Roman"/>
          <w:sz w:val="26"/>
          <w:szCs w:val="26"/>
        </w:rPr>
        <w:t xml:space="preserve">embers. </w:t>
      </w:r>
      <w:r>
        <w:rPr>
          <w:rFonts w:ascii="Times New Roman" w:hAnsi="Times New Roman"/>
          <w:sz w:val="26"/>
          <w:szCs w:val="26"/>
        </w:rPr>
        <w:t xml:space="preserve"> </w:t>
      </w:r>
      <w:r w:rsidRPr="00184AFB">
        <w:rPr>
          <w:rFonts w:ascii="Times New Roman" w:hAnsi="Times New Roman"/>
          <w:sz w:val="26"/>
          <w:szCs w:val="26"/>
        </w:rPr>
        <w:t xml:space="preserve">However, revealing this information to </w:t>
      </w:r>
      <w:r>
        <w:rPr>
          <w:rFonts w:ascii="Times New Roman" w:hAnsi="Times New Roman"/>
          <w:sz w:val="26"/>
          <w:szCs w:val="26"/>
        </w:rPr>
        <w:t>Real Parties in Interest</w:t>
      </w:r>
      <w:r w:rsidRPr="00184AFB">
        <w:rPr>
          <w:rFonts w:ascii="Times New Roman" w:hAnsi="Times New Roman"/>
          <w:sz w:val="26"/>
          <w:szCs w:val="26"/>
        </w:rPr>
        <w:t xml:space="preserve"> with the specific identity of the </w:t>
      </w:r>
      <w:r>
        <w:rPr>
          <w:rFonts w:ascii="Times New Roman" w:hAnsi="Times New Roman"/>
          <w:sz w:val="26"/>
          <w:szCs w:val="26"/>
        </w:rPr>
        <w:t>a</w:t>
      </w:r>
      <w:r w:rsidRPr="00184AFB">
        <w:rPr>
          <w:rFonts w:ascii="Times New Roman" w:hAnsi="Times New Roman"/>
          <w:sz w:val="26"/>
          <w:szCs w:val="26"/>
        </w:rPr>
        <w:t xml:space="preserve">rbitration </w:t>
      </w:r>
      <w:r>
        <w:rPr>
          <w:rFonts w:ascii="Times New Roman" w:hAnsi="Times New Roman"/>
          <w:sz w:val="26"/>
          <w:szCs w:val="26"/>
        </w:rPr>
        <w:t>c</w:t>
      </w:r>
      <w:r w:rsidRPr="00184AFB">
        <w:rPr>
          <w:rFonts w:ascii="Times New Roman" w:hAnsi="Times New Roman"/>
          <w:sz w:val="26"/>
          <w:szCs w:val="26"/>
        </w:rPr>
        <w:t xml:space="preserve">lass </w:t>
      </w:r>
      <w:r>
        <w:rPr>
          <w:rFonts w:ascii="Times New Roman" w:hAnsi="Times New Roman"/>
          <w:sz w:val="26"/>
          <w:szCs w:val="26"/>
        </w:rPr>
        <w:t>m</w:t>
      </w:r>
      <w:r w:rsidRPr="00184AFB">
        <w:rPr>
          <w:rFonts w:ascii="Times New Roman" w:hAnsi="Times New Roman"/>
          <w:sz w:val="26"/>
          <w:szCs w:val="26"/>
        </w:rPr>
        <w:t>ember reveals the content of the co</w:t>
      </w:r>
      <w:r>
        <w:rPr>
          <w:rFonts w:ascii="Times New Roman" w:hAnsi="Times New Roman"/>
          <w:sz w:val="26"/>
          <w:szCs w:val="26"/>
        </w:rPr>
        <w:t>n</w:t>
      </w:r>
      <w:r w:rsidRPr="00184AFB">
        <w:rPr>
          <w:rFonts w:ascii="Times New Roman" w:hAnsi="Times New Roman"/>
          <w:sz w:val="26"/>
          <w:szCs w:val="26"/>
        </w:rPr>
        <w:t xml:space="preserve">versations between </w:t>
      </w:r>
      <w:r>
        <w:rPr>
          <w:rFonts w:ascii="Times New Roman" w:hAnsi="Times New Roman"/>
          <w:sz w:val="26"/>
          <w:szCs w:val="26"/>
        </w:rPr>
        <w:t>Petitioners’ counsel</w:t>
      </w:r>
      <w:r w:rsidRPr="00184AFB">
        <w:rPr>
          <w:rFonts w:ascii="Times New Roman" w:hAnsi="Times New Roman"/>
          <w:sz w:val="26"/>
          <w:szCs w:val="26"/>
        </w:rPr>
        <w:t xml:space="preserve"> </w:t>
      </w:r>
      <w:r>
        <w:rPr>
          <w:rFonts w:ascii="Times New Roman" w:hAnsi="Times New Roman"/>
          <w:sz w:val="26"/>
          <w:szCs w:val="26"/>
        </w:rPr>
        <w:t>the content of which are</w:t>
      </w:r>
      <w:r w:rsidRPr="00184AFB">
        <w:rPr>
          <w:rFonts w:ascii="Times New Roman" w:hAnsi="Times New Roman"/>
          <w:sz w:val="26"/>
          <w:szCs w:val="26"/>
        </w:rPr>
        <w:t xml:space="preserve"> privileged. See </w:t>
      </w:r>
      <w:r w:rsidRPr="00184AFB">
        <w:rPr>
          <w:rFonts w:ascii="Times New Roman" w:hAnsi="Times New Roman"/>
          <w:i/>
          <w:sz w:val="26"/>
          <w:szCs w:val="26"/>
        </w:rPr>
        <w:t>Id.</w:t>
      </w:r>
      <w:r w:rsidRPr="00184AFB">
        <w:rPr>
          <w:rFonts w:ascii="Times New Roman" w:hAnsi="Times New Roman"/>
          <w:i/>
          <w:sz w:val="26"/>
          <w:szCs w:val="26"/>
        </w:rPr>
        <w:fldChar w:fldCharType="begin"/>
      </w:r>
      <w:r w:rsidRPr="00184AFB">
        <w:rPr>
          <w:rFonts w:ascii="Times New Roman" w:hAnsi="Times New Roman"/>
          <w:sz w:val="26"/>
          <w:szCs w:val="26"/>
        </w:rPr>
        <w:instrText xml:space="preserve"> TA \s "Rosso, Johnson, Rosso &amp; Ebersold v. Superior Court (1987) 191 Cal. App. 3d 1514" </w:instrText>
      </w:r>
      <w:r w:rsidRPr="00184AFB">
        <w:rPr>
          <w:rFonts w:ascii="Times New Roman" w:hAnsi="Times New Roman"/>
          <w:i/>
          <w:sz w:val="26"/>
          <w:szCs w:val="26"/>
        </w:rPr>
        <w:fldChar w:fldCharType="end"/>
      </w:r>
      <w:r w:rsidRPr="00184AFB">
        <w:rPr>
          <w:rFonts w:ascii="Times New Roman" w:hAnsi="Times New Roman"/>
          <w:i/>
          <w:sz w:val="26"/>
          <w:szCs w:val="26"/>
        </w:rPr>
        <w:t xml:space="preserve"> </w:t>
      </w:r>
      <w:r w:rsidRPr="00184AFB">
        <w:rPr>
          <w:rFonts w:ascii="Times New Roman" w:hAnsi="Times New Roman"/>
          <w:sz w:val="26"/>
          <w:szCs w:val="26"/>
        </w:rPr>
        <w:t xml:space="preserve">  </w:t>
      </w:r>
    </w:p>
    <w:p w:rsidR="00867BBA" w:rsidRDefault="00334054" w:rsidP="00063E34">
      <w:pPr>
        <w:pStyle w:val="Signatureblockline"/>
        <w:tabs>
          <w:tab w:val="clear" w:pos="9360"/>
          <w:tab w:val="left" w:leader="underscore" w:pos="0"/>
        </w:tabs>
        <w:spacing w:line="360" w:lineRule="auto"/>
        <w:ind w:left="0"/>
        <w:rPr>
          <w:ins w:id="929" w:author="Morgan Glynn" w:date="2016-09-01T00:37:00Z"/>
          <w:rFonts w:ascii="Times New Roman" w:hAnsi="Times New Roman"/>
          <w:sz w:val="26"/>
          <w:szCs w:val="26"/>
        </w:rPr>
        <w:pPrChange w:id="930" w:author="Morgan Glynn" w:date="2016-09-01T03:56:00Z">
          <w:pPr>
            <w:pStyle w:val="Signatureblockline"/>
            <w:tabs>
              <w:tab w:val="clear" w:pos="9360"/>
              <w:tab w:val="left" w:leader="underscore" w:pos="0"/>
            </w:tabs>
            <w:spacing w:line="360" w:lineRule="auto"/>
            <w:ind w:left="0"/>
            <w:jc w:val="both"/>
          </w:pPr>
        </w:pPrChange>
      </w:pPr>
      <w:r>
        <w:rPr>
          <w:rFonts w:ascii="Times New Roman" w:hAnsi="Times New Roman"/>
          <w:sz w:val="26"/>
          <w:szCs w:val="26"/>
        </w:rPr>
        <w:tab/>
      </w:r>
      <w:r w:rsidRPr="003003DE">
        <w:rPr>
          <w:rFonts w:ascii="Times New Roman" w:hAnsi="Times New Roman"/>
          <w:sz w:val="26"/>
          <w:szCs w:val="26"/>
          <w:rPrChange w:id="931" w:author="Morgan Glynn" w:date="2016-09-01T02:33:00Z">
            <w:rPr>
              <w:rFonts w:ascii="Times New Roman" w:hAnsi="Times New Roman"/>
              <w:sz w:val="26"/>
              <w:szCs w:val="26"/>
            </w:rPr>
          </w:rPrChange>
        </w:rPr>
        <w:t xml:space="preserve">The Respondent </w:t>
      </w:r>
      <w:ins w:id="932" w:author="Morgan Glynn" w:date="2016-09-01T00:59:00Z">
        <w:r w:rsidR="003C3D6C" w:rsidRPr="003003DE">
          <w:rPr>
            <w:rFonts w:ascii="Times New Roman" w:hAnsi="Times New Roman"/>
            <w:sz w:val="26"/>
            <w:szCs w:val="26"/>
            <w:rPrChange w:id="933" w:author="Morgan Glynn" w:date="2016-09-01T02:33:00Z">
              <w:rPr>
                <w:rFonts w:ascii="Times New Roman" w:hAnsi="Times New Roman"/>
                <w:sz w:val="26"/>
                <w:szCs w:val="26"/>
              </w:rPr>
            </w:rPrChange>
          </w:rPr>
          <w:t>C</w:t>
        </w:r>
      </w:ins>
      <w:del w:id="934" w:author="Morgan Glynn" w:date="2016-09-01T00:59:00Z">
        <w:r w:rsidRPr="003003DE" w:rsidDel="003C3D6C">
          <w:rPr>
            <w:rFonts w:ascii="Times New Roman" w:hAnsi="Times New Roman"/>
            <w:sz w:val="26"/>
            <w:szCs w:val="26"/>
            <w:rPrChange w:id="935" w:author="Morgan Glynn" w:date="2016-09-01T02:33:00Z">
              <w:rPr>
                <w:rFonts w:ascii="Times New Roman" w:hAnsi="Times New Roman"/>
                <w:sz w:val="26"/>
                <w:szCs w:val="26"/>
              </w:rPr>
            </w:rPrChange>
          </w:rPr>
          <w:delText>c</w:delText>
        </w:r>
      </w:del>
      <w:r w:rsidRPr="003003DE">
        <w:rPr>
          <w:rFonts w:ascii="Times New Roman" w:hAnsi="Times New Roman"/>
          <w:sz w:val="26"/>
          <w:szCs w:val="26"/>
          <w:rPrChange w:id="936" w:author="Morgan Glynn" w:date="2016-09-01T02:33:00Z">
            <w:rPr>
              <w:rFonts w:ascii="Times New Roman" w:hAnsi="Times New Roman"/>
              <w:sz w:val="26"/>
              <w:szCs w:val="26"/>
            </w:rPr>
          </w:rPrChange>
        </w:rPr>
        <w:t xml:space="preserve">ourt erred when it found there was no basis for </w:t>
      </w:r>
      <w:ins w:id="937" w:author="Morgan Glynn" w:date="2016-09-01T02:03:00Z">
        <w:r w:rsidR="00F717A9" w:rsidRPr="003003DE">
          <w:rPr>
            <w:rFonts w:ascii="Times New Roman" w:hAnsi="Times New Roman"/>
            <w:sz w:val="26"/>
            <w:szCs w:val="26"/>
            <w:rPrChange w:id="938" w:author="Morgan Glynn" w:date="2016-09-01T02:33:00Z">
              <w:rPr>
                <w:rFonts w:ascii="Times New Roman" w:hAnsi="Times New Roman"/>
                <w:sz w:val="26"/>
                <w:szCs w:val="26"/>
                <w:highlight w:val="yellow"/>
              </w:rPr>
            </w:rPrChange>
          </w:rPr>
          <w:t xml:space="preserve">protection from </w:t>
        </w:r>
      </w:ins>
      <w:r w:rsidRPr="003003DE">
        <w:rPr>
          <w:rFonts w:ascii="Times New Roman" w:hAnsi="Times New Roman"/>
          <w:sz w:val="26"/>
          <w:szCs w:val="26"/>
          <w:rPrChange w:id="939" w:author="Morgan Glynn" w:date="2016-09-01T02:33:00Z">
            <w:rPr>
              <w:rFonts w:ascii="Times New Roman" w:hAnsi="Times New Roman"/>
              <w:sz w:val="26"/>
              <w:szCs w:val="26"/>
            </w:rPr>
          </w:rPrChange>
        </w:rPr>
        <w:t>disclosure of the identities of those arbitration participants who are “actual clients” and those who are not.  The</w:t>
      </w:r>
      <w:r>
        <w:rPr>
          <w:rFonts w:ascii="Times New Roman" w:hAnsi="Times New Roman"/>
          <w:sz w:val="26"/>
          <w:szCs w:val="26"/>
        </w:rPr>
        <w:t xml:space="preserve"> distinction is important because for purposes of privilege, a person who consults an attorney for the purpose obtaining legal advi</w:t>
      </w:r>
      <w:ins w:id="940" w:author="Morgan Glynn" w:date="2016-09-01T00:36:00Z">
        <w:r w:rsidR="00867BBA">
          <w:rPr>
            <w:rFonts w:ascii="Times New Roman" w:hAnsi="Times New Roman"/>
            <w:sz w:val="26"/>
            <w:szCs w:val="26"/>
          </w:rPr>
          <w:t>c</w:t>
        </w:r>
      </w:ins>
      <w:del w:id="941" w:author="Morgan Glynn" w:date="2016-09-01T00:36:00Z">
        <w:r w:rsidDel="00867BBA">
          <w:rPr>
            <w:rFonts w:ascii="Times New Roman" w:hAnsi="Times New Roman"/>
            <w:sz w:val="26"/>
            <w:szCs w:val="26"/>
          </w:rPr>
          <w:delText>s</w:delText>
        </w:r>
      </w:del>
      <w:r>
        <w:rPr>
          <w:rFonts w:ascii="Times New Roman" w:hAnsi="Times New Roman"/>
          <w:sz w:val="26"/>
          <w:szCs w:val="26"/>
        </w:rPr>
        <w:t xml:space="preserve">e or services constitutes and attorney-client relationship.  </w:t>
      </w:r>
      <w:r>
        <w:rPr>
          <w:rFonts w:ascii="Times New Roman" w:hAnsi="Times New Roman"/>
          <w:i/>
          <w:sz w:val="26"/>
          <w:szCs w:val="26"/>
        </w:rPr>
        <w:t xml:space="preserve">Palmer v. Superior Court </w:t>
      </w:r>
      <w:r>
        <w:rPr>
          <w:rFonts w:ascii="Times New Roman" w:hAnsi="Times New Roman"/>
          <w:sz w:val="26"/>
          <w:szCs w:val="26"/>
        </w:rPr>
        <w:t>(2014) 231 Cal.</w:t>
      </w:r>
      <w:ins w:id="942" w:author="Morgan Glynn" w:date="2016-09-01T00:36:00Z">
        <w:r w:rsidR="00867BBA">
          <w:rPr>
            <w:rFonts w:ascii="Times New Roman" w:hAnsi="Times New Roman"/>
            <w:sz w:val="26"/>
            <w:szCs w:val="26"/>
          </w:rPr>
          <w:t xml:space="preserve"> </w:t>
        </w:r>
      </w:ins>
      <w:r>
        <w:rPr>
          <w:rFonts w:ascii="Times New Roman" w:hAnsi="Times New Roman"/>
          <w:sz w:val="26"/>
          <w:szCs w:val="26"/>
        </w:rPr>
        <w:t>App.</w:t>
      </w:r>
      <w:ins w:id="943" w:author="Morgan Glynn" w:date="2016-09-01T00:36:00Z">
        <w:r w:rsidR="00867BBA">
          <w:rPr>
            <w:rFonts w:ascii="Times New Roman" w:hAnsi="Times New Roman"/>
            <w:sz w:val="26"/>
            <w:szCs w:val="26"/>
          </w:rPr>
          <w:t xml:space="preserve"> </w:t>
        </w:r>
      </w:ins>
      <w:r>
        <w:rPr>
          <w:rFonts w:ascii="Times New Roman" w:hAnsi="Times New Roman"/>
          <w:sz w:val="26"/>
          <w:szCs w:val="26"/>
        </w:rPr>
        <w:t>4</w:t>
      </w:r>
      <w:ins w:id="944" w:author="Morgan Glynn" w:date="2016-09-01T00:37:00Z">
        <w:r w:rsidR="00867BBA">
          <w:rPr>
            <w:rFonts w:ascii="Times New Roman" w:hAnsi="Times New Roman"/>
            <w:sz w:val="26"/>
            <w:szCs w:val="26"/>
          </w:rPr>
          <w:t>th</w:t>
        </w:r>
      </w:ins>
      <w:del w:id="945" w:author="Morgan Glynn" w:date="2016-09-01T00:37:00Z">
        <w:r w:rsidRPr="00A444BA" w:rsidDel="00867BBA">
          <w:rPr>
            <w:rFonts w:ascii="Times New Roman" w:hAnsi="Times New Roman"/>
            <w:sz w:val="26"/>
            <w:szCs w:val="26"/>
            <w:vertAlign w:val="superscript"/>
          </w:rPr>
          <w:delText>th</w:delText>
        </w:r>
      </w:del>
      <w:r>
        <w:rPr>
          <w:rFonts w:ascii="Times New Roman" w:hAnsi="Times New Roman"/>
          <w:sz w:val="26"/>
          <w:szCs w:val="26"/>
        </w:rPr>
        <w:t xml:space="preserve"> 1214, 1225-26.  Petitioners attempted to explain to the Respondent court that as of class certification, these individuals were informed through the Notice of Class Certification that they are represented by Petitioners’ counsel.  Neither the Respondent </w:t>
      </w:r>
      <w:ins w:id="946" w:author="Morgan Glynn" w:date="2016-09-01T00:37:00Z">
        <w:r w:rsidR="00867BBA">
          <w:rPr>
            <w:rFonts w:ascii="Times New Roman" w:hAnsi="Times New Roman"/>
            <w:sz w:val="26"/>
            <w:szCs w:val="26"/>
          </w:rPr>
          <w:t>n</w:t>
        </w:r>
      </w:ins>
      <w:r>
        <w:rPr>
          <w:rFonts w:ascii="Times New Roman" w:hAnsi="Times New Roman"/>
          <w:sz w:val="26"/>
          <w:szCs w:val="26"/>
        </w:rPr>
        <w:t>or Real Parties in Interest sought to notify any of the class members ordered to arbitration of th</w:t>
      </w:r>
      <w:ins w:id="947" w:author="Morgan Glynn" w:date="2016-09-01T00:37:00Z">
        <w:r w:rsidR="00867BBA">
          <w:rPr>
            <w:rFonts w:ascii="Times New Roman" w:hAnsi="Times New Roman"/>
            <w:sz w:val="26"/>
            <w:szCs w:val="26"/>
          </w:rPr>
          <w:t>is</w:t>
        </w:r>
      </w:ins>
      <w:del w:id="948" w:author="Morgan Glynn" w:date="2016-09-01T00:37:00Z">
        <w:r w:rsidDel="00867BBA">
          <w:rPr>
            <w:rFonts w:ascii="Times New Roman" w:hAnsi="Times New Roman"/>
            <w:sz w:val="26"/>
            <w:szCs w:val="26"/>
          </w:rPr>
          <w:delText>at</w:delText>
        </w:r>
      </w:del>
      <w:r>
        <w:rPr>
          <w:rFonts w:ascii="Times New Roman" w:hAnsi="Times New Roman"/>
          <w:sz w:val="26"/>
          <w:szCs w:val="26"/>
        </w:rPr>
        <w:t xml:space="preserve"> development that had significant impact on their claims.  </w:t>
      </w:r>
    </w:p>
    <w:p w:rsidR="00334054" w:rsidRDefault="00867BBA" w:rsidP="00063E34">
      <w:pPr>
        <w:pStyle w:val="Signatureblockline"/>
        <w:tabs>
          <w:tab w:val="clear" w:pos="9360"/>
          <w:tab w:val="left" w:leader="underscore" w:pos="0"/>
        </w:tabs>
        <w:spacing w:line="360" w:lineRule="auto"/>
        <w:ind w:left="0"/>
        <w:rPr>
          <w:rFonts w:ascii="Times New Roman" w:hAnsi="Times New Roman"/>
          <w:sz w:val="26"/>
          <w:szCs w:val="26"/>
        </w:rPr>
        <w:pPrChange w:id="949" w:author="Morgan Glynn" w:date="2016-09-01T03:56:00Z">
          <w:pPr>
            <w:pStyle w:val="Signatureblockline"/>
            <w:tabs>
              <w:tab w:val="clear" w:pos="9360"/>
              <w:tab w:val="left" w:leader="underscore" w:pos="0"/>
            </w:tabs>
            <w:spacing w:line="360" w:lineRule="auto"/>
            <w:ind w:left="0"/>
            <w:jc w:val="both"/>
          </w:pPr>
        </w:pPrChange>
      </w:pPr>
      <w:ins w:id="950" w:author="Morgan Glynn" w:date="2016-09-01T00:37:00Z">
        <w:r>
          <w:rPr>
            <w:rFonts w:ascii="Times New Roman" w:hAnsi="Times New Roman"/>
            <w:sz w:val="26"/>
            <w:szCs w:val="26"/>
          </w:rPr>
          <w:tab/>
        </w:r>
      </w:ins>
      <w:del w:id="951" w:author="Morgan Glynn" w:date="2016-09-01T00:38:00Z">
        <w:r w:rsidR="00334054" w:rsidDel="00867BBA">
          <w:rPr>
            <w:rFonts w:ascii="Times New Roman" w:hAnsi="Times New Roman"/>
            <w:sz w:val="26"/>
            <w:szCs w:val="26"/>
          </w:rPr>
          <w:delText>Petitioners’ counsel did i</w:delText>
        </w:r>
      </w:del>
      <w:ins w:id="952" w:author="Morgan Glynn" w:date="2016-09-01T00:38:00Z">
        <w:r>
          <w:rPr>
            <w:rFonts w:ascii="Times New Roman" w:hAnsi="Times New Roman"/>
            <w:sz w:val="26"/>
            <w:szCs w:val="26"/>
          </w:rPr>
          <w:t>I</w:t>
        </w:r>
      </w:ins>
      <w:r w:rsidR="00334054">
        <w:rPr>
          <w:rFonts w:ascii="Times New Roman" w:hAnsi="Times New Roman"/>
          <w:sz w:val="26"/>
          <w:szCs w:val="26"/>
        </w:rPr>
        <w:t>n furtherance of its dut</w:t>
      </w:r>
      <w:ins w:id="953" w:author="Morgan Glynn" w:date="2016-09-01T00:38:00Z">
        <w:r>
          <w:rPr>
            <w:rFonts w:ascii="Times New Roman" w:hAnsi="Times New Roman"/>
            <w:sz w:val="26"/>
            <w:szCs w:val="26"/>
          </w:rPr>
          <w:t>ies</w:t>
        </w:r>
      </w:ins>
      <w:del w:id="954" w:author="Morgan Glynn" w:date="2016-09-01T00:38:00Z">
        <w:r w:rsidR="00334054" w:rsidDel="00867BBA">
          <w:rPr>
            <w:rFonts w:ascii="Times New Roman" w:hAnsi="Times New Roman"/>
            <w:sz w:val="26"/>
            <w:szCs w:val="26"/>
          </w:rPr>
          <w:delText>y</w:delText>
        </w:r>
      </w:del>
      <w:r w:rsidR="00334054">
        <w:rPr>
          <w:rFonts w:ascii="Times New Roman" w:hAnsi="Times New Roman"/>
          <w:sz w:val="26"/>
          <w:szCs w:val="26"/>
        </w:rPr>
        <w:t xml:space="preserve"> and obligations as class counsel</w:t>
      </w:r>
      <w:ins w:id="955" w:author="Morgan Glynn" w:date="2016-09-01T00:38:00Z">
        <w:r>
          <w:rPr>
            <w:rFonts w:ascii="Times New Roman" w:hAnsi="Times New Roman"/>
            <w:sz w:val="26"/>
            <w:szCs w:val="26"/>
          </w:rPr>
          <w:t>, Petitioners’ counsel did inform the individuals compelled to arbitration of this development in the litigation</w:t>
        </w:r>
      </w:ins>
      <w:r w:rsidR="00334054">
        <w:rPr>
          <w:rFonts w:ascii="Times New Roman" w:hAnsi="Times New Roman"/>
          <w:sz w:val="26"/>
          <w:szCs w:val="26"/>
        </w:rPr>
        <w:t xml:space="preserve">.  Now, Respondent is seeking to unilaterally and arbitrarily sever that attorney-client relationship without meaningful thought </w:t>
      </w:r>
      <w:ins w:id="956" w:author="Morgan Glynn" w:date="2016-09-01T00:39:00Z">
        <w:r>
          <w:rPr>
            <w:rFonts w:ascii="Times New Roman" w:hAnsi="Times New Roman"/>
            <w:sz w:val="26"/>
            <w:szCs w:val="26"/>
          </w:rPr>
          <w:t xml:space="preserve">as </w:t>
        </w:r>
      </w:ins>
      <w:r w:rsidR="00334054">
        <w:rPr>
          <w:rFonts w:ascii="Times New Roman" w:hAnsi="Times New Roman"/>
          <w:sz w:val="26"/>
          <w:szCs w:val="26"/>
        </w:rPr>
        <w:t xml:space="preserve">to the rights of those parties.  During the course of class counsel’s communications with the arbitration class members, other issues have arisen and been discussed that are related to their legal rights, whether at issue in this action or others.  </w:t>
      </w:r>
      <w:del w:id="957" w:author="Morgan Glynn" w:date="2016-09-01T00:39:00Z">
        <w:r w:rsidR="00334054" w:rsidDel="00867BBA">
          <w:rPr>
            <w:rFonts w:ascii="Times New Roman" w:hAnsi="Times New Roman"/>
            <w:sz w:val="26"/>
            <w:szCs w:val="26"/>
          </w:rPr>
          <w:delText>Other</w:delText>
        </w:r>
      </w:del>
      <w:ins w:id="958" w:author="Morgan Glynn" w:date="2016-09-01T00:39:00Z">
        <w:r>
          <w:rPr>
            <w:rFonts w:ascii="Times New Roman" w:hAnsi="Times New Roman"/>
            <w:sz w:val="26"/>
            <w:szCs w:val="26"/>
          </w:rPr>
          <w:t>In addition, some</w:t>
        </w:r>
      </w:ins>
      <w:r w:rsidR="00334054">
        <w:rPr>
          <w:rFonts w:ascii="Times New Roman" w:hAnsi="Times New Roman"/>
          <w:sz w:val="26"/>
          <w:szCs w:val="26"/>
        </w:rPr>
        <w:t xml:space="preserve"> arbitration class members have expressly requested their status and identities not be disclosed to Real Parties in Interest for fear of retaliation.  Yet others are </w:t>
      </w:r>
      <w:r w:rsidR="00334054">
        <w:rPr>
          <w:rFonts w:ascii="Times New Roman" w:hAnsi="Times New Roman"/>
          <w:sz w:val="26"/>
          <w:szCs w:val="26"/>
        </w:rPr>
        <w:lastRenderedPageBreak/>
        <w:t xml:space="preserve">still consulting with Petitioners’ counsel to enable them to make an informed decision of how they want to proceed.  Respondent </w:t>
      </w:r>
      <w:ins w:id="959" w:author="Morgan Glynn" w:date="2016-09-01T00:40:00Z">
        <w:r>
          <w:rPr>
            <w:rFonts w:ascii="Times New Roman" w:hAnsi="Times New Roman"/>
            <w:sz w:val="26"/>
            <w:szCs w:val="26"/>
          </w:rPr>
          <w:t>C</w:t>
        </w:r>
      </w:ins>
      <w:del w:id="960" w:author="Morgan Glynn" w:date="2016-09-01T00:40:00Z">
        <w:r w:rsidR="00334054" w:rsidDel="00867BBA">
          <w:rPr>
            <w:rFonts w:ascii="Times New Roman" w:hAnsi="Times New Roman"/>
            <w:sz w:val="26"/>
            <w:szCs w:val="26"/>
          </w:rPr>
          <w:delText>c</w:delText>
        </w:r>
      </w:del>
      <w:r w:rsidR="00334054">
        <w:rPr>
          <w:rFonts w:ascii="Times New Roman" w:hAnsi="Times New Roman"/>
          <w:sz w:val="26"/>
          <w:szCs w:val="26"/>
        </w:rPr>
        <w:t xml:space="preserve">ourt opines that 3 weeks is enough </w:t>
      </w:r>
      <w:ins w:id="961" w:author="Morgan Glynn" w:date="2016-09-01T00:40:00Z">
        <w:r>
          <w:rPr>
            <w:rFonts w:ascii="Times New Roman" w:hAnsi="Times New Roman"/>
            <w:sz w:val="26"/>
            <w:szCs w:val="26"/>
          </w:rPr>
          <w:t xml:space="preserve">time for Petitioners’ counsel to make these determinations </w:t>
        </w:r>
      </w:ins>
      <w:r w:rsidR="00334054">
        <w:rPr>
          <w:rFonts w:ascii="Times New Roman" w:hAnsi="Times New Roman"/>
          <w:sz w:val="26"/>
          <w:szCs w:val="26"/>
        </w:rPr>
        <w:t>and puts Real Parties in Interests’ rights before the rights of litigants and the ethical obligations of attorneys.  [8/29/16 order, p. 2]  At a minimum, Petitioners’ counsel must have adequate time to inform arbitration participants who have not yet made a decision that there is a time limit that allows them a reasonable time to consider this latest development.</w:t>
      </w:r>
    </w:p>
    <w:p w:rsidR="00334054" w:rsidRPr="00D25E3C" w:rsidRDefault="00334054" w:rsidP="00D25E3C">
      <w:pPr>
        <w:pStyle w:val="Signatureblockline"/>
        <w:numPr>
          <w:ilvl w:val="0"/>
          <w:numId w:val="66"/>
        </w:numPr>
        <w:spacing w:line="360" w:lineRule="auto"/>
        <w:ind w:hanging="720"/>
        <w:rPr>
          <w:rFonts w:ascii="Times New Roman" w:hAnsi="Times New Roman"/>
          <w:b/>
          <w:sz w:val="26"/>
          <w:szCs w:val="26"/>
          <w:rPrChange w:id="962" w:author="Morgan Glynn" w:date="2016-09-01T01:27:00Z">
            <w:rPr>
              <w:rFonts w:ascii="Times New Roman" w:hAnsi="Times New Roman"/>
              <w:b/>
              <w:sz w:val="26"/>
              <w:szCs w:val="26"/>
            </w:rPr>
          </w:rPrChange>
        </w:rPr>
        <w:pPrChange w:id="963" w:author="Morgan Glynn" w:date="2016-09-01T01:27:00Z">
          <w:pPr>
            <w:pStyle w:val="Signatureblockline"/>
            <w:numPr>
              <w:numId w:val="52"/>
            </w:numPr>
            <w:tabs>
              <w:tab w:val="clear" w:pos="9360"/>
              <w:tab w:val="left" w:leader="underscore" w:pos="0"/>
            </w:tabs>
            <w:spacing w:line="360" w:lineRule="auto"/>
            <w:ind w:left="1800" w:hanging="360"/>
            <w:jc w:val="both"/>
          </w:pPr>
        </w:pPrChange>
      </w:pPr>
      <w:r w:rsidRPr="00D25E3C">
        <w:rPr>
          <w:rFonts w:ascii="Times New Roman" w:hAnsi="Times New Roman"/>
          <w:b/>
          <w:sz w:val="26"/>
          <w:szCs w:val="26"/>
          <w:rPrChange w:id="964" w:author="Morgan Glynn" w:date="2016-09-01T01:27:00Z">
            <w:rPr>
              <w:rFonts w:ascii="Times New Roman" w:hAnsi="Times New Roman"/>
              <w:b/>
              <w:sz w:val="26"/>
              <w:szCs w:val="26"/>
            </w:rPr>
          </w:rPrChange>
        </w:rPr>
        <w:t>Respondent Erred In Finding Real Parties in Interest Have a Due Process Right to Unfettered Access to Class Members Sent to Arbitration</w:t>
      </w:r>
    </w:p>
    <w:p w:rsidR="00334054" w:rsidDel="00D25E3C" w:rsidRDefault="00334054" w:rsidP="00D25E3C">
      <w:pPr>
        <w:pStyle w:val="Signatureblockline"/>
        <w:tabs>
          <w:tab w:val="clear" w:pos="9360"/>
          <w:tab w:val="left" w:leader="underscore" w:pos="0"/>
        </w:tabs>
        <w:spacing w:line="360" w:lineRule="auto"/>
        <w:ind w:left="0"/>
        <w:jc w:val="both"/>
        <w:rPr>
          <w:del w:id="965" w:author="Morgan Glynn" w:date="2016-09-01T01:07:00Z"/>
          <w:rFonts w:ascii="Times New Roman" w:hAnsi="Times New Roman"/>
          <w:sz w:val="26"/>
          <w:szCs w:val="26"/>
        </w:rPr>
        <w:pPrChange w:id="966" w:author="Morgan Glynn" w:date="2016-09-01T01:28:00Z">
          <w:pPr>
            <w:pStyle w:val="Signatureblockline"/>
            <w:tabs>
              <w:tab w:val="clear" w:pos="9360"/>
              <w:tab w:val="left" w:leader="underscore" w:pos="0"/>
            </w:tabs>
            <w:spacing w:line="360" w:lineRule="auto"/>
            <w:ind w:left="0"/>
            <w:jc w:val="both"/>
          </w:pPr>
        </w:pPrChange>
      </w:pPr>
      <w:r>
        <w:rPr>
          <w:rFonts w:ascii="Times New Roman" w:hAnsi="Times New Roman"/>
          <w:sz w:val="26"/>
          <w:szCs w:val="26"/>
        </w:rPr>
        <w:tab/>
        <w:t xml:space="preserve">The basis of the Respondent court’s August 29, 2016 order was that Real Parties in Interest have an absolute right to contact the arbitration class members as potential witnesses for trial in the certified class action remaining in Superior Court and that any impediment to that right would violate the due process of Real Parties in Interest.  </w:t>
      </w:r>
      <w:ins w:id="967" w:author="Morgan Glynn" w:date="2016-09-01T04:05:00Z">
        <w:r w:rsidR="003A3766">
          <w:rPr>
            <w:sz w:val="26"/>
            <w:szCs w:val="26"/>
          </w:rPr>
          <w:t xml:space="preserve">(PA Vol. VII 1293). </w:t>
        </w:r>
      </w:ins>
      <w:del w:id="968" w:author="Morgan Glynn" w:date="2016-09-01T04:05:00Z">
        <w:r w:rsidRPr="003003DE" w:rsidDel="003A3766">
          <w:rPr>
            <w:rFonts w:ascii="Times New Roman" w:hAnsi="Times New Roman"/>
            <w:sz w:val="26"/>
            <w:szCs w:val="26"/>
            <w:highlight w:val="yellow"/>
            <w:rPrChange w:id="969" w:author="Morgan Glynn" w:date="2016-09-01T02:34:00Z">
              <w:rPr>
                <w:rFonts w:ascii="Times New Roman" w:hAnsi="Times New Roman"/>
                <w:sz w:val="26"/>
                <w:szCs w:val="26"/>
              </w:rPr>
            </w:rPrChange>
          </w:rPr>
          <w:delText>[Aug. 29 order p. 1].</w:delText>
        </w:r>
        <w:r w:rsidDel="003A3766">
          <w:rPr>
            <w:rFonts w:ascii="Times New Roman" w:hAnsi="Times New Roman"/>
            <w:sz w:val="26"/>
            <w:szCs w:val="26"/>
          </w:rPr>
          <w:delText xml:space="preserve"> </w:delText>
        </w:r>
      </w:del>
      <w:r>
        <w:rPr>
          <w:rFonts w:ascii="Times New Roman" w:hAnsi="Times New Roman"/>
          <w:sz w:val="26"/>
          <w:szCs w:val="26"/>
        </w:rPr>
        <w:t xml:space="preserve"> What the Respondent </w:t>
      </w:r>
      <w:ins w:id="970" w:author="Morgan Glynn" w:date="2016-09-01T02:03:00Z">
        <w:r w:rsidR="00F717A9">
          <w:rPr>
            <w:sz w:val="26"/>
            <w:szCs w:val="26"/>
          </w:rPr>
          <w:t>C</w:t>
        </w:r>
      </w:ins>
      <w:del w:id="971" w:author="Morgan Glynn" w:date="2016-09-01T02:03:00Z">
        <w:r w:rsidDel="00F717A9">
          <w:rPr>
            <w:rFonts w:ascii="Times New Roman" w:hAnsi="Times New Roman"/>
            <w:sz w:val="26"/>
            <w:szCs w:val="26"/>
          </w:rPr>
          <w:delText>c</w:delText>
        </w:r>
      </w:del>
      <w:r>
        <w:rPr>
          <w:rFonts w:ascii="Times New Roman" w:hAnsi="Times New Roman"/>
          <w:sz w:val="26"/>
          <w:szCs w:val="26"/>
        </w:rPr>
        <w:t xml:space="preserve">ourt disregarded was Petitioners’ argument that </w:t>
      </w:r>
      <w:ins w:id="972" w:author="Morgan Glynn" w:date="2016-09-01T02:04:00Z">
        <w:r w:rsidR="00F717A9">
          <w:rPr>
            <w:sz w:val="26"/>
            <w:szCs w:val="26"/>
          </w:rPr>
          <w:t xml:space="preserve">if the class </w:t>
        </w:r>
      </w:ins>
      <w:r>
        <w:rPr>
          <w:rFonts w:ascii="Times New Roman" w:hAnsi="Times New Roman"/>
          <w:sz w:val="26"/>
          <w:szCs w:val="26"/>
        </w:rPr>
        <w:t xml:space="preserve">in a certified class action </w:t>
      </w:r>
      <w:del w:id="973" w:author="Morgan Glynn" w:date="2016-09-01T02:05:00Z">
        <w:r w:rsidDel="00F717A9">
          <w:rPr>
            <w:rFonts w:ascii="Times New Roman" w:hAnsi="Times New Roman"/>
            <w:sz w:val="26"/>
            <w:szCs w:val="26"/>
          </w:rPr>
          <w:delText xml:space="preserve">where the class had not been fractured between </w:delText>
        </w:r>
        <w:r w:rsidRPr="003C3D6C" w:rsidDel="00F717A9">
          <w:rPr>
            <w:rFonts w:ascii="Times New Roman" w:hAnsi="Times New Roman"/>
            <w:sz w:val="26"/>
            <w:szCs w:val="26"/>
            <w:highlight w:val="yellow"/>
            <w:rPrChange w:id="974" w:author="Morgan Glynn" w:date="2016-09-01T01:03:00Z">
              <w:rPr>
                <w:rFonts w:ascii="Times New Roman" w:hAnsi="Times New Roman"/>
                <w:sz w:val="26"/>
                <w:szCs w:val="26"/>
              </w:rPr>
            </w:rPrChange>
          </w:rPr>
          <w:delText>arbitration and the court</w:delText>
        </w:r>
      </w:del>
      <w:ins w:id="975" w:author="Morgan Glynn" w:date="2016-09-01T02:05:00Z">
        <w:r w:rsidR="00F717A9">
          <w:rPr>
            <w:sz w:val="26"/>
            <w:szCs w:val="26"/>
          </w:rPr>
          <w:t>remained intact in one forum</w:t>
        </w:r>
      </w:ins>
      <w:r>
        <w:rPr>
          <w:rFonts w:ascii="Times New Roman" w:hAnsi="Times New Roman"/>
          <w:sz w:val="26"/>
          <w:szCs w:val="26"/>
        </w:rPr>
        <w:t xml:space="preserve">, Real Parties in Interest would be limited to unilateral access, at best, </w:t>
      </w:r>
      <w:ins w:id="976" w:author="Morgan Glynn" w:date="2016-09-01T02:05:00Z">
        <w:r w:rsidR="00CA5FC0">
          <w:rPr>
            <w:sz w:val="26"/>
            <w:szCs w:val="26"/>
          </w:rPr>
          <w:t xml:space="preserve">to </w:t>
        </w:r>
      </w:ins>
      <w:r>
        <w:rPr>
          <w:rFonts w:ascii="Times New Roman" w:hAnsi="Times New Roman"/>
          <w:sz w:val="26"/>
          <w:szCs w:val="26"/>
        </w:rPr>
        <w:t xml:space="preserve">a handful of class members to interview prior to trial.  </w:t>
      </w:r>
      <w:ins w:id="977" w:author="Morgan Glynn" w:date="2016-09-01T04:06:00Z">
        <w:r w:rsidR="003A3766">
          <w:rPr>
            <w:sz w:val="26"/>
            <w:szCs w:val="26"/>
          </w:rPr>
          <w:t>(PA Vol. VII 1184-1185</w:t>
        </w:r>
        <w:r w:rsidR="003A3766">
          <w:rPr>
            <w:sz w:val="26"/>
            <w:szCs w:val="26"/>
          </w:rPr>
          <w:t xml:space="preserve">). </w:t>
        </w:r>
        <w:r w:rsidR="003A3766">
          <w:rPr>
            <w:rFonts w:ascii="Times New Roman" w:hAnsi="Times New Roman"/>
            <w:sz w:val="26"/>
            <w:szCs w:val="26"/>
          </w:rPr>
          <w:t xml:space="preserve"> </w:t>
        </w:r>
      </w:ins>
      <w:del w:id="978" w:author="Morgan Glynn" w:date="2016-09-01T04:06:00Z">
        <w:r w:rsidRPr="00021BEA" w:rsidDel="003A3766">
          <w:rPr>
            <w:rFonts w:ascii="Times New Roman" w:hAnsi="Times New Roman"/>
            <w:sz w:val="26"/>
            <w:szCs w:val="26"/>
            <w:highlight w:val="yellow"/>
          </w:rPr>
          <w:delText>[Ex Parte opp]</w:delText>
        </w:r>
      </w:del>
      <w:r>
        <w:rPr>
          <w:rFonts w:ascii="Times New Roman" w:hAnsi="Times New Roman"/>
          <w:sz w:val="26"/>
          <w:szCs w:val="26"/>
        </w:rPr>
        <w:t xml:space="preserve">  Neither Real Parties in Interest </w:t>
      </w:r>
      <w:ins w:id="979" w:author="Morgan Glynn" w:date="2016-09-01T02:34:00Z">
        <w:r w:rsidR="003003DE">
          <w:rPr>
            <w:sz w:val="26"/>
            <w:szCs w:val="26"/>
          </w:rPr>
          <w:t>n</w:t>
        </w:r>
      </w:ins>
      <w:r>
        <w:rPr>
          <w:rFonts w:ascii="Times New Roman" w:hAnsi="Times New Roman"/>
          <w:sz w:val="26"/>
          <w:szCs w:val="26"/>
        </w:rPr>
        <w:t>or the Respondent court cited or relied on any legal authority to support the conclusion that a defendant in a certified class action trial is permitted access to hundreds of potential witnesses.</w:t>
      </w:r>
      <w:ins w:id="980" w:author="Morgan Glynn" w:date="2016-09-01T04:06:00Z">
        <w:r w:rsidR="003A3766">
          <w:rPr>
            <w:sz w:val="26"/>
            <w:szCs w:val="26"/>
          </w:rPr>
          <w:t xml:space="preserve"> (PA Vol. V</w:t>
        </w:r>
        <w:r w:rsidR="003A3766">
          <w:rPr>
            <w:sz w:val="26"/>
            <w:szCs w:val="26"/>
          </w:rPr>
          <w:t>I 11</w:t>
        </w:r>
      </w:ins>
      <w:ins w:id="981" w:author="Morgan Glynn" w:date="2016-09-01T04:07:00Z">
        <w:r w:rsidR="003A3766">
          <w:rPr>
            <w:sz w:val="26"/>
            <w:szCs w:val="26"/>
          </w:rPr>
          <w:t>16</w:t>
        </w:r>
        <w:r w:rsidR="002737F0">
          <w:rPr>
            <w:sz w:val="26"/>
            <w:szCs w:val="26"/>
          </w:rPr>
          <w:t xml:space="preserve">; </w:t>
        </w:r>
        <w:r w:rsidR="002737F0">
          <w:rPr>
            <w:sz w:val="26"/>
            <w:szCs w:val="26"/>
          </w:rPr>
          <w:t xml:space="preserve">PA Vol. VII </w:t>
        </w:r>
        <w:r w:rsidR="002737F0">
          <w:rPr>
            <w:sz w:val="26"/>
            <w:szCs w:val="26"/>
          </w:rPr>
          <w:t>1291-1293</w:t>
        </w:r>
      </w:ins>
      <w:ins w:id="982" w:author="Morgan Glynn" w:date="2016-09-01T04:06:00Z">
        <w:r w:rsidR="003A3766">
          <w:rPr>
            <w:sz w:val="26"/>
            <w:szCs w:val="26"/>
          </w:rPr>
          <w:t xml:space="preserve">). </w:t>
        </w:r>
        <w:r w:rsidR="003A3766">
          <w:rPr>
            <w:rFonts w:ascii="Times New Roman" w:hAnsi="Times New Roman"/>
            <w:sz w:val="26"/>
            <w:szCs w:val="26"/>
          </w:rPr>
          <w:t xml:space="preserve"> </w:t>
        </w:r>
        <w:r w:rsidR="002737F0">
          <w:rPr>
            <w:sz w:val="26"/>
            <w:szCs w:val="26"/>
          </w:rPr>
          <w:t xml:space="preserve"> </w:t>
        </w:r>
      </w:ins>
      <w:del w:id="983" w:author="Morgan Glynn" w:date="2016-09-01T04:07:00Z">
        <w:r w:rsidDel="002737F0">
          <w:rPr>
            <w:rFonts w:ascii="Times New Roman" w:hAnsi="Times New Roman"/>
            <w:sz w:val="26"/>
            <w:szCs w:val="26"/>
          </w:rPr>
          <w:delText xml:space="preserve">  </w:delText>
        </w:r>
        <w:r w:rsidRPr="000E3B2D" w:rsidDel="002737F0">
          <w:rPr>
            <w:rFonts w:ascii="Times New Roman" w:hAnsi="Times New Roman"/>
            <w:sz w:val="26"/>
            <w:szCs w:val="26"/>
            <w:highlight w:val="yellow"/>
          </w:rPr>
          <w:delText>[Ex Parte App/ 8/29 order]</w:delText>
        </w:r>
        <w:r w:rsidDel="002737F0">
          <w:rPr>
            <w:rFonts w:ascii="Times New Roman" w:hAnsi="Times New Roman"/>
            <w:sz w:val="26"/>
            <w:szCs w:val="26"/>
          </w:rPr>
          <w:delText xml:space="preserve">  </w:delText>
        </w:r>
      </w:del>
      <w:del w:id="984" w:author="Morgan Glynn" w:date="2016-09-01T01:05:00Z">
        <w:r w:rsidDel="003C3D6C">
          <w:rPr>
            <w:rFonts w:ascii="Times New Roman" w:hAnsi="Times New Roman"/>
            <w:sz w:val="26"/>
            <w:szCs w:val="26"/>
          </w:rPr>
          <w:delText>That is</w:delText>
        </w:r>
      </w:del>
      <w:ins w:id="985" w:author="Morgan Glynn" w:date="2016-09-01T01:05:00Z">
        <w:r w:rsidR="003C3D6C">
          <w:rPr>
            <w:rFonts w:ascii="Times New Roman" w:hAnsi="Times New Roman"/>
            <w:sz w:val="26"/>
            <w:szCs w:val="26"/>
          </w:rPr>
          <w:t xml:space="preserve">The absence of legal authority is </w:t>
        </w:r>
      </w:ins>
      <w:del w:id="986" w:author="Morgan Glynn" w:date="2016-09-01T01:05:00Z">
        <w:r w:rsidDel="003C3D6C">
          <w:rPr>
            <w:rFonts w:ascii="Times New Roman" w:hAnsi="Times New Roman"/>
            <w:sz w:val="26"/>
            <w:szCs w:val="26"/>
          </w:rPr>
          <w:delText xml:space="preserve"> </w:delText>
        </w:r>
      </w:del>
      <w:ins w:id="987" w:author="Morgan Glynn" w:date="2016-09-01T01:05:00Z">
        <w:r w:rsidR="003C3D6C">
          <w:rPr>
            <w:rFonts w:ascii="Times New Roman" w:hAnsi="Times New Roman"/>
            <w:sz w:val="26"/>
            <w:szCs w:val="26"/>
          </w:rPr>
          <w:t xml:space="preserve">supporting this issue is </w:t>
        </w:r>
      </w:ins>
      <w:r>
        <w:rPr>
          <w:rFonts w:ascii="Times New Roman" w:hAnsi="Times New Roman"/>
          <w:sz w:val="26"/>
          <w:szCs w:val="26"/>
        </w:rPr>
        <w:t xml:space="preserve">because absolutely no access to potential witnesses is being denied.  Witnesses can be produced at trial through subpoenas or a Notice to Appear.  What Real Parties in Interest really want is to be able to interrogate these individuals and then seek to exclude their testimony.  </w:t>
      </w:r>
      <w:ins w:id="988" w:author="Morgan Glynn" w:date="2016-09-01T01:06:00Z">
        <w:r w:rsidR="003C3D6C">
          <w:rPr>
            <w:rFonts w:ascii="Times New Roman" w:hAnsi="Times New Roman"/>
            <w:sz w:val="26"/>
            <w:szCs w:val="26"/>
          </w:rPr>
          <w:t xml:space="preserve">Due </w:t>
        </w:r>
        <w:r w:rsidR="003C3D6C">
          <w:rPr>
            <w:rFonts w:ascii="Times New Roman" w:hAnsi="Times New Roman"/>
            <w:sz w:val="26"/>
            <w:szCs w:val="26"/>
          </w:rPr>
          <w:lastRenderedPageBreak/>
          <w:t>process does not require the type of unfettered access to potential witnesses that the Rea</w:t>
        </w:r>
      </w:ins>
      <w:ins w:id="989" w:author="Morgan Glynn" w:date="2016-09-01T01:07:00Z">
        <w:r w:rsidR="003C3D6C">
          <w:rPr>
            <w:rFonts w:ascii="Times New Roman" w:hAnsi="Times New Roman"/>
            <w:sz w:val="26"/>
            <w:szCs w:val="26"/>
          </w:rPr>
          <w:t xml:space="preserve">l Parties in Interest seek, </w:t>
        </w:r>
      </w:ins>
      <w:del w:id="990" w:author="Morgan Glynn" w:date="2016-09-01T01:07:00Z">
        <w:r w:rsidDel="003C3D6C">
          <w:rPr>
            <w:rFonts w:ascii="Times New Roman" w:hAnsi="Times New Roman"/>
            <w:sz w:val="26"/>
            <w:szCs w:val="26"/>
          </w:rPr>
          <w:delText xml:space="preserve">That is not required by due process </w:delText>
        </w:r>
      </w:del>
      <w:r>
        <w:rPr>
          <w:rFonts w:ascii="Times New Roman" w:hAnsi="Times New Roman"/>
          <w:sz w:val="26"/>
          <w:szCs w:val="26"/>
        </w:rPr>
        <w:t xml:space="preserve">and the Respondent court erred in putting this illusory right before the rights of litigants to pursue their claims and have counsel of their choosing.  </w:t>
      </w:r>
    </w:p>
    <w:p w:rsidR="00D25E3C" w:rsidRDefault="00D25E3C" w:rsidP="00D25E3C">
      <w:pPr>
        <w:pStyle w:val="PleadingText"/>
        <w:spacing w:line="360" w:lineRule="auto"/>
        <w:rPr>
          <w:ins w:id="991" w:author="Morgan Glynn" w:date="2016-09-01T01:27:00Z"/>
          <w:sz w:val="26"/>
          <w:szCs w:val="26"/>
        </w:rPr>
        <w:pPrChange w:id="992" w:author="Morgan Glynn" w:date="2016-09-01T01:28:00Z">
          <w:pPr>
            <w:pStyle w:val="PleadingText"/>
          </w:pPr>
        </w:pPrChange>
      </w:pPr>
    </w:p>
    <w:p w:rsidR="00D25E3C" w:rsidRPr="00D25E3C" w:rsidRDefault="00D25E3C" w:rsidP="00D25E3C">
      <w:pPr>
        <w:pStyle w:val="ListParagraph"/>
        <w:widowControl w:val="0"/>
        <w:numPr>
          <w:ilvl w:val="0"/>
          <w:numId w:val="59"/>
        </w:numPr>
        <w:spacing w:line="360" w:lineRule="auto"/>
        <w:ind w:left="1080" w:hanging="720"/>
        <w:jc w:val="left"/>
        <w:rPr>
          <w:ins w:id="993" w:author="Morgan Glynn" w:date="2016-09-01T01:28:00Z"/>
          <w:noProof/>
          <w:sz w:val="26"/>
          <w:szCs w:val="26"/>
          <w:u w:val="single"/>
          <w:rPrChange w:id="994" w:author="Morgan Glynn" w:date="2016-09-01T01:28:00Z">
            <w:rPr>
              <w:ins w:id="995" w:author="Morgan Glynn" w:date="2016-09-01T01:28:00Z"/>
            </w:rPr>
          </w:rPrChange>
        </w:rPr>
        <w:pPrChange w:id="996" w:author="Morgan Glynn" w:date="2016-09-01T01:28:00Z">
          <w:pPr>
            <w:pStyle w:val="Signatureblockline"/>
            <w:tabs>
              <w:tab w:val="clear" w:pos="9360"/>
              <w:tab w:val="left" w:leader="underscore" w:pos="0"/>
            </w:tabs>
            <w:spacing w:line="455" w:lineRule="exact"/>
            <w:ind w:left="0"/>
            <w:jc w:val="both"/>
          </w:pPr>
        </w:pPrChange>
      </w:pPr>
      <w:ins w:id="997" w:author="Morgan Glynn" w:date="2016-09-01T01:28:00Z">
        <w:r>
          <w:rPr>
            <w:noProof/>
            <w:sz w:val="26"/>
            <w:szCs w:val="26"/>
            <w:u w:val="single"/>
          </w:rPr>
          <w:t>CONCLUSION</w:t>
        </w:r>
      </w:ins>
    </w:p>
    <w:p w:rsidR="00D25E3C" w:rsidRDefault="00D25E3C" w:rsidP="00D25E3C">
      <w:pPr>
        <w:pStyle w:val="Signatureblockline"/>
        <w:tabs>
          <w:tab w:val="clear" w:pos="9360"/>
          <w:tab w:val="left" w:leader="underscore" w:pos="0"/>
        </w:tabs>
        <w:spacing w:line="360" w:lineRule="auto"/>
        <w:ind w:left="0"/>
        <w:jc w:val="both"/>
        <w:rPr>
          <w:ins w:id="998" w:author="Morgan Glynn" w:date="2016-09-01T01:27:00Z"/>
          <w:rFonts w:ascii="Times New Roman" w:hAnsi="Times New Roman"/>
          <w:sz w:val="26"/>
          <w:szCs w:val="26"/>
        </w:rPr>
        <w:pPrChange w:id="999" w:author="Morgan Glynn" w:date="2016-09-01T01:28:00Z">
          <w:pPr>
            <w:pStyle w:val="Signatureblockline"/>
            <w:tabs>
              <w:tab w:val="clear" w:pos="9360"/>
              <w:tab w:val="left" w:leader="underscore" w:pos="0"/>
            </w:tabs>
            <w:spacing w:line="455" w:lineRule="exact"/>
            <w:ind w:left="0"/>
            <w:jc w:val="both"/>
          </w:pPr>
        </w:pPrChange>
      </w:pPr>
      <w:ins w:id="1000" w:author="Morgan Glynn" w:date="2016-09-01T01:28:00Z">
        <w:r>
          <w:rPr>
            <w:rFonts w:ascii="Times New Roman" w:hAnsi="Times New Roman"/>
            <w:sz w:val="26"/>
            <w:szCs w:val="26"/>
          </w:rPr>
          <w:tab/>
        </w:r>
      </w:ins>
      <w:ins w:id="1001" w:author="Morgan Glynn" w:date="2016-09-01T01:27:00Z">
        <w:r>
          <w:rPr>
            <w:rFonts w:ascii="Times New Roman" w:hAnsi="Times New Roman"/>
            <w:sz w:val="26"/>
            <w:szCs w:val="26"/>
          </w:rPr>
          <w:t>Petitioners and their appointed class counsel a</w:t>
        </w:r>
        <w:r w:rsidR="003003DE">
          <w:rPr>
            <w:rFonts w:ascii="Times New Roman" w:hAnsi="Times New Roman"/>
            <w:sz w:val="26"/>
            <w:szCs w:val="26"/>
          </w:rPr>
          <w:t>cted swiftly and reasonably to e</w:t>
        </w:r>
        <w:r>
          <w:rPr>
            <w:rFonts w:ascii="Times New Roman" w:hAnsi="Times New Roman"/>
            <w:sz w:val="26"/>
            <w:szCs w:val="26"/>
          </w:rPr>
          <w:t xml:space="preserve">nsure the legal rights of certified class members whose claims were ordered to arbitration were protected and preserved.  In doing so, Petitioners and their counsel have endured a constant stream of accusations of unethical conduct both in filed court pleadings, on the record and now from </w:t>
        </w:r>
        <w:r w:rsidR="003003DE">
          <w:rPr>
            <w:rFonts w:ascii="Times New Roman" w:hAnsi="Times New Roman"/>
            <w:sz w:val="26"/>
            <w:szCs w:val="26"/>
          </w:rPr>
          <w:t>the bench.  Class counsel’s duties</w:t>
        </w:r>
        <w:r>
          <w:rPr>
            <w:rFonts w:ascii="Times New Roman" w:hAnsi="Times New Roman"/>
            <w:sz w:val="26"/>
            <w:szCs w:val="26"/>
          </w:rPr>
          <w:t xml:space="preserve"> do not end with the waiving of a court order.  It is clear that Petitioners’ counsel in fulfilling its obligations to clients it represents </w:t>
        </w:r>
      </w:ins>
      <w:ins w:id="1002" w:author="Morgan Glynn" w:date="2016-09-01T02:36:00Z">
        <w:r w:rsidR="00295777">
          <w:rPr>
            <w:rFonts w:ascii="Times New Roman" w:hAnsi="Times New Roman"/>
            <w:sz w:val="26"/>
            <w:szCs w:val="26"/>
          </w:rPr>
          <w:t>by preserving</w:t>
        </w:r>
      </w:ins>
      <w:ins w:id="1003" w:author="Morgan Glynn" w:date="2016-09-01T01:27:00Z">
        <w:r>
          <w:rPr>
            <w:rFonts w:ascii="Times New Roman" w:hAnsi="Times New Roman"/>
            <w:sz w:val="26"/>
            <w:szCs w:val="26"/>
          </w:rPr>
          <w:t xml:space="preserve"> their claims from expiring so they could make a fully informed decision on how to proc</w:t>
        </w:r>
        <w:r w:rsidR="00295777">
          <w:rPr>
            <w:rFonts w:ascii="Times New Roman" w:hAnsi="Times New Roman"/>
            <w:sz w:val="26"/>
            <w:szCs w:val="26"/>
          </w:rPr>
          <w:t>eed.  Petitioners’ counsel also e</w:t>
        </w:r>
        <w:r>
          <w:rPr>
            <w:rFonts w:ascii="Times New Roman" w:hAnsi="Times New Roman"/>
            <w:sz w:val="26"/>
            <w:szCs w:val="26"/>
          </w:rPr>
          <w:t>nsured these class members</w:t>
        </w:r>
      </w:ins>
      <w:ins w:id="1004" w:author="Morgan Glynn" w:date="2016-09-01T02:37:00Z">
        <w:r w:rsidR="00295777">
          <w:rPr>
            <w:rFonts w:ascii="Times New Roman" w:hAnsi="Times New Roman"/>
            <w:sz w:val="26"/>
            <w:szCs w:val="26"/>
          </w:rPr>
          <w:t>,</w:t>
        </w:r>
      </w:ins>
      <w:ins w:id="1005" w:author="Morgan Glynn" w:date="2016-09-01T01:27:00Z">
        <w:r>
          <w:rPr>
            <w:rFonts w:ascii="Times New Roman" w:hAnsi="Times New Roman"/>
            <w:sz w:val="26"/>
            <w:szCs w:val="26"/>
          </w:rPr>
          <w:t xml:space="preserve"> whose last communication before being sent to arbitration was a notice telling them Petitioners’ counsel represents them</w:t>
        </w:r>
      </w:ins>
      <w:ins w:id="1006" w:author="Morgan Glynn" w:date="2016-09-01T02:37:00Z">
        <w:r w:rsidR="00295777">
          <w:rPr>
            <w:rFonts w:ascii="Times New Roman" w:hAnsi="Times New Roman"/>
            <w:sz w:val="26"/>
            <w:szCs w:val="26"/>
          </w:rPr>
          <w:t>,</w:t>
        </w:r>
      </w:ins>
      <w:ins w:id="1007" w:author="Morgan Glynn" w:date="2016-09-01T01:27:00Z">
        <w:r>
          <w:rPr>
            <w:rFonts w:ascii="Times New Roman" w:hAnsi="Times New Roman"/>
            <w:sz w:val="26"/>
            <w:szCs w:val="26"/>
          </w:rPr>
          <w:t xml:space="preserve"> were provided with information relating to the new developments in the case and how their claims were impacted</w:t>
        </w:r>
      </w:ins>
      <w:ins w:id="1008" w:author="Morgan Glynn" w:date="2016-09-01T02:37:00Z">
        <w:r w:rsidR="00295777">
          <w:rPr>
            <w:rFonts w:ascii="Times New Roman" w:hAnsi="Times New Roman"/>
            <w:sz w:val="26"/>
            <w:szCs w:val="26"/>
          </w:rPr>
          <w:t xml:space="preserve"> by the Respondent Court’s order compelling arbitration</w:t>
        </w:r>
      </w:ins>
      <w:ins w:id="1009" w:author="Morgan Glynn" w:date="2016-09-01T01:27:00Z">
        <w:r>
          <w:rPr>
            <w:rFonts w:ascii="Times New Roman" w:hAnsi="Times New Roman"/>
            <w:sz w:val="26"/>
            <w:szCs w:val="26"/>
          </w:rPr>
          <w:t>.  Again</w:t>
        </w:r>
      </w:ins>
      <w:ins w:id="1010" w:author="Morgan Glynn" w:date="2016-09-01T02:37:00Z">
        <w:r w:rsidR="00295777">
          <w:rPr>
            <w:rFonts w:ascii="Times New Roman" w:hAnsi="Times New Roman"/>
            <w:sz w:val="26"/>
            <w:szCs w:val="26"/>
          </w:rPr>
          <w:t>,</w:t>
        </w:r>
      </w:ins>
      <w:ins w:id="1011" w:author="Morgan Glynn" w:date="2016-09-01T01:27:00Z">
        <w:r>
          <w:rPr>
            <w:rFonts w:ascii="Times New Roman" w:hAnsi="Times New Roman"/>
            <w:sz w:val="26"/>
            <w:szCs w:val="26"/>
          </w:rPr>
          <w:t xml:space="preserve"> in doing so</w:t>
        </w:r>
      </w:ins>
      <w:ins w:id="1012" w:author="Morgan Glynn" w:date="2016-09-01T02:37:00Z">
        <w:r w:rsidR="00295777">
          <w:rPr>
            <w:rFonts w:ascii="Times New Roman" w:hAnsi="Times New Roman"/>
            <w:sz w:val="26"/>
            <w:szCs w:val="26"/>
          </w:rPr>
          <w:t>,</w:t>
        </w:r>
      </w:ins>
      <w:ins w:id="1013" w:author="Morgan Glynn" w:date="2016-09-01T01:27:00Z">
        <w:r>
          <w:rPr>
            <w:rFonts w:ascii="Times New Roman" w:hAnsi="Times New Roman"/>
            <w:sz w:val="26"/>
            <w:szCs w:val="26"/>
          </w:rPr>
          <w:t xml:space="preserve"> Petitioners’ counsel was threatened and accused of heinous </w:t>
        </w:r>
      </w:ins>
      <w:ins w:id="1014" w:author="Morgan Glynn" w:date="2016-09-01T02:38:00Z">
        <w:r w:rsidR="00295777">
          <w:rPr>
            <w:rFonts w:ascii="Times New Roman" w:hAnsi="Times New Roman"/>
            <w:sz w:val="26"/>
            <w:szCs w:val="26"/>
          </w:rPr>
          <w:t xml:space="preserve">and unethical </w:t>
        </w:r>
      </w:ins>
      <w:ins w:id="1015" w:author="Morgan Glynn" w:date="2016-09-01T01:27:00Z">
        <w:r>
          <w:rPr>
            <w:rFonts w:ascii="Times New Roman" w:hAnsi="Times New Roman"/>
            <w:sz w:val="26"/>
            <w:szCs w:val="26"/>
          </w:rPr>
          <w:t xml:space="preserve">acts.  Petitioners hope to not be faced with contempt if this Court does not intervene, but it will continue to maintain fulfill its duties and obligations to those they were appointed to represent.  The Respondent </w:t>
        </w:r>
      </w:ins>
      <w:ins w:id="1016" w:author="Morgan Glynn" w:date="2016-09-01T02:38:00Z">
        <w:r w:rsidR="00295777">
          <w:rPr>
            <w:rFonts w:ascii="Times New Roman" w:hAnsi="Times New Roman"/>
            <w:sz w:val="26"/>
            <w:szCs w:val="26"/>
          </w:rPr>
          <w:t>C</w:t>
        </w:r>
      </w:ins>
      <w:ins w:id="1017" w:author="Morgan Glynn" w:date="2016-09-01T01:27:00Z">
        <w:r>
          <w:rPr>
            <w:rFonts w:ascii="Times New Roman" w:hAnsi="Times New Roman"/>
            <w:sz w:val="26"/>
            <w:szCs w:val="26"/>
          </w:rPr>
          <w:t xml:space="preserve">ourt clearly exceeded its jurisdiction in both orders at issue </w:t>
        </w:r>
      </w:ins>
      <w:ins w:id="1018" w:author="Morgan Glynn" w:date="2016-09-01T02:38:00Z">
        <w:r w:rsidR="00295777">
          <w:rPr>
            <w:rFonts w:ascii="Times New Roman" w:hAnsi="Times New Roman"/>
            <w:sz w:val="26"/>
            <w:szCs w:val="26"/>
          </w:rPr>
          <w:t xml:space="preserve">in this petition </w:t>
        </w:r>
      </w:ins>
      <w:ins w:id="1019" w:author="Morgan Glynn" w:date="2016-09-01T01:27:00Z">
        <w:r>
          <w:rPr>
            <w:rFonts w:ascii="Times New Roman" w:hAnsi="Times New Roman"/>
            <w:sz w:val="26"/>
            <w:szCs w:val="26"/>
          </w:rPr>
          <w:t xml:space="preserve">by issuing rulings that affect the rights of parties not currently pending </w:t>
        </w:r>
        <w:r w:rsidR="00295777">
          <w:rPr>
            <w:rFonts w:ascii="Times New Roman" w:hAnsi="Times New Roman"/>
            <w:sz w:val="26"/>
            <w:szCs w:val="26"/>
          </w:rPr>
          <w:t>before the Superior Court.  This fact</w:t>
        </w:r>
        <w:r>
          <w:rPr>
            <w:rFonts w:ascii="Times New Roman" w:hAnsi="Times New Roman"/>
            <w:sz w:val="26"/>
            <w:szCs w:val="26"/>
          </w:rPr>
          <w:t xml:space="preserve"> alone supports the issuance of a writ of prohibition.  The abuse of discretion in ordering Petitioners and its counsel violate their </w:t>
        </w:r>
      </w:ins>
      <w:ins w:id="1020" w:author="Morgan Glynn" w:date="2016-09-01T02:38:00Z">
        <w:r w:rsidR="00295777">
          <w:rPr>
            <w:rFonts w:ascii="Times New Roman" w:hAnsi="Times New Roman"/>
            <w:sz w:val="26"/>
            <w:szCs w:val="26"/>
          </w:rPr>
          <w:t xml:space="preserve">ethical </w:t>
        </w:r>
      </w:ins>
      <w:ins w:id="1021" w:author="Morgan Glynn" w:date="2016-09-01T01:27:00Z">
        <w:r>
          <w:rPr>
            <w:rFonts w:ascii="Times New Roman" w:hAnsi="Times New Roman"/>
            <w:sz w:val="26"/>
            <w:szCs w:val="26"/>
          </w:rPr>
          <w:t xml:space="preserve">obligations and duties to class members supports the issuance of a writ of mandate.  </w:t>
        </w:r>
      </w:ins>
    </w:p>
    <w:p w:rsidR="00D25E3C" w:rsidRPr="00021BEA" w:rsidRDefault="00D25E3C" w:rsidP="00D25E3C">
      <w:pPr>
        <w:pStyle w:val="Signatureblockline"/>
        <w:tabs>
          <w:tab w:val="clear" w:pos="9360"/>
          <w:tab w:val="left" w:leader="underscore" w:pos="0"/>
        </w:tabs>
        <w:spacing w:line="455" w:lineRule="exact"/>
        <w:ind w:left="0"/>
        <w:jc w:val="both"/>
        <w:rPr>
          <w:ins w:id="1022" w:author="Morgan Glynn" w:date="2016-09-01T01:27:00Z"/>
          <w:rFonts w:ascii="Times New Roman" w:hAnsi="Times New Roman"/>
          <w:b/>
          <w:sz w:val="26"/>
          <w:szCs w:val="26"/>
        </w:rPr>
      </w:pPr>
      <w:ins w:id="1023" w:author="Morgan Glynn" w:date="2016-09-01T01:27:00Z">
        <w:r>
          <w:rPr>
            <w:rFonts w:ascii="Times New Roman" w:hAnsi="Times New Roman"/>
            <w:sz w:val="26"/>
            <w:szCs w:val="26"/>
          </w:rPr>
          <w:lastRenderedPageBreak/>
          <w:tab/>
          <w:t>Accordingly, Petitioners respectfully request that the Court issue a temporary stay of these proceedings pending review of this Petition, and thereafter issue the requested writs.</w:t>
        </w:r>
      </w:ins>
    </w:p>
    <w:p w:rsidR="003F24C2" w:rsidRPr="003A53C2" w:rsidDel="0090388D" w:rsidRDefault="003F24C2" w:rsidP="0090388D">
      <w:pPr>
        <w:pStyle w:val="Signatureblockline"/>
        <w:tabs>
          <w:tab w:val="clear" w:pos="9360"/>
          <w:tab w:val="left" w:leader="underscore" w:pos="0"/>
        </w:tabs>
        <w:spacing w:line="360" w:lineRule="auto"/>
        <w:ind w:left="0"/>
        <w:jc w:val="both"/>
        <w:rPr>
          <w:del w:id="1024" w:author="Morgan Glynn" w:date="2016-09-01T01:07:00Z"/>
          <w:noProof/>
        </w:rPr>
        <w:pPrChange w:id="1025" w:author="Morgan Glynn" w:date="2016-09-01T01:07:00Z">
          <w:pPr>
            <w:widowControl w:val="0"/>
            <w:spacing w:line="360" w:lineRule="auto"/>
            <w:jc w:val="left"/>
          </w:pPr>
        </w:pPrChange>
      </w:pPr>
    </w:p>
    <w:p w:rsidR="003F24C2" w:rsidRPr="003A53C2" w:rsidDel="0090388D" w:rsidRDefault="003F24C2" w:rsidP="0090388D">
      <w:pPr>
        <w:widowControl w:val="0"/>
        <w:spacing w:line="360" w:lineRule="auto"/>
        <w:rPr>
          <w:del w:id="1026" w:author="Morgan Glynn" w:date="2016-09-01T01:07:00Z"/>
          <w:b/>
          <w:noProof/>
          <w:sz w:val="26"/>
          <w:szCs w:val="26"/>
          <w:u w:val="single"/>
        </w:rPr>
        <w:pPrChange w:id="1027" w:author="Morgan Glynn" w:date="2016-09-01T01:07:00Z">
          <w:pPr>
            <w:widowControl w:val="0"/>
            <w:spacing w:line="360" w:lineRule="auto"/>
            <w:jc w:val="center"/>
          </w:pPr>
        </w:pPrChange>
      </w:pPr>
    </w:p>
    <w:p w:rsidR="007F34A5" w:rsidRPr="003A53C2" w:rsidRDefault="00CF747E" w:rsidP="007F34A5">
      <w:pPr>
        <w:pStyle w:val="PleadingText"/>
        <w:rPr>
          <w:sz w:val="26"/>
          <w:szCs w:val="26"/>
        </w:rPr>
      </w:pPr>
      <w:r w:rsidRPr="003A53C2">
        <w:rPr>
          <w:sz w:val="26"/>
          <w:szCs w:val="26"/>
        </w:rPr>
        <w:fldChar w:fldCharType="begin"/>
      </w:r>
      <w:r w:rsidR="007F34A5" w:rsidRPr="003A53C2">
        <w:rPr>
          <w:sz w:val="26"/>
          <w:szCs w:val="26"/>
        </w:rPr>
        <w:instrText xml:space="preserve">  </w:instrText>
      </w:r>
      <w:r w:rsidRPr="003A53C2">
        <w:rPr>
          <w:sz w:val="26"/>
          <w:szCs w:val="26"/>
        </w:rPr>
        <w:fldChar w:fldCharType="end"/>
      </w:r>
    </w:p>
    <w:tbl>
      <w:tblPr>
        <w:tblW w:w="12288" w:type="dxa"/>
        <w:tblLook w:val="0000" w:firstRow="0" w:lastRow="0" w:firstColumn="0" w:lastColumn="0" w:noHBand="0" w:noVBand="0"/>
        <w:tblPrChange w:id="1028" w:author="Morgan Glynn" w:date="2016-09-01T01:27:00Z">
          <w:tblPr>
            <w:tblW w:w="7989" w:type="dxa"/>
            <w:tblLook w:val="0000" w:firstRow="0" w:lastRow="0" w:firstColumn="0" w:lastColumn="0" w:noHBand="0" w:noVBand="0"/>
          </w:tblPr>
        </w:tblPrChange>
      </w:tblPr>
      <w:tblGrid>
        <w:gridCol w:w="3690"/>
        <w:gridCol w:w="4299"/>
        <w:gridCol w:w="4299"/>
        <w:tblGridChange w:id="1029">
          <w:tblGrid>
            <w:gridCol w:w="3690"/>
            <w:gridCol w:w="4299"/>
            <w:gridCol w:w="4299"/>
          </w:tblGrid>
        </w:tblGridChange>
      </w:tblGrid>
      <w:tr w:rsidR="00D25E3C" w:rsidRPr="003A53C2" w:rsidTr="00D25E3C">
        <w:tc>
          <w:tcPr>
            <w:tcW w:w="3690" w:type="dxa"/>
            <w:tcPrChange w:id="1030" w:author="Morgan Glynn" w:date="2016-09-01T01:27:00Z">
              <w:tcPr>
                <w:tcW w:w="3690" w:type="dxa"/>
              </w:tcPr>
            </w:tcPrChange>
          </w:tcPr>
          <w:p w:rsidR="00D25E3C" w:rsidRPr="003A53C2" w:rsidRDefault="00D25E3C" w:rsidP="00295777">
            <w:pPr>
              <w:pStyle w:val="PleadingText"/>
              <w:ind w:left="-198" w:firstLine="90"/>
              <w:rPr>
                <w:sz w:val="26"/>
                <w:szCs w:val="26"/>
              </w:rPr>
              <w:pPrChange w:id="1031" w:author="Morgan Glynn" w:date="2016-09-01T02:39:00Z">
                <w:pPr>
                  <w:pStyle w:val="PleadingText"/>
                  <w:ind w:left="-198" w:firstLine="198"/>
                </w:pPr>
              </w:pPrChange>
            </w:pPr>
            <w:r w:rsidRPr="003A53C2">
              <w:rPr>
                <w:sz w:val="26"/>
                <w:szCs w:val="26"/>
              </w:rPr>
              <w:t xml:space="preserve">DATED:  </w:t>
            </w:r>
            <w:del w:id="1032" w:author="Morgan Glynn" w:date="2016-09-01T02:39:00Z">
              <w:r w:rsidRPr="003A53C2" w:rsidDel="00295777">
                <w:rPr>
                  <w:sz w:val="26"/>
                  <w:szCs w:val="26"/>
                </w:rPr>
                <w:delText>August 18</w:delText>
              </w:r>
            </w:del>
            <w:ins w:id="1033" w:author="Morgan Glynn" w:date="2016-09-01T02:39:00Z">
              <w:r w:rsidR="00295777">
                <w:rPr>
                  <w:sz w:val="26"/>
                  <w:szCs w:val="26"/>
                </w:rPr>
                <w:t>September 1</w:t>
              </w:r>
            </w:ins>
            <w:r w:rsidRPr="003A53C2">
              <w:rPr>
                <w:sz w:val="26"/>
                <w:szCs w:val="26"/>
              </w:rPr>
              <w:t>, 2016</w:t>
            </w:r>
          </w:p>
        </w:tc>
        <w:tc>
          <w:tcPr>
            <w:tcW w:w="4299" w:type="dxa"/>
            <w:tcPrChange w:id="1034" w:author="Morgan Glynn" w:date="2016-09-01T01:27:00Z">
              <w:tcPr>
                <w:tcW w:w="4299" w:type="dxa"/>
              </w:tcPr>
            </w:tcPrChange>
          </w:tcPr>
          <w:p w:rsidR="00D25E3C" w:rsidRPr="003A53C2" w:rsidRDefault="00D25E3C" w:rsidP="003F24C2">
            <w:pPr>
              <w:pStyle w:val="Caption"/>
              <w:spacing w:before="160" w:line="280" w:lineRule="exact"/>
              <w:jc w:val="left"/>
              <w:rPr>
                <w:sz w:val="26"/>
                <w:szCs w:val="26"/>
              </w:rPr>
            </w:pPr>
            <w:r w:rsidRPr="003A53C2">
              <w:rPr>
                <w:sz w:val="26"/>
                <w:szCs w:val="26"/>
              </w:rPr>
              <w:t>MAHONEY LAW GROUP, APC</w:t>
            </w:r>
          </w:p>
          <w:p w:rsidR="00D25E3C" w:rsidRPr="003A53C2" w:rsidRDefault="00D25E3C" w:rsidP="00105848">
            <w:pPr>
              <w:pStyle w:val="Caption"/>
              <w:spacing w:line="280" w:lineRule="exact"/>
              <w:jc w:val="left"/>
              <w:rPr>
                <w:sz w:val="26"/>
                <w:szCs w:val="26"/>
              </w:rPr>
            </w:pPr>
          </w:p>
          <w:p w:rsidR="00D25E3C" w:rsidRPr="003A53C2" w:rsidRDefault="00D25E3C" w:rsidP="00105848">
            <w:pPr>
              <w:pStyle w:val="Caption"/>
              <w:spacing w:line="280" w:lineRule="exact"/>
              <w:jc w:val="left"/>
              <w:rPr>
                <w:sz w:val="26"/>
                <w:szCs w:val="26"/>
              </w:rPr>
            </w:pPr>
          </w:p>
          <w:p w:rsidR="00D25E3C" w:rsidRPr="003A53C2" w:rsidRDefault="00D25E3C" w:rsidP="00105848">
            <w:pPr>
              <w:pStyle w:val="Caption"/>
              <w:spacing w:line="280" w:lineRule="exact"/>
              <w:jc w:val="left"/>
              <w:rPr>
                <w:sz w:val="26"/>
                <w:szCs w:val="26"/>
              </w:rPr>
            </w:pPr>
          </w:p>
          <w:p w:rsidR="00D25E3C" w:rsidRPr="003A53C2" w:rsidRDefault="00D25E3C" w:rsidP="0090388D">
            <w:pPr>
              <w:pStyle w:val="Caption"/>
              <w:spacing w:line="280" w:lineRule="exact"/>
              <w:jc w:val="left"/>
              <w:rPr>
                <w:sz w:val="26"/>
                <w:szCs w:val="26"/>
              </w:rPr>
              <w:pPrChange w:id="1035" w:author="Morgan Glynn" w:date="2016-09-01T01:08:00Z">
                <w:pPr>
                  <w:pStyle w:val="Caption"/>
                  <w:jc w:val="left"/>
                </w:pPr>
              </w:pPrChange>
            </w:pPr>
            <w:r w:rsidRPr="003A53C2">
              <w:rPr>
                <w:sz w:val="26"/>
                <w:szCs w:val="26"/>
              </w:rPr>
              <w:t>By:</w:t>
            </w:r>
            <w:r w:rsidRPr="003A53C2">
              <w:rPr>
                <w:sz w:val="26"/>
                <w:szCs w:val="26"/>
              </w:rPr>
              <w:tab/>
            </w:r>
            <w:r w:rsidRPr="003A53C2">
              <w:rPr>
                <w:sz w:val="26"/>
                <w:szCs w:val="26"/>
                <w:u w:val="single"/>
              </w:rPr>
              <w:tab/>
            </w:r>
            <w:r w:rsidRPr="003A53C2">
              <w:rPr>
                <w:sz w:val="26"/>
                <w:szCs w:val="26"/>
                <w:u w:val="single"/>
              </w:rPr>
              <w:tab/>
            </w:r>
            <w:r w:rsidRPr="003A53C2">
              <w:rPr>
                <w:sz w:val="26"/>
                <w:szCs w:val="26"/>
                <w:u w:val="single"/>
              </w:rPr>
              <w:tab/>
            </w:r>
            <w:r w:rsidRPr="003A53C2">
              <w:rPr>
                <w:sz w:val="26"/>
                <w:szCs w:val="26"/>
                <w:u w:val="single"/>
              </w:rPr>
              <w:tab/>
            </w:r>
          </w:p>
          <w:p w:rsidR="00D25E3C" w:rsidRPr="003A53C2" w:rsidRDefault="00D25E3C" w:rsidP="00735839">
            <w:pPr>
              <w:pStyle w:val="Caption"/>
              <w:spacing w:before="40"/>
              <w:jc w:val="left"/>
              <w:rPr>
                <w:sz w:val="26"/>
                <w:szCs w:val="26"/>
              </w:rPr>
            </w:pPr>
            <w:r w:rsidRPr="003A53C2">
              <w:rPr>
                <w:sz w:val="26"/>
                <w:szCs w:val="26"/>
              </w:rPr>
              <w:tab/>
              <w:t xml:space="preserve">Katherine J. Odenbreit </w:t>
            </w:r>
          </w:p>
          <w:p w:rsidR="00D25E3C" w:rsidRPr="003A53C2" w:rsidRDefault="00D25E3C" w:rsidP="00735839">
            <w:pPr>
              <w:pStyle w:val="Caption"/>
              <w:spacing w:before="40"/>
              <w:jc w:val="left"/>
              <w:rPr>
                <w:sz w:val="26"/>
                <w:szCs w:val="26"/>
              </w:rPr>
            </w:pPr>
          </w:p>
          <w:p w:rsidR="00D25E3C" w:rsidRPr="003A53C2" w:rsidRDefault="00D25E3C" w:rsidP="00953A41">
            <w:pPr>
              <w:pStyle w:val="Caption"/>
              <w:spacing w:line="280" w:lineRule="exact"/>
              <w:jc w:val="left"/>
              <w:rPr>
                <w:sz w:val="26"/>
                <w:szCs w:val="26"/>
              </w:rPr>
            </w:pPr>
          </w:p>
        </w:tc>
        <w:tc>
          <w:tcPr>
            <w:tcW w:w="4299" w:type="dxa"/>
            <w:tcPrChange w:id="1036" w:author="Morgan Glynn" w:date="2016-09-01T01:27:00Z">
              <w:tcPr>
                <w:tcW w:w="4299" w:type="dxa"/>
              </w:tcPr>
            </w:tcPrChange>
          </w:tcPr>
          <w:p w:rsidR="00D25E3C" w:rsidRPr="003A53C2" w:rsidRDefault="00D25E3C" w:rsidP="003F24C2">
            <w:pPr>
              <w:pStyle w:val="Caption"/>
              <w:spacing w:before="160" w:line="280" w:lineRule="exact"/>
              <w:jc w:val="left"/>
              <w:rPr>
                <w:ins w:id="1037" w:author="Morgan Glynn" w:date="2016-09-01T01:27:00Z"/>
                <w:sz w:val="26"/>
                <w:szCs w:val="26"/>
              </w:rPr>
            </w:pPr>
          </w:p>
        </w:tc>
      </w:tr>
    </w:tbl>
    <w:p w:rsidR="00A245B9" w:rsidRDefault="00A245B9">
      <w:pPr>
        <w:rPr>
          <w:ins w:id="1038" w:author="Morgan Glynn" w:date="2016-09-01T02:09:00Z"/>
        </w:rPr>
      </w:pPr>
      <w:ins w:id="1039" w:author="Morgan Glynn" w:date="2016-09-01T02:09:00Z">
        <w:r>
          <w:br w:type="page"/>
        </w:r>
      </w:ins>
    </w:p>
    <w:tbl>
      <w:tblPr>
        <w:tblW w:w="12288" w:type="dxa"/>
        <w:tblInd w:w="-2175" w:type="dxa"/>
        <w:tblLook w:val="0000" w:firstRow="0" w:lastRow="0" w:firstColumn="0" w:lastColumn="0" w:noHBand="0" w:noVBand="0"/>
      </w:tblPr>
      <w:tblGrid>
        <w:gridCol w:w="5676"/>
        <w:gridCol w:w="6612"/>
        <w:tblGridChange w:id="1040">
          <w:tblGrid>
            <w:gridCol w:w="5676"/>
            <w:gridCol w:w="6612"/>
          </w:tblGrid>
        </w:tblGridChange>
      </w:tblGrid>
      <w:tr w:rsidR="00D25E3C" w:rsidRPr="003A53C2" w:rsidDel="00A245B9" w:rsidTr="00A245B9">
        <w:trPr>
          <w:del w:id="1041" w:author="Morgan Glynn" w:date="2016-09-01T02:09:00Z"/>
        </w:trPr>
        <w:tc>
          <w:tcPr>
            <w:tcW w:w="3690" w:type="dxa"/>
          </w:tcPr>
          <w:p w:rsidR="00D25E3C" w:rsidRPr="003A53C2" w:rsidDel="00A245B9" w:rsidRDefault="00D25E3C" w:rsidP="001A1B8C">
            <w:pPr>
              <w:pStyle w:val="PleadingText"/>
              <w:rPr>
                <w:del w:id="1042" w:author="Morgan Glynn" w:date="2016-09-01T02:09:00Z"/>
                <w:sz w:val="26"/>
                <w:szCs w:val="26"/>
              </w:rPr>
            </w:pPr>
          </w:p>
        </w:tc>
        <w:tc>
          <w:tcPr>
            <w:tcW w:w="4299" w:type="dxa"/>
          </w:tcPr>
          <w:p w:rsidR="00D25E3C" w:rsidRPr="003A53C2" w:rsidDel="00A245B9" w:rsidRDefault="00D25E3C" w:rsidP="003F24C2">
            <w:pPr>
              <w:pStyle w:val="Caption"/>
              <w:spacing w:before="160" w:line="280" w:lineRule="exact"/>
              <w:jc w:val="left"/>
              <w:rPr>
                <w:del w:id="1043" w:author="Morgan Glynn" w:date="2016-09-01T02:09:00Z"/>
                <w:sz w:val="26"/>
                <w:szCs w:val="26"/>
              </w:rPr>
            </w:pPr>
          </w:p>
        </w:tc>
      </w:tr>
    </w:tbl>
    <w:p w:rsidR="00A245B9" w:rsidRPr="00A245B9" w:rsidRDefault="00A245B9" w:rsidP="00A245B9">
      <w:pPr>
        <w:pStyle w:val="BodyText"/>
        <w:numPr>
          <w:ilvl w:val="0"/>
          <w:numId w:val="47"/>
        </w:numPr>
        <w:spacing w:after="0" w:line="360" w:lineRule="auto"/>
        <w:ind w:hanging="720"/>
        <w:jc w:val="left"/>
        <w:rPr>
          <w:ins w:id="1044" w:author="Morgan Glynn" w:date="2016-09-01T02:09:00Z"/>
          <w:b/>
          <w:sz w:val="26"/>
          <w:szCs w:val="26"/>
          <w:rPrChange w:id="1045" w:author="Morgan Glynn" w:date="2016-09-01T02:10:00Z">
            <w:rPr>
              <w:ins w:id="1046" w:author="Morgan Glynn" w:date="2016-09-01T02:09:00Z"/>
              <w:b/>
              <w:sz w:val="26"/>
              <w:szCs w:val="26"/>
            </w:rPr>
          </w:rPrChange>
        </w:rPr>
        <w:pPrChange w:id="1047" w:author="Morgan Glynn" w:date="2016-09-01T02:10:00Z">
          <w:pPr>
            <w:pStyle w:val="BodyText"/>
            <w:numPr>
              <w:numId w:val="47"/>
            </w:numPr>
            <w:spacing w:after="0" w:line="360" w:lineRule="auto"/>
            <w:ind w:left="720" w:hanging="720"/>
            <w:jc w:val="left"/>
          </w:pPr>
        </w:pPrChange>
      </w:pPr>
      <w:ins w:id="1048" w:author="Morgan Glynn" w:date="2016-09-01T02:10:00Z">
        <w:r w:rsidRPr="00A245B9">
          <w:rPr>
            <w:b/>
            <w:sz w:val="26"/>
            <w:szCs w:val="26"/>
            <w:rPrChange w:id="1049" w:author="Morgan Glynn" w:date="2016-09-01T02:10:00Z">
              <w:rPr>
                <w:b/>
                <w:sz w:val="26"/>
                <w:szCs w:val="26"/>
              </w:rPr>
            </w:rPrChange>
          </w:rPr>
          <w:lastRenderedPageBreak/>
          <w:t>CERTIFICATE OF COMPLIANCE</w:t>
        </w:r>
      </w:ins>
    </w:p>
    <w:p w:rsidR="007F34A5" w:rsidRPr="00A245B9" w:rsidRDefault="00063E34" w:rsidP="00063E34">
      <w:pPr>
        <w:pStyle w:val="PleadingText"/>
        <w:spacing w:line="360" w:lineRule="auto"/>
        <w:ind w:firstLine="720"/>
        <w:rPr>
          <w:sz w:val="26"/>
          <w:szCs w:val="26"/>
          <w:rPrChange w:id="1050" w:author="Morgan Glynn" w:date="2016-09-01T02:10:00Z">
            <w:rPr>
              <w:sz w:val="26"/>
              <w:szCs w:val="26"/>
            </w:rPr>
          </w:rPrChange>
        </w:rPr>
        <w:pPrChange w:id="1051" w:author="Morgan Glynn" w:date="2016-09-01T02:10:00Z">
          <w:pPr>
            <w:pStyle w:val="PleadingText"/>
          </w:pPr>
        </w:pPrChange>
      </w:pPr>
      <w:ins w:id="1052" w:author="Morgan Glynn" w:date="2016-09-01T03:53:00Z">
        <w:r w:rsidRPr="00063E34">
          <w:rPr>
            <w:sz w:val="26"/>
            <w:szCs w:val="26"/>
          </w:rPr>
          <w:t xml:space="preserve">The text of this Brief consists of </w:t>
        </w:r>
        <w:r w:rsidR="00703FAD">
          <w:rPr>
            <w:sz w:val="26"/>
            <w:szCs w:val="26"/>
          </w:rPr>
          <w:t>9803</w:t>
        </w:r>
        <w:r w:rsidRPr="00063E34">
          <w:rPr>
            <w:sz w:val="26"/>
            <w:szCs w:val="26"/>
          </w:rPr>
          <w:t xml:space="preserve"> words (including the signature blocks, verification, Certification of Interested Parties and this certification) as counted by the Microsoft Word program used to generate it.  </w:t>
        </w:r>
      </w:ins>
    </w:p>
    <w:tbl>
      <w:tblPr>
        <w:tblW w:w="7920" w:type="dxa"/>
        <w:tblLayout w:type="fixed"/>
        <w:tblLook w:val="0000" w:firstRow="0" w:lastRow="0" w:firstColumn="0" w:lastColumn="0" w:noHBand="0" w:noVBand="0"/>
      </w:tblPr>
      <w:tblGrid>
        <w:gridCol w:w="3819"/>
        <w:gridCol w:w="4101"/>
      </w:tblGrid>
      <w:tr w:rsidR="00DF2BDA" w:rsidRPr="00A245B9" w:rsidDel="00A245B9" w:rsidTr="00EC1AB5">
        <w:trPr>
          <w:del w:id="1053" w:author="Morgan Glynn" w:date="2016-09-01T02:09:00Z"/>
        </w:trPr>
        <w:tc>
          <w:tcPr>
            <w:tcW w:w="3819" w:type="dxa"/>
          </w:tcPr>
          <w:p w:rsidR="00DF2BDA" w:rsidRPr="00A245B9" w:rsidDel="00A245B9" w:rsidRDefault="00DF2BDA" w:rsidP="00A245B9">
            <w:pPr>
              <w:pStyle w:val="PleadingText"/>
              <w:spacing w:line="360" w:lineRule="auto"/>
              <w:rPr>
                <w:del w:id="1054" w:author="Morgan Glynn" w:date="2016-09-01T02:09:00Z"/>
                <w:sz w:val="26"/>
                <w:szCs w:val="26"/>
                <w:rPrChange w:id="1055" w:author="Morgan Glynn" w:date="2016-09-01T02:10:00Z">
                  <w:rPr>
                    <w:del w:id="1056" w:author="Morgan Glynn" w:date="2016-09-01T02:09:00Z"/>
                    <w:sz w:val="26"/>
                    <w:szCs w:val="26"/>
                  </w:rPr>
                </w:rPrChange>
              </w:rPr>
              <w:pPrChange w:id="1057" w:author="Morgan Glynn" w:date="2016-09-01T02:10:00Z">
                <w:pPr>
                  <w:pStyle w:val="PleadingText"/>
                </w:pPr>
              </w:pPrChange>
            </w:pPr>
          </w:p>
        </w:tc>
        <w:tc>
          <w:tcPr>
            <w:tcW w:w="4101" w:type="dxa"/>
          </w:tcPr>
          <w:p w:rsidR="00DF2BDA" w:rsidRPr="00A245B9" w:rsidDel="00A245B9" w:rsidRDefault="00DF2BDA" w:rsidP="00A245B9">
            <w:pPr>
              <w:pStyle w:val="Caption"/>
              <w:spacing w:before="40" w:line="360" w:lineRule="auto"/>
              <w:jc w:val="left"/>
              <w:rPr>
                <w:del w:id="1058" w:author="Morgan Glynn" w:date="2016-09-01T02:09:00Z"/>
                <w:sz w:val="26"/>
                <w:szCs w:val="26"/>
                <w:rPrChange w:id="1059" w:author="Morgan Glynn" w:date="2016-09-01T02:10:00Z">
                  <w:rPr>
                    <w:del w:id="1060" w:author="Morgan Glynn" w:date="2016-09-01T02:09:00Z"/>
                    <w:sz w:val="26"/>
                    <w:szCs w:val="26"/>
                  </w:rPr>
                </w:rPrChange>
              </w:rPr>
              <w:pPrChange w:id="1061" w:author="Morgan Glynn" w:date="2016-09-01T02:10:00Z">
                <w:pPr>
                  <w:pStyle w:val="Caption"/>
                  <w:spacing w:before="40"/>
                  <w:jc w:val="left"/>
                </w:pPr>
              </w:pPrChange>
            </w:pPr>
          </w:p>
        </w:tc>
      </w:tr>
    </w:tbl>
    <w:p w:rsidR="00CF46B0" w:rsidRPr="00A245B9" w:rsidDel="00A245B9" w:rsidRDefault="00CF46B0" w:rsidP="00A245B9">
      <w:pPr>
        <w:spacing w:line="360" w:lineRule="auto"/>
        <w:jc w:val="left"/>
        <w:rPr>
          <w:del w:id="1062" w:author="Morgan Glynn" w:date="2016-09-01T02:07:00Z"/>
          <w:sz w:val="26"/>
          <w:szCs w:val="26"/>
          <w:rPrChange w:id="1063" w:author="Morgan Glynn" w:date="2016-09-01T02:10:00Z">
            <w:rPr>
              <w:del w:id="1064" w:author="Morgan Glynn" w:date="2016-09-01T02:07:00Z"/>
              <w:sz w:val="26"/>
              <w:szCs w:val="26"/>
            </w:rPr>
          </w:rPrChange>
        </w:rPr>
        <w:pPrChange w:id="1065" w:author="Morgan Glynn" w:date="2016-09-01T02:10:00Z">
          <w:pPr>
            <w:spacing w:line="360" w:lineRule="auto"/>
            <w:jc w:val="left"/>
          </w:pPr>
        </w:pPrChange>
      </w:pPr>
    </w:p>
    <w:p w:rsidR="009E0CBC" w:rsidRPr="00A245B9" w:rsidDel="00A245B9" w:rsidRDefault="009E0CBC" w:rsidP="00A245B9">
      <w:pPr>
        <w:spacing w:line="360" w:lineRule="auto"/>
        <w:jc w:val="left"/>
        <w:rPr>
          <w:del w:id="1066" w:author="Morgan Glynn" w:date="2016-09-01T02:07:00Z"/>
          <w:sz w:val="28"/>
          <w:szCs w:val="28"/>
          <w:rPrChange w:id="1067" w:author="Morgan Glynn" w:date="2016-09-01T02:10:00Z">
            <w:rPr>
              <w:del w:id="1068" w:author="Morgan Glynn" w:date="2016-09-01T02:07:00Z"/>
              <w:sz w:val="28"/>
              <w:szCs w:val="28"/>
            </w:rPr>
          </w:rPrChange>
        </w:rPr>
        <w:pPrChange w:id="1069" w:author="Morgan Glynn" w:date="2016-09-01T02:10:00Z">
          <w:pPr>
            <w:spacing w:line="360" w:lineRule="auto"/>
            <w:jc w:val="left"/>
          </w:pPr>
        </w:pPrChange>
      </w:pPr>
    </w:p>
    <w:p w:rsidR="009E0CBC" w:rsidRPr="00A245B9" w:rsidDel="00A245B9" w:rsidRDefault="009E0CBC" w:rsidP="00A245B9">
      <w:pPr>
        <w:spacing w:line="360" w:lineRule="auto"/>
        <w:jc w:val="left"/>
        <w:rPr>
          <w:del w:id="1070" w:author="Morgan Glynn" w:date="2016-09-01T02:07:00Z"/>
          <w:sz w:val="28"/>
          <w:szCs w:val="28"/>
          <w:rPrChange w:id="1071" w:author="Morgan Glynn" w:date="2016-09-01T02:10:00Z">
            <w:rPr>
              <w:del w:id="1072" w:author="Morgan Glynn" w:date="2016-09-01T02:07:00Z"/>
              <w:sz w:val="28"/>
              <w:szCs w:val="28"/>
            </w:rPr>
          </w:rPrChange>
        </w:rPr>
        <w:pPrChange w:id="1073" w:author="Morgan Glynn" w:date="2016-09-01T02:10:00Z">
          <w:pPr>
            <w:spacing w:line="360" w:lineRule="auto"/>
            <w:jc w:val="left"/>
          </w:pPr>
        </w:pPrChange>
      </w:pPr>
    </w:p>
    <w:p w:rsidR="009E0CBC" w:rsidRPr="00A245B9" w:rsidDel="00A245B9" w:rsidRDefault="009E0CBC" w:rsidP="00A245B9">
      <w:pPr>
        <w:spacing w:line="360" w:lineRule="auto"/>
        <w:jc w:val="left"/>
        <w:rPr>
          <w:del w:id="1074" w:author="Morgan Glynn" w:date="2016-09-01T02:07:00Z"/>
          <w:sz w:val="28"/>
          <w:szCs w:val="28"/>
          <w:rPrChange w:id="1075" w:author="Morgan Glynn" w:date="2016-09-01T02:10:00Z">
            <w:rPr>
              <w:del w:id="1076" w:author="Morgan Glynn" w:date="2016-09-01T02:07:00Z"/>
              <w:sz w:val="28"/>
              <w:szCs w:val="28"/>
            </w:rPr>
          </w:rPrChange>
        </w:rPr>
        <w:pPrChange w:id="1077" w:author="Morgan Glynn" w:date="2016-09-01T02:10:00Z">
          <w:pPr>
            <w:spacing w:line="360" w:lineRule="auto"/>
            <w:jc w:val="left"/>
          </w:pPr>
        </w:pPrChange>
      </w:pPr>
    </w:p>
    <w:p w:rsidR="0090388D" w:rsidRPr="00A245B9" w:rsidRDefault="0090388D" w:rsidP="00A245B9">
      <w:pPr>
        <w:spacing w:line="360" w:lineRule="auto"/>
        <w:jc w:val="left"/>
        <w:rPr>
          <w:ins w:id="1078" w:author="Morgan Glynn" w:date="2016-09-01T01:10:00Z"/>
          <w:sz w:val="26"/>
          <w:szCs w:val="26"/>
          <w:u w:val="single"/>
          <w:rPrChange w:id="1079" w:author="Morgan Glynn" w:date="2016-09-01T02:10:00Z">
            <w:rPr>
              <w:ins w:id="1080" w:author="Morgan Glynn" w:date="2016-09-01T01:10:00Z"/>
              <w:b/>
              <w:sz w:val="26"/>
              <w:szCs w:val="26"/>
              <w:u w:val="single"/>
            </w:rPr>
          </w:rPrChange>
        </w:rPr>
        <w:pPrChange w:id="1081" w:author="Morgan Glynn" w:date="2016-09-01T02:10:00Z">
          <w:pPr>
            <w:jc w:val="left"/>
          </w:pPr>
        </w:pPrChange>
      </w:pPr>
    </w:p>
    <w:tbl>
      <w:tblPr>
        <w:tblW w:w="12288" w:type="dxa"/>
        <w:tblLook w:val="0000" w:firstRow="0" w:lastRow="0" w:firstColumn="0" w:lastColumn="0" w:noHBand="0" w:noVBand="0"/>
      </w:tblPr>
      <w:tblGrid>
        <w:gridCol w:w="3690"/>
        <w:gridCol w:w="4299"/>
        <w:gridCol w:w="4299"/>
      </w:tblGrid>
      <w:tr w:rsidR="00063E34" w:rsidRPr="003A53C2" w:rsidTr="0034052E">
        <w:trPr>
          <w:ins w:id="1082" w:author="Morgan Glynn" w:date="2016-09-01T03:54:00Z"/>
        </w:trPr>
        <w:tc>
          <w:tcPr>
            <w:tcW w:w="3690" w:type="dxa"/>
          </w:tcPr>
          <w:p w:rsidR="00063E34" w:rsidRPr="003A53C2" w:rsidRDefault="00063E34" w:rsidP="0034052E">
            <w:pPr>
              <w:pStyle w:val="PleadingText"/>
              <w:ind w:left="-198" w:firstLine="90"/>
              <w:rPr>
                <w:ins w:id="1083" w:author="Morgan Glynn" w:date="2016-09-01T03:54:00Z"/>
                <w:sz w:val="26"/>
                <w:szCs w:val="26"/>
              </w:rPr>
            </w:pPr>
            <w:ins w:id="1084" w:author="Morgan Glynn" w:date="2016-09-01T03:54:00Z">
              <w:r w:rsidRPr="003A53C2">
                <w:rPr>
                  <w:sz w:val="26"/>
                  <w:szCs w:val="26"/>
                </w:rPr>
                <w:t xml:space="preserve">DATED:  </w:t>
              </w:r>
              <w:r>
                <w:rPr>
                  <w:sz w:val="26"/>
                  <w:szCs w:val="26"/>
                </w:rPr>
                <w:t>September 1</w:t>
              </w:r>
              <w:r w:rsidRPr="003A53C2">
                <w:rPr>
                  <w:sz w:val="26"/>
                  <w:szCs w:val="26"/>
                </w:rPr>
                <w:t>, 2016</w:t>
              </w:r>
            </w:ins>
          </w:p>
        </w:tc>
        <w:tc>
          <w:tcPr>
            <w:tcW w:w="4299" w:type="dxa"/>
          </w:tcPr>
          <w:p w:rsidR="00063E34" w:rsidRPr="003A53C2" w:rsidRDefault="00063E34" w:rsidP="0034052E">
            <w:pPr>
              <w:pStyle w:val="Caption"/>
              <w:spacing w:before="160" w:line="280" w:lineRule="exact"/>
              <w:jc w:val="left"/>
              <w:rPr>
                <w:ins w:id="1085" w:author="Morgan Glynn" w:date="2016-09-01T03:54:00Z"/>
                <w:sz w:val="26"/>
                <w:szCs w:val="26"/>
              </w:rPr>
            </w:pPr>
            <w:ins w:id="1086" w:author="Morgan Glynn" w:date="2016-09-01T03:54:00Z">
              <w:r w:rsidRPr="003A53C2">
                <w:rPr>
                  <w:sz w:val="26"/>
                  <w:szCs w:val="26"/>
                </w:rPr>
                <w:t>MAHONEY LAW GROUP, APC</w:t>
              </w:r>
            </w:ins>
          </w:p>
          <w:p w:rsidR="00063E34" w:rsidRPr="003A53C2" w:rsidRDefault="00063E34" w:rsidP="0034052E">
            <w:pPr>
              <w:pStyle w:val="Caption"/>
              <w:spacing w:line="280" w:lineRule="exact"/>
              <w:jc w:val="left"/>
              <w:rPr>
                <w:ins w:id="1087" w:author="Morgan Glynn" w:date="2016-09-01T03:54:00Z"/>
                <w:sz w:val="26"/>
                <w:szCs w:val="26"/>
              </w:rPr>
            </w:pPr>
          </w:p>
          <w:p w:rsidR="00063E34" w:rsidRPr="003A53C2" w:rsidRDefault="00063E34" w:rsidP="0034052E">
            <w:pPr>
              <w:pStyle w:val="Caption"/>
              <w:spacing w:line="280" w:lineRule="exact"/>
              <w:jc w:val="left"/>
              <w:rPr>
                <w:ins w:id="1088" w:author="Morgan Glynn" w:date="2016-09-01T03:54:00Z"/>
                <w:sz w:val="26"/>
                <w:szCs w:val="26"/>
              </w:rPr>
            </w:pPr>
          </w:p>
          <w:p w:rsidR="00063E34" w:rsidRPr="003A53C2" w:rsidRDefault="00063E34" w:rsidP="0034052E">
            <w:pPr>
              <w:pStyle w:val="Caption"/>
              <w:spacing w:line="280" w:lineRule="exact"/>
              <w:jc w:val="left"/>
              <w:rPr>
                <w:ins w:id="1089" w:author="Morgan Glynn" w:date="2016-09-01T03:54:00Z"/>
                <w:sz w:val="26"/>
                <w:szCs w:val="26"/>
              </w:rPr>
            </w:pPr>
          </w:p>
          <w:p w:rsidR="00063E34" w:rsidRPr="003A53C2" w:rsidRDefault="00063E34" w:rsidP="0034052E">
            <w:pPr>
              <w:pStyle w:val="Caption"/>
              <w:spacing w:line="280" w:lineRule="exact"/>
              <w:jc w:val="left"/>
              <w:rPr>
                <w:ins w:id="1090" w:author="Morgan Glynn" w:date="2016-09-01T03:54:00Z"/>
                <w:sz w:val="26"/>
                <w:szCs w:val="26"/>
              </w:rPr>
            </w:pPr>
            <w:ins w:id="1091" w:author="Morgan Glynn" w:date="2016-09-01T03:54:00Z">
              <w:r w:rsidRPr="003A53C2">
                <w:rPr>
                  <w:sz w:val="26"/>
                  <w:szCs w:val="26"/>
                </w:rPr>
                <w:t>By:</w:t>
              </w:r>
              <w:r w:rsidRPr="003A53C2">
                <w:rPr>
                  <w:sz w:val="26"/>
                  <w:szCs w:val="26"/>
                </w:rPr>
                <w:tab/>
              </w:r>
              <w:r w:rsidRPr="003A53C2">
                <w:rPr>
                  <w:sz w:val="26"/>
                  <w:szCs w:val="26"/>
                  <w:u w:val="single"/>
                </w:rPr>
                <w:tab/>
              </w:r>
              <w:r w:rsidRPr="003A53C2">
                <w:rPr>
                  <w:sz w:val="26"/>
                  <w:szCs w:val="26"/>
                  <w:u w:val="single"/>
                </w:rPr>
                <w:tab/>
              </w:r>
              <w:r w:rsidRPr="003A53C2">
                <w:rPr>
                  <w:sz w:val="26"/>
                  <w:szCs w:val="26"/>
                  <w:u w:val="single"/>
                </w:rPr>
                <w:tab/>
              </w:r>
              <w:r w:rsidRPr="003A53C2">
                <w:rPr>
                  <w:sz w:val="26"/>
                  <w:szCs w:val="26"/>
                  <w:u w:val="single"/>
                </w:rPr>
                <w:tab/>
              </w:r>
            </w:ins>
          </w:p>
          <w:p w:rsidR="00063E34" w:rsidRPr="003A53C2" w:rsidRDefault="00063E34" w:rsidP="0034052E">
            <w:pPr>
              <w:pStyle w:val="Caption"/>
              <w:spacing w:before="40"/>
              <w:jc w:val="left"/>
              <w:rPr>
                <w:ins w:id="1092" w:author="Morgan Glynn" w:date="2016-09-01T03:54:00Z"/>
                <w:sz w:val="26"/>
                <w:szCs w:val="26"/>
              </w:rPr>
            </w:pPr>
            <w:ins w:id="1093" w:author="Morgan Glynn" w:date="2016-09-01T03:54:00Z">
              <w:r w:rsidRPr="003A53C2">
                <w:rPr>
                  <w:sz w:val="26"/>
                  <w:szCs w:val="26"/>
                </w:rPr>
                <w:tab/>
                <w:t xml:space="preserve">Katherine J. Odenbreit </w:t>
              </w:r>
            </w:ins>
          </w:p>
          <w:p w:rsidR="00063E34" w:rsidRPr="003A53C2" w:rsidRDefault="00063E34" w:rsidP="0034052E">
            <w:pPr>
              <w:pStyle w:val="Caption"/>
              <w:spacing w:before="40"/>
              <w:jc w:val="left"/>
              <w:rPr>
                <w:ins w:id="1094" w:author="Morgan Glynn" w:date="2016-09-01T03:54:00Z"/>
                <w:sz w:val="26"/>
                <w:szCs w:val="26"/>
              </w:rPr>
            </w:pPr>
          </w:p>
          <w:p w:rsidR="00063E34" w:rsidRPr="003A53C2" w:rsidRDefault="00063E34" w:rsidP="0034052E">
            <w:pPr>
              <w:pStyle w:val="Caption"/>
              <w:spacing w:line="280" w:lineRule="exact"/>
              <w:jc w:val="left"/>
              <w:rPr>
                <w:ins w:id="1095" w:author="Morgan Glynn" w:date="2016-09-01T03:54:00Z"/>
                <w:sz w:val="26"/>
                <w:szCs w:val="26"/>
              </w:rPr>
            </w:pPr>
          </w:p>
        </w:tc>
        <w:tc>
          <w:tcPr>
            <w:tcW w:w="4299" w:type="dxa"/>
          </w:tcPr>
          <w:p w:rsidR="00063E34" w:rsidRPr="003A53C2" w:rsidRDefault="00063E34" w:rsidP="0034052E">
            <w:pPr>
              <w:pStyle w:val="Caption"/>
              <w:spacing w:before="160" w:line="280" w:lineRule="exact"/>
              <w:jc w:val="left"/>
              <w:rPr>
                <w:ins w:id="1096" w:author="Morgan Glynn" w:date="2016-09-01T03:54:00Z"/>
                <w:sz w:val="26"/>
                <w:szCs w:val="26"/>
              </w:rPr>
            </w:pPr>
          </w:p>
        </w:tc>
      </w:tr>
    </w:tbl>
    <w:p w:rsidR="00D11D49" w:rsidRPr="0090388D" w:rsidDel="0090388D" w:rsidRDefault="00D11D49" w:rsidP="0090388D">
      <w:pPr>
        <w:pStyle w:val="BodyText"/>
        <w:spacing w:after="0" w:line="360" w:lineRule="auto"/>
        <w:jc w:val="center"/>
        <w:rPr>
          <w:moveFrom w:id="1097" w:author="Morgan Glynn" w:date="2016-09-01T01:14:00Z"/>
          <w:b/>
          <w:sz w:val="26"/>
          <w:szCs w:val="26"/>
          <w:u w:val="single"/>
          <w:rPrChange w:id="1098" w:author="Morgan Glynn" w:date="2016-09-01T01:09:00Z">
            <w:rPr>
              <w:moveFrom w:id="1099" w:author="Morgan Glynn" w:date="2016-09-01T01:14:00Z"/>
              <w:sz w:val="26"/>
              <w:szCs w:val="26"/>
            </w:rPr>
          </w:rPrChange>
        </w:rPr>
        <w:pPrChange w:id="1100" w:author="Morgan Glynn" w:date="2016-09-01T01:09:00Z">
          <w:pPr>
            <w:pStyle w:val="BodyText"/>
            <w:jc w:val="center"/>
          </w:pPr>
        </w:pPrChange>
      </w:pPr>
      <w:moveFromRangeStart w:id="1101" w:author="Morgan Glynn" w:date="2016-09-01T01:14:00Z" w:name="move460455816"/>
      <w:moveFrom w:id="1102" w:author="Morgan Glynn" w:date="2016-09-01T01:14:00Z">
        <w:r w:rsidRPr="0090388D" w:rsidDel="0090388D">
          <w:rPr>
            <w:b/>
            <w:sz w:val="26"/>
            <w:szCs w:val="26"/>
            <w:u w:val="single"/>
            <w:rPrChange w:id="1103" w:author="Morgan Glynn" w:date="2016-09-01T01:09:00Z">
              <w:rPr>
                <w:b/>
                <w:sz w:val="26"/>
                <w:szCs w:val="26"/>
                <w:u w:val="single"/>
              </w:rPr>
            </w:rPrChange>
          </w:rPr>
          <w:t>REQUEST FOR IMMEDIATE STAY OF THE ACTION</w:t>
        </w:r>
      </w:moveFrom>
    </w:p>
    <w:p w:rsidR="00D11D49" w:rsidRPr="00A81BBB" w:rsidDel="0090388D" w:rsidRDefault="00D11D49" w:rsidP="00D11D49">
      <w:pPr>
        <w:pStyle w:val="BodyText"/>
        <w:spacing w:line="360" w:lineRule="auto"/>
        <w:rPr>
          <w:moveFrom w:id="1104" w:author="Morgan Glynn" w:date="2016-09-01T01:14:00Z"/>
          <w:sz w:val="26"/>
          <w:szCs w:val="26"/>
        </w:rPr>
      </w:pPr>
      <w:moveFrom w:id="1105" w:author="Morgan Glynn" w:date="2016-09-01T01:14:00Z">
        <w:r w:rsidRPr="00A81BBB" w:rsidDel="0090388D">
          <w:rPr>
            <w:sz w:val="26"/>
            <w:szCs w:val="26"/>
          </w:rPr>
          <w:tab/>
          <w:t xml:space="preserve">Petitioner respectfully requests this Court issue an order staying the </w:t>
        </w:r>
        <w:r w:rsidDel="0090388D">
          <w:rPr>
            <w:sz w:val="26"/>
            <w:szCs w:val="26"/>
          </w:rPr>
          <w:t>action for all purposes pending in the R</w:t>
        </w:r>
        <w:r w:rsidRPr="00A81BBB" w:rsidDel="0090388D">
          <w:rPr>
            <w:sz w:val="26"/>
            <w:szCs w:val="26"/>
          </w:rPr>
          <w:t>espondent superior court’s until this Petition is concluded.  The purpose of this request is to prevent the disclosure of confidential information in this action</w:t>
        </w:r>
        <w:r w:rsidDel="0090388D">
          <w:rPr>
            <w:sz w:val="26"/>
            <w:szCs w:val="26"/>
          </w:rPr>
          <w:t>, prevent the withdrawal and potential expiration of claims of those class members compelled to arbitration and to prevent the claims of those pending in arbitration from being further jeopardized</w:t>
        </w:r>
        <w:r w:rsidRPr="00A81BBB" w:rsidDel="0090388D">
          <w:rPr>
            <w:sz w:val="26"/>
            <w:szCs w:val="26"/>
          </w:rPr>
          <w:t>.</w:t>
        </w:r>
      </w:moveFrom>
    </w:p>
    <w:p w:rsidR="00D11D49" w:rsidRPr="00A81BBB" w:rsidDel="0090388D" w:rsidRDefault="00D11D49" w:rsidP="00D11D49">
      <w:pPr>
        <w:pStyle w:val="BodyText"/>
        <w:spacing w:line="360" w:lineRule="auto"/>
        <w:jc w:val="center"/>
        <w:rPr>
          <w:moveFrom w:id="1106" w:author="Morgan Glynn" w:date="2016-09-01T01:14:00Z"/>
          <w:sz w:val="26"/>
          <w:szCs w:val="26"/>
        </w:rPr>
      </w:pPr>
      <w:moveFrom w:id="1107" w:author="Morgan Glynn" w:date="2016-09-01T01:14:00Z">
        <w:r w:rsidDel="0090388D">
          <w:rPr>
            <w:sz w:val="26"/>
            <w:szCs w:val="26"/>
          </w:rPr>
          <w:br w:type="page"/>
        </w:r>
        <w:r w:rsidRPr="00A81BBB" w:rsidDel="0090388D">
          <w:rPr>
            <w:b/>
            <w:sz w:val="26"/>
            <w:szCs w:val="26"/>
            <w:u w:val="single"/>
          </w:rPr>
          <w:t>VERIFICATION</w:t>
        </w:r>
      </w:moveFrom>
    </w:p>
    <w:p w:rsidR="00D11D49" w:rsidRPr="00A81BBB" w:rsidDel="0090388D" w:rsidRDefault="00D11D49" w:rsidP="00D11D49">
      <w:pPr>
        <w:pStyle w:val="BodyText"/>
        <w:spacing w:line="360" w:lineRule="auto"/>
        <w:jc w:val="left"/>
        <w:rPr>
          <w:moveFrom w:id="1108" w:author="Morgan Glynn" w:date="2016-09-01T01:14:00Z"/>
          <w:sz w:val="26"/>
          <w:szCs w:val="26"/>
        </w:rPr>
      </w:pPr>
      <w:moveFrom w:id="1109" w:author="Morgan Glynn" w:date="2016-09-01T01:14:00Z">
        <w:r w:rsidRPr="00A81BBB" w:rsidDel="0090388D">
          <w:rPr>
            <w:sz w:val="26"/>
            <w:szCs w:val="26"/>
          </w:rPr>
          <w:tab/>
          <w:t>I, Katherine J. Odenbreit, declare:</w:t>
        </w:r>
      </w:moveFrom>
    </w:p>
    <w:p w:rsidR="00D11D49" w:rsidRPr="00A81BBB" w:rsidDel="0090388D" w:rsidRDefault="00D11D49" w:rsidP="00D11D49">
      <w:pPr>
        <w:pStyle w:val="BodyText"/>
        <w:spacing w:line="360" w:lineRule="auto"/>
        <w:rPr>
          <w:moveFrom w:id="1110" w:author="Morgan Glynn" w:date="2016-09-01T01:14:00Z"/>
          <w:sz w:val="26"/>
          <w:szCs w:val="26"/>
        </w:rPr>
      </w:pPr>
      <w:moveFrom w:id="1111" w:author="Morgan Glynn" w:date="2016-09-01T01:14:00Z">
        <w:r w:rsidRPr="00A81BBB" w:rsidDel="0090388D">
          <w:rPr>
            <w:sz w:val="26"/>
            <w:szCs w:val="26"/>
          </w:rPr>
          <w:tab/>
          <w:t xml:space="preserve">I am an attorney at law </w:t>
        </w:r>
        <w:r w:rsidDel="0090388D">
          <w:rPr>
            <w:sz w:val="26"/>
            <w:szCs w:val="26"/>
          </w:rPr>
          <w:t>with</w:t>
        </w:r>
        <w:r w:rsidRPr="00A81BBB" w:rsidDel="0090388D">
          <w:rPr>
            <w:sz w:val="26"/>
            <w:szCs w:val="26"/>
          </w:rPr>
          <w:t xml:space="preserve"> the firm </w:t>
        </w:r>
        <w:r w:rsidDel="0090388D">
          <w:rPr>
            <w:sz w:val="26"/>
            <w:szCs w:val="26"/>
          </w:rPr>
          <w:t>MAHONEY LAW GROUP, APC</w:t>
        </w:r>
        <w:r w:rsidRPr="00A81BBB" w:rsidDel="0090388D">
          <w:rPr>
            <w:sz w:val="26"/>
            <w:szCs w:val="26"/>
          </w:rPr>
          <w:t xml:space="preserve">, counsel for Petitioners </w:t>
        </w:r>
        <w:r w:rsidDel="0090388D">
          <w:rPr>
            <w:sz w:val="26"/>
            <w:szCs w:val="26"/>
          </w:rPr>
          <w:t>Christopher Levanoff, Alison Diaz, Andrew Gaxiola and Jenna Steed</w:t>
        </w:r>
        <w:r w:rsidRPr="00A81BBB" w:rsidDel="0090388D">
          <w:rPr>
            <w:sz w:val="26"/>
            <w:szCs w:val="26"/>
          </w:rPr>
          <w:t xml:space="preserve">.  I have read the foregoing petition for writ of mandate, prohibition and other appropriate relief and know its contents.  Except for those facts that are supported by declarations, which facts I believe to be true based upon information and belief, the facts in the petition pertaining to the record and proceedings below are true to my knowledge.  Because of my familiarity with the relevant facts pertaining to the proceedings in this action, I rather than Petitioners, </w:t>
        </w:r>
        <w:r w:rsidDel="0090388D">
          <w:rPr>
            <w:sz w:val="26"/>
            <w:szCs w:val="26"/>
          </w:rPr>
          <w:t>Christopher Levanoff, Alison Diaz, Andrew Gaxiola and Jenna Steed</w:t>
        </w:r>
        <w:r w:rsidRPr="00A81BBB" w:rsidDel="0090388D">
          <w:rPr>
            <w:sz w:val="26"/>
            <w:szCs w:val="26"/>
          </w:rPr>
          <w:t>, verify this petition.</w:t>
        </w:r>
      </w:moveFrom>
    </w:p>
    <w:p w:rsidR="00D11D49" w:rsidRPr="00A81BBB" w:rsidDel="0090388D" w:rsidRDefault="00D11D49" w:rsidP="00D11D49">
      <w:pPr>
        <w:pStyle w:val="BodyText"/>
        <w:spacing w:line="360" w:lineRule="auto"/>
        <w:jc w:val="left"/>
        <w:rPr>
          <w:moveFrom w:id="1112" w:author="Morgan Glynn" w:date="2016-09-01T01:14:00Z"/>
          <w:sz w:val="26"/>
          <w:szCs w:val="26"/>
        </w:rPr>
      </w:pPr>
      <w:moveFrom w:id="1113" w:author="Morgan Glynn" w:date="2016-09-01T01:14:00Z">
        <w:r w:rsidRPr="00A81BBB" w:rsidDel="0090388D">
          <w:rPr>
            <w:sz w:val="26"/>
            <w:szCs w:val="26"/>
          </w:rPr>
          <w:tab/>
          <w:t xml:space="preserve">I declare under penalty of perjury under the laws of the State of California that the foregoing is true and correct and that this Verification was executed on </w:t>
        </w:r>
        <w:r w:rsidDel="0090388D">
          <w:rPr>
            <w:sz w:val="26"/>
            <w:szCs w:val="26"/>
          </w:rPr>
          <w:t>September 1, 2016</w:t>
        </w:r>
        <w:r w:rsidRPr="00A81BBB" w:rsidDel="0090388D">
          <w:rPr>
            <w:sz w:val="26"/>
            <w:szCs w:val="26"/>
          </w:rPr>
          <w:t xml:space="preserve">, at </w:t>
        </w:r>
        <w:r w:rsidDel="0090388D">
          <w:rPr>
            <w:sz w:val="26"/>
            <w:szCs w:val="26"/>
          </w:rPr>
          <w:t>Long Beach</w:t>
        </w:r>
        <w:r w:rsidRPr="00A81BBB" w:rsidDel="0090388D">
          <w:rPr>
            <w:sz w:val="26"/>
            <w:szCs w:val="26"/>
          </w:rPr>
          <w:t>, California.</w:t>
        </w:r>
      </w:moveFrom>
    </w:p>
    <w:p w:rsidR="00D11D49" w:rsidRPr="00A81BBB" w:rsidDel="0090388D" w:rsidRDefault="00D11D49" w:rsidP="00D11D49">
      <w:pPr>
        <w:pStyle w:val="BodyText"/>
        <w:spacing w:line="360" w:lineRule="auto"/>
        <w:jc w:val="left"/>
        <w:rPr>
          <w:moveFrom w:id="1114" w:author="Morgan Glynn" w:date="2016-09-01T01:14:00Z"/>
          <w:sz w:val="26"/>
          <w:szCs w:val="26"/>
        </w:rPr>
      </w:pPr>
    </w:p>
    <w:p w:rsidR="00D11D49" w:rsidRPr="00A81BBB" w:rsidDel="0090388D" w:rsidRDefault="00D11D49" w:rsidP="00D11D49">
      <w:pPr>
        <w:pStyle w:val="BodyText"/>
        <w:jc w:val="left"/>
        <w:rPr>
          <w:moveFrom w:id="1115" w:author="Morgan Glynn" w:date="2016-09-01T01:14:00Z"/>
          <w:sz w:val="26"/>
          <w:szCs w:val="26"/>
        </w:rPr>
      </w:pPr>
      <w:moveFrom w:id="1116" w:author="Morgan Glynn" w:date="2016-09-01T01:14:00Z">
        <w:r w:rsidRPr="00A81BBB" w:rsidDel="0090388D">
          <w:rPr>
            <w:sz w:val="26"/>
            <w:szCs w:val="26"/>
          </w:rPr>
          <w:tab/>
        </w:r>
        <w:r w:rsidRPr="00A81BBB" w:rsidDel="0090388D">
          <w:rPr>
            <w:sz w:val="26"/>
            <w:szCs w:val="26"/>
          </w:rPr>
          <w:tab/>
        </w:r>
        <w:r w:rsidRPr="00A81BBB" w:rsidDel="0090388D">
          <w:rPr>
            <w:sz w:val="26"/>
            <w:szCs w:val="26"/>
          </w:rPr>
          <w:tab/>
        </w:r>
        <w:r w:rsidRPr="00A81BBB" w:rsidDel="0090388D">
          <w:rPr>
            <w:sz w:val="26"/>
            <w:szCs w:val="26"/>
          </w:rPr>
          <w:tab/>
        </w:r>
        <w:r w:rsidRPr="00A81BBB" w:rsidDel="0090388D">
          <w:rPr>
            <w:sz w:val="26"/>
            <w:szCs w:val="26"/>
          </w:rPr>
          <w:tab/>
          <w:t>_________________________________</w:t>
        </w:r>
      </w:moveFrom>
    </w:p>
    <w:p w:rsidR="0090388D" w:rsidRDefault="00D11D49">
      <w:pPr>
        <w:jc w:val="left"/>
        <w:rPr>
          <w:ins w:id="1117" w:author="Morgan Glynn" w:date="2016-09-01T01:10:00Z"/>
          <w:sz w:val="26"/>
          <w:szCs w:val="26"/>
        </w:rPr>
      </w:pPr>
      <w:moveFrom w:id="1118" w:author="Morgan Glynn" w:date="2016-09-01T01:14:00Z">
        <w:r w:rsidRPr="00A81BBB" w:rsidDel="0090388D">
          <w:rPr>
            <w:sz w:val="26"/>
            <w:szCs w:val="26"/>
          </w:rPr>
          <w:tab/>
        </w:r>
        <w:r w:rsidRPr="00A81BBB" w:rsidDel="0090388D">
          <w:rPr>
            <w:sz w:val="26"/>
            <w:szCs w:val="26"/>
          </w:rPr>
          <w:tab/>
        </w:r>
        <w:r w:rsidRPr="00A81BBB" w:rsidDel="0090388D">
          <w:rPr>
            <w:sz w:val="26"/>
            <w:szCs w:val="26"/>
          </w:rPr>
          <w:tab/>
        </w:r>
        <w:r w:rsidRPr="00A81BBB" w:rsidDel="0090388D">
          <w:rPr>
            <w:sz w:val="26"/>
            <w:szCs w:val="26"/>
          </w:rPr>
          <w:tab/>
        </w:r>
        <w:r w:rsidRPr="00A81BBB" w:rsidDel="0090388D">
          <w:rPr>
            <w:sz w:val="26"/>
            <w:szCs w:val="26"/>
          </w:rPr>
          <w:tab/>
          <w:t>Katherine J. Odenbreit</w:t>
        </w:r>
      </w:moveFrom>
      <w:moveFromRangeEnd w:id="1101"/>
      <w:ins w:id="1119" w:author="Morgan Glynn" w:date="2016-09-01T01:10:00Z">
        <w:r w:rsidR="0090388D">
          <w:rPr>
            <w:sz w:val="26"/>
            <w:szCs w:val="26"/>
          </w:rPr>
          <w:br w:type="page"/>
        </w:r>
      </w:ins>
    </w:p>
    <w:p w:rsidR="00D11D49" w:rsidRPr="00703FAD" w:rsidDel="0090388D" w:rsidRDefault="00D11D49" w:rsidP="00D11D49">
      <w:pPr>
        <w:pStyle w:val="BodyText"/>
        <w:jc w:val="left"/>
        <w:rPr>
          <w:del w:id="1120" w:author="Morgan Glynn" w:date="2016-09-01T01:10:00Z"/>
          <w:sz w:val="26"/>
          <w:szCs w:val="26"/>
          <w:rPrChange w:id="1121" w:author="Morgan Glynn" w:date="2016-09-01T04:09:00Z">
            <w:rPr>
              <w:del w:id="1122" w:author="Morgan Glynn" w:date="2016-09-01T01:10:00Z"/>
              <w:sz w:val="26"/>
              <w:szCs w:val="26"/>
            </w:rPr>
          </w:rPrChange>
        </w:rPr>
      </w:pPr>
    </w:p>
    <w:p w:rsidR="00703FAD" w:rsidRPr="00703FAD" w:rsidRDefault="00703FAD" w:rsidP="00703FAD">
      <w:pPr>
        <w:tabs>
          <w:tab w:val="center" w:pos="4680"/>
        </w:tabs>
        <w:spacing w:line="235" w:lineRule="exact"/>
        <w:jc w:val="center"/>
        <w:rPr>
          <w:ins w:id="1123" w:author="Morgan Glynn" w:date="2016-09-01T04:09:00Z"/>
          <w:sz w:val="26"/>
          <w:szCs w:val="26"/>
          <w:highlight w:val="yellow"/>
          <w:rPrChange w:id="1124" w:author="Morgan Glynn" w:date="2016-09-01T04:10:00Z">
            <w:rPr>
              <w:ins w:id="1125" w:author="Morgan Glynn" w:date="2016-09-01T04:09:00Z"/>
            </w:rPr>
          </w:rPrChange>
        </w:rPr>
      </w:pPr>
      <w:bookmarkStart w:id="1126" w:name="_GoBack"/>
      <w:bookmarkEnd w:id="1126"/>
      <w:ins w:id="1127" w:author="Morgan Glynn" w:date="2016-09-01T04:09:00Z">
        <w:r w:rsidRPr="00703FAD">
          <w:rPr>
            <w:b/>
            <w:bCs/>
            <w:sz w:val="26"/>
            <w:szCs w:val="26"/>
            <w:highlight w:val="yellow"/>
            <w:u w:val="single"/>
            <w:rPrChange w:id="1128" w:author="Morgan Glynn" w:date="2016-09-01T04:10:00Z">
              <w:rPr>
                <w:b/>
                <w:bCs/>
                <w:u w:val="single"/>
              </w:rPr>
            </w:rPrChange>
          </w:rPr>
          <w:t>PROOF OF SERVICE</w:t>
        </w:r>
      </w:ins>
    </w:p>
    <w:p w:rsidR="00703FAD" w:rsidRPr="00703FAD" w:rsidRDefault="00703FAD" w:rsidP="00703FAD">
      <w:pPr>
        <w:jc w:val="center"/>
        <w:rPr>
          <w:ins w:id="1129" w:author="Morgan Glynn" w:date="2016-09-01T04:09:00Z"/>
          <w:sz w:val="26"/>
          <w:szCs w:val="26"/>
          <w:highlight w:val="yellow"/>
          <w:rPrChange w:id="1130" w:author="Morgan Glynn" w:date="2016-09-01T04:10:00Z">
            <w:rPr>
              <w:ins w:id="1131" w:author="Morgan Glynn" w:date="2016-09-01T04:09:00Z"/>
            </w:rPr>
          </w:rPrChange>
        </w:rPr>
      </w:pPr>
    </w:p>
    <w:p w:rsidR="00703FAD" w:rsidRPr="00703FAD" w:rsidRDefault="00703FAD" w:rsidP="00703FAD">
      <w:pPr>
        <w:jc w:val="center"/>
        <w:rPr>
          <w:ins w:id="1132" w:author="Morgan Glynn" w:date="2016-09-01T04:09:00Z"/>
          <w:sz w:val="26"/>
          <w:szCs w:val="26"/>
          <w:highlight w:val="yellow"/>
          <w:rPrChange w:id="1133" w:author="Morgan Glynn" w:date="2016-09-01T04:10:00Z">
            <w:rPr>
              <w:ins w:id="1134" w:author="Morgan Glynn" w:date="2016-09-01T04:09:00Z"/>
            </w:rPr>
          </w:rPrChange>
        </w:rPr>
      </w:pPr>
    </w:p>
    <w:p w:rsidR="00703FAD" w:rsidRPr="00703FAD" w:rsidRDefault="00703FAD" w:rsidP="00703FAD">
      <w:pPr>
        <w:jc w:val="center"/>
        <w:rPr>
          <w:ins w:id="1135" w:author="Morgan Glynn" w:date="2016-09-01T04:09:00Z"/>
          <w:sz w:val="26"/>
          <w:szCs w:val="26"/>
          <w:highlight w:val="yellow"/>
          <w:rPrChange w:id="1136" w:author="Morgan Glynn" w:date="2016-09-01T04:10:00Z">
            <w:rPr>
              <w:ins w:id="1137" w:author="Morgan Glynn" w:date="2016-09-01T04:09:00Z"/>
            </w:rPr>
          </w:rPrChange>
        </w:rPr>
      </w:pPr>
    </w:p>
    <w:p w:rsidR="00703FAD" w:rsidRPr="00703FAD" w:rsidRDefault="00703FAD" w:rsidP="00703FAD">
      <w:pPr>
        <w:ind w:left="540"/>
        <w:rPr>
          <w:ins w:id="1138" w:author="Morgan Glynn" w:date="2016-09-01T04:09:00Z"/>
          <w:sz w:val="26"/>
          <w:szCs w:val="26"/>
          <w:highlight w:val="yellow"/>
          <w:rPrChange w:id="1139" w:author="Morgan Glynn" w:date="2016-09-01T04:10:00Z">
            <w:rPr>
              <w:ins w:id="1140" w:author="Morgan Glynn" w:date="2016-09-01T04:09:00Z"/>
            </w:rPr>
          </w:rPrChange>
        </w:rPr>
      </w:pPr>
      <w:ins w:id="1141" w:author="Morgan Glynn" w:date="2016-09-01T04:09:00Z">
        <w:r w:rsidRPr="00703FAD">
          <w:rPr>
            <w:sz w:val="26"/>
            <w:szCs w:val="26"/>
            <w:highlight w:val="yellow"/>
            <w:rPrChange w:id="1142" w:author="Morgan Glynn" w:date="2016-09-01T04:10:00Z">
              <w:rPr/>
            </w:rPrChange>
          </w:rPr>
          <w:t xml:space="preserve">I am over the age of eighteen years and not a party to the within action.  My business address is 249 E. Ocean Blvd., Suite 814, Long Beach, CA 90802. </w:t>
        </w:r>
      </w:ins>
    </w:p>
    <w:p w:rsidR="00703FAD" w:rsidRPr="00703FAD" w:rsidRDefault="00703FAD" w:rsidP="00703FAD">
      <w:pPr>
        <w:ind w:left="540"/>
        <w:rPr>
          <w:ins w:id="1143" w:author="Morgan Glynn" w:date="2016-09-01T04:09:00Z"/>
          <w:sz w:val="26"/>
          <w:szCs w:val="26"/>
          <w:highlight w:val="yellow"/>
          <w:rPrChange w:id="1144" w:author="Morgan Glynn" w:date="2016-09-01T04:10:00Z">
            <w:rPr>
              <w:ins w:id="1145" w:author="Morgan Glynn" w:date="2016-09-01T04:09:00Z"/>
            </w:rPr>
          </w:rPrChange>
        </w:rPr>
      </w:pPr>
    </w:p>
    <w:p w:rsidR="00703FAD" w:rsidRPr="00703FAD" w:rsidRDefault="00703FAD" w:rsidP="00703FAD">
      <w:pPr>
        <w:ind w:left="540"/>
        <w:rPr>
          <w:ins w:id="1146" w:author="Morgan Glynn" w:date="2016-09-01T04:09:00Z"/>
          <w:sz w:val="26"/>
          <w:szCs w:val="26"/>
          <w:highlight w:val="yellow"/>
          <w:rPrChange w:id="1147" w:author="Morgan Glynn" w:date="2016-09-01T04:10:00Z">
            <w:rPr>
              <w:ins w:id="1148" w:author="Morgan Glynn" w:date="2016-09-01T04:09:00Z"/>
            </w:rPr>
          </w:rPrChange>
        </w:rPr>
      </w:pPr>
      <w:ins w:id="1149" w:author="Morgan Glynn" w:date="2016-09-01T04:09:00Z">
        <w:r w:rsidRPr="00703FAD">
          <w:rPr>
            <w:sz w:val="26"/>
            <w:szCs w:val="26"/>
            <w:highlight w:val="yellow"/>
            <w:rPrChange w:id="1150" w:author="Morgan Glynn" w:date="2016-09-01T04:10:00Z">
              <w:rPr/>
            </w:rPrChange>
          </w:rPr>
          <w:t>On the date set forth below I served the document(s) described as</w:t>
        </w:r>
        <w:r w:rsidRPr="00703FAD">
          <w:rPr>
            <w:b/>
            <w:bCs/>
            <w:sz w:val="26"/>
            <w:szCs w:val="26"/>
            <w:highlight w:val="yellow"/>
            <w:rPrChange w:id="1151" w:author="Morgan Glynn" w:date="2016-09-01T04:10:00Z">
              <w:rPr>
                <w:b/>
                <w:bCs/>
                <w:sz w:val="26"/>
                <w:szCs w:val="26"/>
              </w:rPr>
            </w:rPrChange>
          </w:rPr>
          <w:t xml:space="preserve"> PETITION FOR PROHIBITION AND/OR WRIT OF MANDATE OR OTHER APPROPRIATE RELIEF, VOLUME II OF II </w:t>
        </w:r>
        <w:r w:rsidRPr="00703FAD">
          <w:rPr>
            <w:sz w:val="26"/>
            <w:szCs w:val="26"/>
            <w:highlight w:val="yellow"/>
            <w:rPrChange w:id="1152" w:author="Morgan Glynn" w:date="2016-09-01T04:10:00Z">
              <w:rPr/>
            </w:rPrChange>
          </w:rPr>
          <w:t xml:space="preserve">on all the interested parties in this action, by placing: [  ]  the original  [xx] true copies thereof enclosed in sealed envelopes, addressed as follows: </w:t>
        </w:r>
      </w:ins>
    </w:p>
    <w:p w:rsidR="00703FAD" w:rsidRPr="00703FAD" w:rsidRDefault="00703FAD" w:rsidP="00703FAD">
      <w:pPr>
        <w:ind w:left="540"/>
        <w:rPr>
          <w:ins w:id="1153" w:author="Morgan Glynn" w:date="2016-09-01T04:09:00Z"/>
          <w:sz w:val="26"/>
          <w:szCs w:val="26"/>
          <w:highlight w:val="yellow"/>
          <w:rPrChange w:id="1154" w:author="Morgan Glynn" w:date="2016-09-01T04:10:00Z">
            <w:rPr>
              <w:ins w:id="1155" w:author="Morgan Glynn" w:date="2016-09-01T04:09:00Z"/>
            </w:rPr>
          </w:rPrChange>
        </w:rPr>
      </w:pPr>
    </w:p>
    <w:p w:rsidR="00703FAD" w:rsidRPr="00703FAD" w:rsidRDefault="00703FAD" w:rsidP="00703FAD">
      <w:pPr>
        <w:ind w:left="540"/>
        <w:rPr>
          <w:ins w:id="1156" w:author="Morgan Glynn" w:date="2016-09-01T04:09:00Z"/>
          <w:sz w:val="26"/>
          <w:szCs w:val="26"/>
          <w:highlight w:val="yellow"/>
          <w:rPrChange w:id="1157" w:author="Morgan Glynn" w:date="2016-09-01T04:10:00Z">
            <w:rPr>
              <w:ins w:id="1158" w:author="Morgan Glynn" w:date="2016-09-01T04:09:00Z"/>
              <w:szCs w:val="26"/>
            </w:rPr>
          </w:rPrChange>
        </w:rPr>
      </w:pPr>
    </w:p>
    <w:p w:rsidR="00703FAD" w:rsidRPr="00703FAD" w:rsidRDefault="00703FAD" w:rsidP="00703FAD">
      <w:pPr>
        <w:ind w:left="540"/>
        <w:rPr>
          <w:ins w:id="1159" w:author="Morgan Glynn" w:date="2016-09-01T04:09:00Z"/>
          <w:b/>
          <w:sz w:val="26"/>
          <w:szCs w:val="26"/>
          <w:highlight w:val="yellow"/>
          <w:rPrChange w:id="1160" w:author="Morgan Glynn" w:date="2016-09-01T04:10:00Z">
            <w:rPr>
              <w:ins w:id="1161" w:author="Morgan Glynn" w:date="2016-09-01T04:09:00Z"/>
              <w:b/>
              <w:szCs w:val="26"/>
            </w:rPr>
          </w:rPrChange>
        </w:rPr>
      </w:pPr>
    </w:p>
    <w:p w:rsidR="00703FAD" w:rsidRPr="00703FAD" w:rsidRDefault="00703FAD" w:rsidP="00703FAD">
      <w:pPr>
        <w:ind w:left="540"/>
        <w:rPr>
          <w:ins w:id="1162" w:author="Morgan Glynn" w:date="2016-09-01T04:09:00Z"/>
          <w:sz w:val="26"/>
          <w:szCs w:val="26"/>
          <w:highlight w:val="yellow"/>
          <w:rPrChange w:id="1163" w:author="Morgan Glynn" w:date="2016-09-01T04:10:00Z">
            <w:rPr>
              <w:ins w:id="1164" w:author="Morgan Glynn" w:date="2016-09-01T04:09:00Z"/>
            </w:rPr>
          </w:rPrChange>
        </w:rPr>
      </w:pPr>
      <w:ins w:id="1165" w:author="Morgan Glynn" w:date="2016-09-01T04:09:00Z">
        <w:r w:rsidRPr="00703FAD">
          <w:rPr>
            <w:sz w:val="26"/>
            <w:szCs w:val="26"/>
            <w:highlight w:val="yellow"/>
            <w:rPrChange w:id="1166" w:author="Morgan Glynn" w:date="2016-09-01T04:10:00Z">
              <w:rPr>
                <w:szCs w:val="26"/>
              </w:rPr>
            </w:rPrChange>
          </w:rPr>
          <w:t>Real Parties In Interest</w:t>
        </w:r>
      </w:ins>
    </w:p>
    <w:p w:rsidR="00703FAD" w:rsidRPr="00703FAD" w:rsidRDefault="00703FAD" w:rsidP="00703FAD">
      <w:pPr>
        <w:ind w:left="540"/>
        <w:rPr>
          <w:ins w:id="1167" w:author="Morgan Glynn" w:date="2016-09-01T04:09:00Z"/>
          <w:sz w:val="26"/>
          <w:szCs w:val="26"/>
          <w:highlight w:val="yellow"/>
          <w:rPrChange w:id="1168" w:author="Morgan Glynn" w:date="2016-09-01T04:10:00Z">
            <w:rPr>
              <w:ins w:id="1169" w:author="Morgan Glynn" w:date="2016-09-01T04:09:00Z"/>
            </w:rPr>
          </w:rPrChange>
        </w:rPr>
      </w:pPr>
    </w:p>
    <w:p w:rsidR="00703FAD" w:rsidRPr="00703FAD" w:rsidRDefault="00703FAD" w:rsidP="00703FAD">
      <w:pPr>
        <w:ind w:left="540"/>
        <w:rPr>
          <w:ins w:id="1170" w:author="Morgan Glynn" w:date="2016-09-01T04:09:00Z"/>
          <w:sz w:val="26"/>
          <w:szCs w:val="26"/>
          <w:highlight w:val="yellow"/>
          <w:rPrChange w:id="1171" w:author="Morgan Glynn" w:date="2016-09-01T04:10:00Z">
            <w:rPr>
              <w:ins w:id="1172" w:author="Morgan Glynn" w:date="2016-09-01T04:09:00Z"/>
            </w:rPr>
          </w:rPrChange>
        </w:rPr>
      </w:pPr>
    </w:p>
    <w:p w:rsidR="00703FAD" w:rsidRPr="00703FAD" w:rsidRDefault="00703FAD" w:rsidP="00703FAD">
      <w:pPr>
        <w:ind w:left="540"/>
        <w:rPr>
          <w:ins w:id="1173" w:author="Morgan Glynn" w:date="2016-09-01T04:09:00Z"/>
          <w:sz w:val="26"/>
          <w:szCs w:val="26"/>
          <w:highlight w:val="yellow"/>
          <w:rPrChange w:id="1174" w:author="Morgan Glynn" w:date="2016-09-01T04:10:00Z">
            <w:rPr>
              <w:ins w:id="1175" w:author="Morgan Glynn" w:date="2016-09-01T04:09:00Z"/>
            </w:rPr>
          </w:rPrChange>
        </w:rPr>
      </w:pPr>
      <w:ins w:id="1176" w:author="Morgan Glynn" w:date="2016-09-01T04:09:00Z">
        <w:r w:rsidRPr="00703FAD">
          <w:rPr>
            <w:b/>
            <w:bCs/>
            <w:sz w:val="26"/>
            <w:szCs w:val="26"/>
            <w:highlight w:val="yellow"/>
            <w:rPrChange w:id="1177" w:author="Morgan Glynn" w:date="2016-09-01T04:10:00Z">
              <w:rPr>
                <w:b/>
                <w:bCs/>
              </w:rPr>
            </w:rPrChange>
          </w:rPr>
          <w:t>[XX]  (BY PERSONAL SERVICE)</w:t>
        </w:r>
        <w:r w:rsidRPr="00703FAD">
          <w:rPr>
            <w:sz w:val="26"/>
            <w:szCs w:val="26"/>
            <w:highlight w:val="yellow"/>
            <w:rPrChange w:id="1178" w:author="Morgan Glynn" w:date="2016-09-01T04:10:00Z">
              <w:rPr/>
            </w:rPrChange>
          </w:rPr>
          <w:t>: I personally served said document(s) on the date set forth below, by leaving them, inside the envelope(s) clearly labeled to identify the attorney(s) being served, at the offices of the attorney(s) listed above, at the address(es) listed above, with a receptionist or other person having charge of the office(s), between the hours of 9:00 a.m. and 5:00 p.m.</w:t>
        </w:r>
      </w:ins>
    </w:p>
    <w:p w:rsidR="00703FAD" w:rsidRPr="00703FAD" w:rsidRDefault="00703FAD" w:rsidP="00703FAD">
      <w:pPr>
        <w:ind w:left="540"/>
        <w:rPr>
          <w:ins w:id="1179" w:author="Morgan Glynn" w:date="2016-09-01T04:09:00Z"/>
          <w:sz w:val="26"/>
          <w:szCs w:val="26"/>
          <w:highlight w:val="yellow"/>
          <w:rPrChange w:id="1180" w:author="Morgan Glynn" w:date="2016-09-01T04:10:00Z">
            <w:rPr>
              <w:ins w:id="1181" w:author="Morgan Glynn" w:date="2016-09-01T04:09:00Z"/>
            </w:rPr>
          </w:rPrChange>
        </w:rPr>
      </w:pPr>
    </w:p>
    <w:p w:rsidR="00703FAD" w:rsidRPr="00703FAD" w:rsidRDefault="00703FAD" w:rsidP="00703FAD">
      <w:pPr>
        <w:ind w:left="540"/>
        <w:rPr>
          <w:ins w:id="1182" w:author="Morgan Glynn" w:date="2016-09-01T04:09:00Z"/>
          <w:sz w:val="26"/>
          <w:szCs w:val="26"/>
          <w:highlight w:val="yellow"/>
          <w:rPrChange w:id="1183" w:author="Morgan Glynn" w:date="2016-09-01T04:10:00Z">
            <w:rPr>
              <w:ins w:id="1184" w:author="Morgan Glynn" w:date="2016-09-01T04:09:00Z"/>
            </w:rPr>
          </w:rPrChange>
        </w:rPr>
      </w:pPr>
      <w:ins w:id="1185" w:author="Morgan Glynn" w:date="2016-09-01T04:09:00Z">
        <w:r w:rsidRPr="00703FAD">
          <w:rPr>
            <w:sz w:val="26"/>
            <w:szCs w:val="26"/>
            <w:highlight w:val="yellow"/>
            <w:rPrChange w:id="1186" w:author="Morgan Glynn" w:date="2016-09-01T04:10:00Z">
              <w:rPr/>
            </w:rPrChange>
          </w:rPr>
          <w:t>[xx]  (STATE) I declare under penalty of perjury under the laws of the State of California that the above is true and correct and was executed at Long Beach, California, on  September 1, 2016.</w:t>
        </w:r>
      </w:ins>
    </w:p>
    <w:p w:rsidR="00703FAD" w:rsidRPr="00703FAD" w:rsidRDefault="00703FAD" w:rsidP="00703FAD">
      <w:pPr>
        <w:ind w:left="540"/>
        <w:rPr>
          <w:ins w:id="1187" w:author="Morgan Glynn" w:date="2016-09-01T04:09:00Z"/>
          <w:sz w:val="26"/>
          <w:szCs w:val="26"/>
          <w:highlight w:val="yellow"/>
          <w:rPrChange w:id="1188" w:author="Morgan Glynn" w:date="2016-09-01T04:10:00Z">
            <w:rPr>
              <w:ins w:id="1189" w:author="Morgan Glynn" w:date="2016-09-01T04:09:00Z"/>
            </w:rPr>
          </w:rPrChange>
        </w:rPr>
      </w:pPr>
    </w:p>
    <w:p w:rsidR="00703FAD" w:rsidRPr="00703FAD" w:rsidRDefault="00703FAD" w:rsidP="00703FAD">
      <w:pPr>
        <w:ind w:left="540"/>
        <w:rPr>
          <w:ins w:id="1190" w:author="Morgan Glynn" w:date="2016-09-01T04:09:00Z"/>
          <w:sz w:val="26"/>
          <w:szCs w:val="26"/>
          <w:highlight w:val="yellow"/>
          <w:rPrChange w:id="1191" w:author="Morgan Glynn" w:date="2016-09-01T04:10:00Z">
            <w:rPr>
              <w:ins w:id="1192" w:author="Morgan Glynn" w:date="2016-09-01T04:09:00Z"/>
            </w:rPr>
          </w:rPrChange>
        </w:rPr>
      </w:pPr>
    </w:p>
    <w:p w:rsidR="00703FAD" w:rsidRPr="00703FAD" w:rsidRDefault="00703FAD" w:rsidP="00703FAD">
      <w:pPr>
        <w:ind w:left="540"/>
        <w:rPr>
          <w:ins w:id="1193" w:author="Morgan Glynn" w:date="2016-09-01T04:09:00Z"/>
          <w:sz w:val="26"/>
          <w:szCs w:val="26"/>
          <w:highlight w:val="yellow"/>
          <w:rPrChange w:id="1194" w:author="Morgan Glynn" w:date="2016-09-01T04:10:00Z">
            <w:rPr>
              <w:ins w:id="1195" w:author="Morgan Glynn" w:date="2016-09-01T04:09:00Z"/>
            </w:rPr>
          </w:rPrChange>
        </w:rPr>
      </w:pPr>
      <w:ins w:id="1196" w:author="Morgan Glynn" w:date="2016-09-01T04:09:00Z">
        <w:r w:rsidRPr="00703FAD">
          <w:rPr>
            <w:sz w:val="26"/>
            <w:szCs w:val="26"/>
            <w:highlight w:val="yellow"/>
            <w:rPrChange w:id="1197" w:author="Morgan Glynn" w:date="2016-09-01T04:10:00Z">
              <w:rPr/>
            </w:rPrChange>
          </w:rPr>
          <w:tab/>
        </w:r>
        <w:r w:rsidRPr="00703FAD">
          <w:rPr>
            <w:sz w:val="26"/>
            <w:szCs w:val="26"/>
            <w:highlight w:val="yellow"/>
            <w:rPrChange w:id="1198" w:author="Morgan Glynn" w:date="2016-09-01T04:10:00Z">
              <w:rPr/>
            </w:rPrChange>
          </w:rPr>
          <w:tab/>
        </w:r>
        <w:r w:rsidRPr="00703FAD">
          <w:rPr>
            <w:sz w:val="26"/>
            <w:szCs w:val="26"/>
            <w:highlight w:val="yellow"/>
            <w:rPrChange w:id="1199" w:author="Morgan Glynn" w:date="2016-09-01T04:10:00Z">
              <w:rPr/>
            </w:rPrChange>
          </w:rPr>
          <w:tab/>
        </w:r>
        <w:r w:rsidRPr="00703FAD">
          <w:rPr>
            <w:sz w:val="26"/>
            <w:szCs w:val="26"/>
            <w:highlight w:val="yellow"/>
            <w:rPrChange w:id="1200" w:author="Morgan Glynn" w:date="2016-09-01T04:10:00Z">
              <w:rPr/>
            </w:rPrChange>
          </w:rPr>
          <w:tab/>
          <w:t xml:space="preserve">SIGNATURE </w:t>
        </w:r>
        <w:r w:rsidRPr="00703FAD">
          <w:rPr>
            <w:sz w:val="26"/>
            <w:szCs w:val="26"/>
            <w:highlight w:val="yellow"/>
            <w:rPrChange w:id="1201" w:author="Morgan Glynn" w:date="2016-09-01T04:10:00Z">
              <w:rPr/>
            </w:rPrChange>
          </w:rPr>
          <w:tab/>
          <w:t>_______________________</w:t>
        </w:r>
      </w:ins>
    </w:p>
    <w:p w:rsidR="00703FAD" w:rsidRPr="00703FAD" w:rsidRDefault="00703FAD" w:rsidP="00703FAD">
      <w:pPr>
        <w:ind w:left="540"/>
        <w:rPr>
          <w:ins w:id="1202" w:author="Morgan Glynn" w:date="2016-09-01T04:09:00Z"/>
          <w:sz w:val="26"/>
          <w:szCs w:val="26"/>
          <w:highlight w:val="yellow"/>
          <w:rPrChange w:id="1203" w:author="Morgan Glynn" w:date="2016-09-01T04:10:00Z">
            <w:rPr>
              <w:ins w:id="1204" w:author="Morgan Glynn" w:date="2016-09-01T04:09:00Z"/>
            </w:rPr>
          </w:rPrChange>
        </w:rPr>
      </w:pPr>
      <w:ins w:id="1205" w:author="Morgan Glynn" w:date="2016-09-01T04:09:00Z">
        <w:r w:rsidRPr="00703FAD">
          <w:rPr>
            <w:sz w:val="26"/>
            <w:szCs w:val="26"/>
            <w:highlight w:val="yellow"/>
            <w:rPrChange w:id="1206" w:author="Morgan Glynn" w:date="2016-09-01T04:10:00Z">
              <w:rPr/>
            </w:rPrChange>
          </w:rPr>
          <w:tab/>
        </w:r>
        <w:r w:rsidRPr="00703FAD">
          <w:rPr>
            <w:sz w:val="26"/>
            <w:szCs w:val="26"/>
            <w:highlight w:val="yellow"/>
            <w:rPrChange w:id="1207" w:author="Morgan Glynn" w:date="2016-09-01T04:10:00Z">
              <w:rPr/>
            </w:rPrChange>
          </w:rPr>
          <w:tab/>
        </w:r>
      </w:ins>
    </w:p>
    <w:p w:rsidR="00703FAD" w:rsidRPr="00703FAD" w:rsidRDefault="00703FAD" w:rsidP="00703FAD">
      <w:pPr>
        <w:ind w:left="540"/>
        <w:rPr>
          <w:ins w:id="1208" w:author="Morgan Glynn" w:date="2016-09-01T04:09:00Z"/>
          <w:sz w:val="26"/>
          <w:szCs w:val="26"/>
          <w:highlight w:val="yellow"/>
          <w:rPrChange w:id="1209" w:author="Morgan Glynn" w:date="2016-09-01T04:10:00Z">
            <w:rPr>
              <w:ins w:id="1210" w:author="Morgan Glynn" w:date="2016-09-01T04:09:00Z"/>
            </w:rPr>
          </w:rPrChange>
        </w:rPr>
      </w:pPr>
      <w:ins w:id="1211" w:author="Morgan Glynn" w:date="2016-09-01T04:09:00Z">
        <w:r w:rsidRPr="00703FAD">
          <w:rPr>
            <w:sz w:val="26"/>
            <w:szCs w:val="26"/>
            <w:highlight w:val="yellow"/>
            <w:rPrChange w:id="1212" w:author="Morgan Glynn" w:date="2016-09-01T04:10:00Z">
              <w:rPr/>
            </w:rPrChange>
          </w:rPr>
          <w:tab/>
        </w:r>
        <w:r w:rsidRPr="00703FAD">
          <w:rPr>
            <w:sz w:val="26"/>
            <w:szCs w:val="26"/>
            <w:highlight w:val="yellow"/>
            <w:rPrChange w:id="1213" w:author="Morgan Glynn" w:date="2016-09-01T04:10:00Z">
              <w:rPr/>
            </w:rPrChange>
          </w:rPr>
          <w:tab/>
        </w:r>
        <w:r w:rsidRPr="00703FAD">
          <w:rPr>
            <w:sz w:val="26"/>
            <w:szCs w:val="26"/>
            <w:highlight w:val="yellow"/>
            <w:rPrChange w:id="1214" w:author="Morgan Glynn" w:date="2016-09-01T04:10:00Z">
              <w:rPr/>
            </w:rPrChange>
          </w:rPr>
          <w:tab/>
        </w:r>
        <w:r w:rsidRPr="00703FAD">
          <w:rPr>
            <w:sz w:val="26"/>
            <w:szCs w:val="26"/>
            <w:highlight w:val="yellow"/>
            <w:rPrChange w:id="1215" w:author="Morgan Glynn" w:date="2016-09-01T04:10:00Z">
              <w:rPr/>
            </w:rPrChange>
          </w:rPr>
          <w:tab/>
        </w:r>
        <w:r w:rsidRPr="00703FAD">
          <w:rPr>
            <w:sz w:val="26"/>
            <w:szCs w:val="26"/>
            <w:highlight w:val="yellow"/>
            <w:rPrChange w:id="1216" w:author="Morgan Glynn" w:date="2016-09-01T04:10:00Z">
              <w:rPr/>
            </w:rPrChange>
          </w:rPr>
          <w:tab/>
        </w:r>
        <w:r w:rsidRPr="00703FAD">
          <w:rPr>
            <w:sz w:val="26"/>
            <w:szCs w:val="26"/>
            <w:highlight w:val="yellow"/>
            <w:rPrChange w:id="1217" w:author="Morgan Glynn" w:date="2016-09-01T04:10:00Z">
              <w:rPr/>
            </w:rPrChange>
          </w:rPr>
          <w:tab/>
        </w:r>
      </w:ins>
    </w:p>
    <w:p w:rsidR="00703FAD" w:rsidRPr="00703FAD" w:rsidRDefault="00703FAD" w:rsidP="00703FAD">
      <w:pPr>
        <w:ind w:left="540"/>
        <w:rPr>
          <w:ins w:id="1218" w:author="Morgan Glynn" w:date="2016-09-01T04:09:00Z"/>
          <w:sz w:val="26"/>
          <w:szCs w:val="26"/>
          <w:highlight w:val="yellow"/>
          <w:rPrChange w:id="1219" w:author="Morgan Glynn" w:date="2016-09-01T04:10:00Z">
            <w:rPr>
              <w:ins w:id="1220" w:author="Morgan Glynn" w:date="2016-09-01T04:09:00Z"/>
            </w:rPr>
          </w:rPrChange>
        </w:rPr>
      </w:pPr>
      <w:ins w:id="1221" w:author="Morgan Glynn" w:date="2016-09-01T04:09:00Z">
        <w:r w:rsidRPr="00703FAD">
          <w:rPr>
            <w:sz w:val="26"/>
            <w:szCs w:val="26"/>
            <w:highlight w:val="yellow"/>
            <w:rPrChange w:id="1222" w:author="Morgan Glynn" w:date="2016-09-01T04:10:00Z">
              <w:rPr/>
            </w:rPrChange>
          </w:rPr>
          <w:tab/>
        </w:r>
        <w:r w:rsidRPr="00703FAD">
          <w:rPr>
            <w:sz w:val="26"/>
            <w:szCs w:val="26"/>
            <w:highlight w:val="yellow"/>
            <w:rPrChange w:id="1223" w:author="Morgan Glynn" w:date="2016-09-01T04:10:00Z">
              <w:rPr/>
            </w:rPrChange>
          </w:rPr>
          <w:tab/>
        </w:r>
        <w:r w:rsidRPr="00703FAD">
          <w:rPr>
            <w:sz w:val="26"/>
            <w:szCs w:val="26"/>
            <w:highlight w:val="yellow"/>
            <w:rPrChange w:id="1224" w:author="Morgan Glynn" w:date="2016-09-01T04:10:00Z">
              <w:rPr/>
            </w:rPrChange>
          </w:rPr>
          <w:tab/>
        </w:r>
        <w:r w:rsidRPr="00703FAD">
          <w:rPr>
            <w:sz w:val="26"/>
            <w:szCs w:val="26"/>
            <w:highlight w:val="yellow"/>
            <w:rPrChange w:id="1225" w:author="Morgan Glynn" w:date="2016-09-01T04:10:00Z">
              <w:rPr/>
            </w:rPrChange>
          </w:rPr>
          <w:tab/>
          <w:t>PRINT NAME ___Morgan E. Glynn_________</w:t>
        </w:r>
      </w:ins>
    </w:p>
    <w:p w:rsidR="00703FAD" w:rsidRPr="00703FAD" w:rsidRDefault="00703FAD" w:rsidP="00703FAD">
      <w:pPr>
        <w:ind w:left="540"/>
        <w:rPr>
          <w:ins w:id="1226" w:author="Morgan Glynn" w:date="2016-09-01T04:09:00Z"/>
          <w:sz w:val="26"/>
          <w:szCs w:val="26"/>
          <w:highlight w:val="yellow"/>
          <w:rPrChange w:id="1227" w:author="Morgan Glynn" w:date="2016-09-01T04:10:00Z">
            <w:rPr>
              <w:ins w:id="1228" w:author="Morgan Glynn" w:date="2016-09-01T04:09:00Z"/>
            </w:rPr>
          </w:rPrChange>
        </w:rPr>
      </w:pPr>
      <w:ins w:id="1229" w:author="Morgan Glynn" w:date="2016-09-01T04:09:00Z">
        <w:r w:rsidRPr="00703FAD">
          <w:rPr>
            <w:sz w:val="26"/>
            <w:szCs w:val="26"/>
            <w:highlight w:val="yellow"/>
            <w:rPrChange w:id="1230" w:author="Morgan Glynn" w:date="2016-09-01T04:10:00Z">
              <w:rPr/>
            </w:rPrChange>
          </w:rPr>
          <w:tab/>
        </w:r>
        <w:r w:rsidRPr="00703FAD">
          <w:rPr>
            <w:sz w:val="26"/>
            <w:szCs w:val="26"/>
            <w:highlight w:val="yellow"/>
            <w:rPrChange w:id="1231" w:author="Morgan Glynn" w:date="2016-09-01T04:10:00Z">
              <w:rPr/>
            </w:rPrChange>
          </w:rPr>
          <w:tab/>
        </w:r>
        <w:r w:rsidRPr="00703FAD">
          <w:rPr>
            <w:sz w:val="26"/>
            <w:szCs w:val="26"/>
            <w:highlight w:val="yellow"/>
            <w:rPrChange w:id="1232" w:author="Morgan Glynn" w:date="2016-09-01T04:10:00Z">
              <w:rPr/>
            </w:rPrChange>
          </w:rPr>
          <w:tab/>
        </w:r>
        <w:r w:rsidRPr="00703FAD">
          <w:rPr>
            <w:sz w:val="26"/>
            <w:szCs w:val="26"/>
            <w:highlight w:val="yellow"/>
            <w:rPrChange w:id="1233" w:author="Morgan Glynn" w:date="2016-09-01T04:10:00Z">
              <w:rPr/>
            </w:rPrChange>
          </w:rPr>
          <w:tab/>
        </w:r>
        <w:r w:rsidRPr="00703FAD">
          <w:rPr>
            <w:sz w:val="26"/>
            <w:szCs w:val="26"/>
            <w:highlight w:val="yellow"/>
            <w:rPrChange w:id="1234" w:author="Morgan Glynn" w:date="2016-09-01T04:10:00Z">
              <w:rPr/>
            </w:rPrChange>
          </w:rPr>
          <w:tab/>
        </w:r>
        <w:r w:rsidRPr="00703FAD">
          <w:rPr>
            <w:sz w:val="26"/>
            <w:szCs w:val="26"/>
            <w:highlight w:val="yellow"/>
            <w:rPrChange w:id="1235" w:author="Morgan Glynn" w:date="2016-09-01T04:10:00Z">
              <w:rPr/>
            </w:rPrChange>
          </w:rPr>
          <w:tab/>
          <w:t xml:space="preserve">  </w:t>
        </w:r>
        <w:r w:rsidRPr="00703FAD">
          <w:rPr>
            <w:sz w:val="26"/>
            <w:szCs w:val="26"/>
            <w:highlight w:val="yellow"/>
            <w:rPrChange w:id="1236" w:author="Morgan Glynn" w:date="2016-09-01T04:10:00Z">
              <w:rPr/>
            </w:rPrChange>
          </w:rPr>
          <w:tab/>
        </w:r>
        <w:r w:rsidRPr="00703FAD">
          <w:rPr>
            <w:sz w:val="26"/>
            <w:szCs w:val="26"/>
            <w:highlight w:val="yellow"/>
            <w:rPrChange w:id="1237" w:author="Morgan Glynn" w:date="2016-09-01T04:10:00Z">
              <w:rPr/>
            </w:rPrChange>
          </w:rPr>
          <w:tab/>
        </w:r>
        <w:r w:rsidRPr="00703FAD">
          <w:rPr>
            <w:sz w:val="26"/>
            <w:szCs w:val="26"/>
            <w:highlight w:val="yellow"/>
            <w:rPrChange w:id="1238" w:author="Morgan Glynn" w:date="2016-09-01T04:10:00Z">
              <w:rPr/>
            </w:rPrChange>
          </w:rPr>
          <w:tab/>
        </w:r>
      </w:ins>
    </w:p>
    <w:p w:rsidR="00703FAD" w:rsidRPr="00703FAD" w:rsidRDefault="00703FAD" w:rsidP="00703FAD">
      <w:pPr>
        <w:rPr>
          <w:ins w:id="1239" w:author="Morgan Glynn" w:date="2016-09-01T04:09:00Z"/>
          <w:sz w:val="26"/>
          <w:szCs w:val="26"/>
          <w:highlight w:val="yellow"/>
          <w:rPrChange w:id="1240" w:author="Morgan Glynn" w:date="2016-09-01T04:10:00Z">
            <w:rPr>
              <w:ins w:id="1241" w:author="Morgan Glynn" w:date="2016-09-01T04:09:00Z"/>
            </w:rPr>
          </w:rPrChange>
        </w:rPr>
      </w:pPr>
      <w:ins w:id="1242" w:author="Morgan Glynn" w:date="2016-09-01T04:09:00Z">
        <w:r w:rsidRPr="00703FAD">
          <w:rPr>
            <w:sz w:val="26"/>
            <w:szCs w:val="26"/>
            <w:highlight w:val="yellow"/>
            <w:rPrChange w:id="1243" w:author="Morgan Glynn" w:date="2016-09-01T04:10:00Z">
              <w:rPr/>
            </w:rPrChange>
          </w:rPr>
          <w:tab/>
        </w:r>
        <w:r w:rsidRPr="00703FAD">
          <w:rPr>
            <w:sz w:val="26"/>
            <w:szCs w:val="26"/>
            <w:highlight w:val="yellow"/>
            <w:rPrChange w:id="1244" w:author="Morgan Glynn" w:date="2016-09-01T04:10:00Z">
              <w:rPr/>
            </w:rPrChange>
          </w:rPr>
          <w:tab/>
        </w:r>
        <w:r w:rsidRPr="00703FAD">
          <w:rPr>
            <w:sz w:val="26"/>
            <w:szCs w:val="26"/>
            <w:highlight w:val="yellow"/>
            <w:rPrChange w:id="1245" w:author="Morgan Glynn" w:date="2016-09-01T04:10:00Z">
              <w:rPr/>
            </w:rPrChange>
          </w:rPr>
          <w:tab/>
        </w:r>
        <w:r w:rsidRPr="00703FAD">
          <w:rPr>
            <w:sz w:val="26"/>
            <w:szCs w:val="26"/>
            <w:highlight w:val="yellow"/>
            <w:rPrChange w:id="1246" w:author="Morgan Glynn" w:date="2016-09-01T04:10:00Z">
              <w:rPr/>
            </w:rPrChange>
          </w:rPr>
          <w:tab/>
        </w:r>
      </w:ins>
    </w:p>
    <w:p w:rsidR="00703FAD" w:rsidRPr="00703FAD" w:rsidRDefault="00703FAD" w:rsidP="00703FAD">
      <w:pPr>
        <w:tabs>
          <w:tab w:val="center" w:pos="4680"/>
        </w:tabs>
        <w:spacing w:line="235" w:lineRule="exact"/>
        <w:jc w:val="center"/>
        <w:rPr>
          <w:ins w:id="1247" w:author="Morgan Glynn" w:date="2016-09-01T04:09:00Z"/>
          <w:sz w:val="26"/>
          <w:szCs w:val="26"/>
          <w:highlight w:val="yellow"/>
          <w:rPrChange w:id="1248" w:author="Morgan Glynn" w:date="2016-09-01T04:10:00Z">
            <w:rPr>
              <w:ins w:id="1249" w:author="Morgan Glynn" w:date="2016-09-01T04:09:00Z"/>
            </w:rPr>
          </w:rPrChange>
        </w:rPr>
      </w:pPr>
      <w:ins w:id="1250" w:author="Morgan Glynn" w:date="2016-09-01T04:09:00Z">
        <w:r w:rsidRPr="00703FAD">
          <w:rPr>
            <w:sz w:val="26"/>
            <w:szCs w:val="26"/>
            <w:highlight w:val="yellow"/>
            <w:rPrChange w:id="1251" w:author="Morgan Glynn" w:date="2016-09-01T04:10:00Z">
              <w:rPr>
                <w:sz w:val="26"/>
                <w:szCs w:val="26"/>
              </w:rPr>
            </w:rPrChange>
          </w:rPr>
          <w:br w:type="page"/>
        </w:r>
        <w:r w:rsidRPr="00703FAD">
          <w:rPr>
            <w:b/>
            <w:bCs/>
            <w:sz w:val="26"/>
            <w:szCs w:val="26"/>
            <w:highlight w:val="yellow"/>
            <w:u w:val="single"/>
            <w:rPrChange w:id="1252" w:author="Morgan Glynn" w:date="2016-09-01T04:10:00Z">
              <w:rPr>
                <w:b/>
                <w:bCs/>
                <w:u w:val="single"/>
              </w:rPr>
            </w:rPrChange>
          </w:rPr>
          <w:lastRenderedPageBreak/>
          <w:t>PROOF OF SERVICE</w:t>
        </w:r>
      </w:ins>
    </w:p>
    <w:p w:rsidR="00703FAD" w:rsidRPr="00703FAD" w:rsidRDefault="00703FAD" w:rsidP="00703FAD">
      <w:pPr>
        <w:jc w:val="center"/>
        <w:rPr>
          <w:ins w:id="1253" w:author="Morgan Glynn" w:date="2016-09-01T04:09:00Z"/>
          <w:sz w:val="26"/>
          <w:szCs w:val="26"/>
          <w:highlight w:val="yellow"/>
          <w:rPrChange w:id="1254" w:author="Morgan Glynn" w:date="2016-09-01T04:10:00Z">
            <w:rPr>
              <w:ins w:id="1255" w:author="Morgan Glynn" w:date="2016-09-01T04:09:00Z"/>
            </w:rPr>
          </w:rPrChange>
        </w:rPr>
      </w:pPr>
    </w:p>
    <w:p w:rsidR="00703FAD" w:rsidRPr="00703FAD" w:rsidRDefault="00703FAD" w:rsidP="00703FAD">
      <w:pPr>
        <w:jc w:val="center"/>
        <w:rPr>
          <w:ins w:id="1256" w:author="Morgan Glynn" w:date="2016-09-01T04:09:00Z"/>
          <w:sz w:val="26"/>
          <w:szCs w:val="26"/>
          <w:highlight w:val="yellow"/>
          <w:rPrChange w:id="1257" w:author="Morgan Glynn" w:date="2016-09-01T04:10:00Z">
            <w:rPr>
              <w:ins w:id="1258" w:author="Morgan Glynn" w:date="2016-09-01T04:09:00Z"/>
            </w:rPr>
          </w:rPrChange>
        </w:rPr>
      </w:pPr>
    </w:p>
    <w:p w:rsidR="00703FAD" w:rsidRPr="00703FAD" w:rsidRDefault="00703FAD" w:rsidP="00703FAD">
      <w:pPr>
        <w:jc w:val="center"/>
        <w:rPr>
          <w:ins w:id="1259" w:author="Morgan Glynn" w:date="2016-09-01T04:09:00Z"/>
          <w:sz w:val="26"/>
          <w:szCs w:val="26"/>
          <w:highlight w:val="yellow"/>
          <w:rPrChange w:id="1260" w:author="Morgan Glynn" w:date="2016-09-01T04:10:00Z">
            <w:rPr>
              <w:ins w:id="1261" w:author="Morgan Glynn" w:date="2016-09-01T04:09:00Z"/>
            </w:rPr>
          </w:rPrChange>
        </w:rPr>
      </w:pPr>
    </w:p>
    <w:p w:rsidR="00703FAD" w:rsidRPr="00703FAD" w:rsidRDefault="00703FAD" w:rsidP="00703FAD">
      <w:pPr>
        <w:ind w:left="540"/>
        <w:rPr>
          <w:ins w:id="1262" w:author="Morgan Glynn" w:date="2016-09-01T04:09:00Z"/>
          <w:sz w:val="26"/>
          <w:szCs w:val="26"/>
          <w:highlight w:val="yellow"/>
          <w:rPrChange w:id="1263" w:author="Morgan Glynn" w:date="2016-09-01T04:10:00Z">
            <w:rPr>
              <w:ins w:id="1264" w:author="Morgan Glynn" w:date="2016-09-01T04:09:00Z"/>
            </w:rPr>
          </w:rPrChange>
        </w:rPr>
      </w:pPr>
      <w:ins w:id="1265" w:author="Morgan Glynn" w:date="2016-09-01T04:09:00Z">
        <w:r w:rsidRPr="00703FAD">
          <w:rPr>
            <w:sz w:val="26"/>
            <w:szCs w:val="26"/>
            <w:highlight w:val="yellow"/>
            <w:rPrChange w:id="1266" w:author="Morgan Glynn" w:date="2016-09-01T04:10:00Z">
              <w:rPr/>
            </w:rPrChange>
          </w:rPr>
          <w:t xml:space="preserve">I am over the age of eighteen years and not a party to the within action.  My business address is 249 E. Ocean Blvd., Suite 814, Long Beach, CA 90802. </w:t>
        </w:r>
      </w:ins>
    </w:p>
    <w:p w:rsidR="00703FAD" w:rsidRPr="00703FAD" w:rsidRDefault="00703FAD" w:rsidP="00703FAD">
      <w:pPr>
        <w:ind w:left="540"/>
        <w:rPr>
          <w:ins w:id="1267" w:author="Morgan Glynn" w:date="2016-09-01T04:09:00Z"/>
          <w:sz w:val="26"/>
          <w:szCs w:val="26"/>
          <w:highlight w:val="yellow"/>
          <w:rPrChange w:id="1268" w:author="Morgan Glynn" w:date="2016-09-01T04:10:00Z">
            <w:rPr>
              <w:ins w:id="1269" w:author="Morgan Glynn" w:date="2016-09-01T04:09:00Z"/>
            </w:rPr>
          </w:rPrChange>
        </w:rPr>
      </w:pPr>
    </w:p>
    <w:p w:rsidR="00703FAD" w:rsidRPr="00703FAD" w:rsidRDefault="00703FAD" w:rsidP="00703FAD">
      <w:pPr>
        <w:ind w:left="540"/>
        <w:rPr>
          <w:ins w:id="1270" w:author="Morgan Glynn" w:date="2016-09-01T04:09:00Z"/>
          <w:sz w:val="26"/>
          <w:szCs w:val="26"/>
          <w:highlight w:val="yellow"/>
          <w:rPrChange w:id="1271" w:author="Morgan Glynn" w:date="2016-09-01T04:10:00Z">
            <w:rPr>
              <w:ins w:id="1272" w:author="Morgan Glynn" w:date="2016-09-01T04:09:00Z"/>
            </w:rPr>
          </w:rPrChange>
        </w:rPr>
      </w:pPr>
      <w:ins w:id="1273" w:author="Morgan Glynn" w:date="2016-09-01T04:09:00Z">
        <w:r w:rsidRPr="00703FAD">
          <w:rPr>
            <w:sz w:val="26"/>
            <w:szCs w:val="26"/>
            <w:highlight w:val="yellow"/>
            <w:rPrChange w:id="1274" w:author="Morgan Glynn" w:date="2016-09-01T04:10:00Z">
              <w:rPr/>
            </w:rPrChange>
          </w:rPr>
          <w:t>On the date set forth below I served the document(s) described as</w:t>
        </w:r>
        <w:r w:rsidRPr="00703FAD">
          <w:rPr>
            <w:b/>
            <w:bCs/>
            <w:sz w:val="26"/>
            <w:szCs w:val="26"/>
            <w:highlight w:val="yellow"/>
            <w:rPrChange w:id="1275" w:author="Morgan Glynn" w:date="2016-09-01T04:10:00Z">
              <w:rPr>
                <w:b/>
                <w:bCs/>
                <w:sz w:val="26"/>
                <w:szCs w:val="26"/>
              </w:rPr>
            </w:rPrChange>
          </w:rPr>
          <w:t xml:space="preserve"> PETITION FOR PROHIBITION AND/OR WRIT OF MANDATE OR OTHER APPROPRIATE RELIEF, VOLUME II OF II </w:t>
        </w:r>
        <w:r w:rsidRPr="00703FAD">
          <w:rPr>
            <w:sz w:val="26"/>
            <w:szCs w:val="26"/>
            <w:highlight w:val="yellow"/>
            <w:rPrChange w:id="1276" w:author="Morgan Glynn" w:date="2016-09-01T04:10:00Z">
              <w:rPr/>
            </w:rPrChange>
          </w:rPr>
          <w:t xml:space="preserve">on all the interested parties in this action, by placing: [  ]  the original  [xx] true copies thereof enclosed in sealed envelopes, addressed as follows: </w:t>
        </w:r>
      </w:ins>
    </w:p>
    <w:p w:rsidR="00703FAD" w:rsidRPr="00703FAD" w:rsidRDefault="00703FAD" w:rsidP="00703FAD">
      <w:pPr>
        <w:ind w:left="540"/>
        <w:rPr>
          <w:ins w:id="1277" w:author="Morgan Glynn" w:date="2016-09-01T04:09:00Z"/>
          <w:sz w:val="26"/>
          <w:szCs w:val="26"/>
          <w:highlight w:val="yellow"/>
          <w:rPrChange w:id="1278" w:author="Morgan Glynn" w:date="2016-09-01T04:10:00Z">
            <w:rPr>
              <w:ins w:id="1279" w:author="Morgan Glynn" w:date="2016-09-01T04:09:00Z"/>
            </w:rPr>
          </w:rPrChange>
        </w:rPr>
      </w:pPr>
    </w:p>
    <w:p w:rsidR="00703FAD" w:rsidRPr="00703FAD" w:rsidRDefault="00703FAD" w:rsidP="00703FAD">
      <w:pPr>
        <w:ind w:left="540"/>
        <w:rPr>
          <w:ins w:id="1280" w:author="Morgan Glynn" w:date="2016-09-01T04:09:00Z"/>
          <w:sz w:val="26"/>
          <w:szCs w:val="26"/>
          <w:highlight w:val="yellow"/>
          <w:rPrChange w:id="1281" w:author="Morgan Glynn" w:date="2016-09-01T04:10:00Z">
            <w:rPr>
              <w:ins w:id="1282" w:author="Morgan Glynn" w:date="2016-09-01T04:09:00Z"/>
              <w:szCs w:val="26"/>
            </w:rPr>
          </w:rPrChange>
        </w:rPr>
      </w:pPr>
    </w:p>
    <w:p w:rsidR="00703FAD" w:rsidRPr="00703FAD" w:rsidRDefault="00703FAD" w:rsidP="00703FAD">
      <w:pPr>
        <w:ind w:left="540"/>
        <w:rPr>
          <w:ins w:id="1283" w:author="Morgan Glynn" w:date="2016-09-01T04:09:00Z"/>
          <w:sz w:val="26"/>
          <w:szCs w:val="26"/>
          <w:highlight w:val="yellow"/>
          <w:rPrChange w:id="1284" w:author="Morgan Glynn" w:date="2016-09-01T04:10:00Z">
            <w:rPr>
              <w:ins w:id="1285" w:author="Morgan Glynn" w:date="2016-09-01T04:09:00Z"/>
              <w:szCs w:val="26"/>
            </w:rPr>
          </w:rPrChange>
        </w:rPr>
      </w:pPr>
      <w:ins w:id="1286" w:author="Morgan Glynn" w:date="2016-09-01T04:09:00Z">
        <w:r w:rsidRPr="00703FAD">
          <w:rPr>
            <w:sz w:val="26"/>
            <w:szCs w:val="26"/>
            <w:highlight w:val="yellow"/>
            <w:rPrChange w:id="1287" w:author="Morgan Glynn" w:date="2016-09-01T04:10:00Z">
              <w:rPr>
                <w:szCs w:val="26"/>
              </w:rPr>
            </w:rPrChange>
          </w:rPr>
          <w:t>Orange County Superior Court</w:t>
        </w:r>
      </w:ins>
    </w:p>
    <w:p w:rsidR="00703FAD" w:rsidRPr="00703FAD" w:rsidRDefault="00703FAD" w:rsidP="00703FAD">
      <w:pPr>
        <w:ind w:left="540"/>
        <w:rPr>
          <w:ins w:id="1288" w:author="Morgan Glynn" w:date="2016-09-01T04:09:00Z"/>
          <w:sz w:val="26"/>
          <w:szCs w:val="26"/>
          <w:highlight w:val="yellow"/>
          <w:rPrChange w:id="1289" w:author="Morgan Glynn" w:date="2016-09-01T04:10:00Z">
            <w:rPr>
              <w:ins w:id="1290" w:author="Morgan Glynn" w:date="2016-09-01T04:09:00Z"/>
              <w:szCs w:val="26"/>
            </w:rPr>
          </w:rPrChange>
        </w:rPr>
      </w:pPr>
      <w:ins w:id="1291" w:author="Morgan Glynn" w:date="2016-09-01T04:09:00Z">
        <w:r w:rsidRPr="00703FAD">
          <w:rPr>
            <w:sz w:val="26"/>
            <w:szCs w:val="26"/>
            <w:highlight w:val="yellow"/>
            <w:rPrChange w:id="1292" w:author="Morgan Glynn" w:date="2016-09-01T04:10:00Z">
              <w:rPr>
                <w:szCs w:val="26"/>
              </w:rPr>
            </w:rPrChange>
          </w:rPr>
          <w:t>Complex Civil Litigation Center</w:t>
        </w:r>
      </w:ins>
    </w:p>
    <w:p w:rsidR="00703FAD" w:rsidRPr="00703FAD" w:rsidRDefault="00703FAD" w:rsidP="00703FAD">
      <w:pPr>
        <w:ind w:left="540"/>
        <w:rPr>
          <w:ins w:id="1293" w:author="Morgan Glynn" w:date="2016-09-01T04:09:00Z"/>
          <w:sz w:val="26"/>
          <w:szCs w:val="26"/>
          <w:highlight w:val="yellow"/>
          <w:rPrChange w:id="1294" w:author="Morgan Glynn" w:date="2016-09-01T04:10:00Z">
            <w:rPr>
              <w:ins w:id="1295" w:author="Morgan Glynn" w:date="2016-09-01T04:09:00Z"/>
              <w:szCs w:val="26"/>
            </w:rPr>
          </w:rPrChange>
        </w:rPr>
      </w:pPr>
      <w:ins w:id="1296" w:author="Morgan Glynn" w:date="2016-09-01T04:09:00Z">
        <w:r w:rsidRPr="00703FAD">
          <w:rPr>
            <w:sz w:val="26"/>
            <w:szCs w:val="26"/>
            <w:highlight w:val="yellow"/>
            <w:rPrChange w:id="1297" w:author="Morgan Glynn" w:date="2016-09-01T04:10:00Z">
              <w:rPr>
                <w:szCs w:val="26"/>
              </w:rPr>
            </w:rPrChange>
          </w:rPr>
          <w:t>Hon. Judge Gail A. Andler</w:t>
        </w:r>
      </w:ins>
    </w:p>
    <w:p w:rsidR="00703FAD" w:rsidRPr="00703FAD" w:rsidRDefault="00703FAD" w:rsidP="00703FAD">
      <w:pPr>
        <w:ind w:left="540"/>
        <w:rPr>
          <w:ins w:id="1298" w:author="Morgan Glynn" w:date="2016-09-01T04:09:00Z"/>
          <w:sz w:val="26"/>
          <w:szCs w:val="26"/>
          <w:highlight w:val="yellow"/>
          <w:rPrChange w:id="1299" w:author="Morgan Glynn" w:date="2016-09-01T04:10:00Z">
            <w:rPr>
              <w:ins w:id="1300" w:author="Morgan Glynn" w:date="2016-09-01T04:09:00Z"/>
              <w:szCs w:val="26"/>
            </w:rPr>
          </w:rPrChange>
        </w:rPr>
      </w:pPr>
      <w:ins w:id="1301" w:author="Morgan Glynn" w:date="2016-09-01T04:09:00Z">
        <w:r w:rsidRPr="00703FAD">
          <w:rPr>
            <w:sz w:val="26"/>
            <w:szCs w:val="26"/>
            <w:highlight w:val="yellow"/>
            <w:rPrChange w:id="1302" w:author="Morgan Glynn" w:date="2016-09-01T04:10:00Z">
              <w:rPr>
                <w:szCs w:val="26"/>
              </w:rPr>
            </w:rPrChange>
          </w:rPr>
          <w:t>Dept. CX 102</w:t>
        </w:r>
      </w:ins>
    </w:p>
    <w:p w:rsidR="00703FAD" w:rsidRPr="00703FAD" w:rsidRDefault="00703FAD" w:rsidP="00703FAD">
      <w:pPr>
        <w:ind w:left="540"/>
        <w:rPr>
          <w:ins w:id="1303" w:author="Morgan Glynn" w:date="2016-09-01T04:09:00Z"/>
          <w:sz w:val="26"/>
          <w:szCs w:val="26"/>
          <w:highlight w:val="yellow"/>
          <w:rPrChange w:id="1304" w:author="Morgan Glynn" w:date="2016-09-01T04:10:00Z">
            <w:rPr>
              <w:ins w:id="1305" w:author="Morgan Glynn" w:date="2016-09-01T04:09:00Z"/>
              <w:szCs w:val="26"/>
            </w:rPr>
          </w:rPrChange>
        </w:rPr>
      </w:pPr>
      <w:ins w:id="1306" w:author="Morgan Glynn" w:date="2016-09-01T04:09:00Z">
        <w:r w:rsidRPr="00703FAD">
          <w:rPr>
            <w:sz w:val="26"/>
            <w:szCs w:val="26"/>
            <w:highlight w:val="yellow"/>
            <w:rPrChange w:id="1307" w:author="Morgan Glynn" w:date="2016-09-01T04:10:00Z">
              <w:rPr>
                <w:szCs w:val="26"/>
              </w:rPr>
            </w:rPrChange>
          </w:rPr>
          <w:t>751 West Santa Ana Blvd.</w:t>
        </w:r>
      </w:ins>
    </w:p>
    <w:p w:rsidR="00703FAD" w:rsidRPr="00703FAD" w:rsidRDefault="00703FAD" w:rsidP="00703FAD">
      <w:pPr>
        <w:ind w:left="540"/>
        <w:rPr>
          <w:ins w:id="1308" w:author="Morgan Glynn" w:date="2016-09-01T04:09:00Z"/>
          <w:sz w:val="26"/>
          <w:szCs w:val="26"/>
          <w:highlight w:val="yellow"/>
          <w:rPrChange w:id="1309" w:author="Morgan Glynn" w:date="2016-09-01T04:10:00Z">
            <w:rPr>
              <w:ins w:id="1310" w:author="Morgan Glynn" w:date="2016-09-01T04:09:00Z"/>
              <w:szCs w:val="26"/>
            </w:rPr>
          </w:rPrChange>
        </w:rPr>
      </w:pPr>
      <w:ins w:id="1311" w:author="Morgan Glynn" w:date="2016-09-01T04:09:00Z">
        <w:r w:rsidRPr="00703FAD">
          <w:rPr>
            <w:sz w:val="26"/>
            <w:szCs w:val="26"/>
            <w:highlight w:val="yellow"/>
            <w:rPrChange w:id="1312" w:author="Morgan Glynn" w:date="2016-09-01T04:10:00Z">
              <w:rPr>
                <w:szCs w:val="26"/>
              </w:rPr>
            </w:rPrChange>
          </w:rPr>
          <w:t>Santa Ana, CA 92701</w:t>
        </w:r>
      </w:ins>
    </w:p>
    <w:p w:rsidR="00703FAD" w:rsidRPr="00703FAD" w:rsidRDefault="00703FAD" w:rsidP="00703FAD">
      <w:pPr>
        <w:ind w:left="540"/>
        <w:rPr>
          <w:ins w:id="1313" w:author="Morgan Glynn" w:date="2016-09-01T04:09:00Z"/>
          <w:sz w:val="26"/>
          <w:szCs w:val="26"/>
          <w:highlight w:val="yellow"/>
          <w:rPrChange w:id="1314" w:author="Morgan Glynn" w:date="2016-09-01T04:10:00Z">
            <w:rPr>
              <w:ins w:id="1315" w:author="Morgan Glynn" w:date="2016-09-01T04:09:00Z"/>
              <w:szCs w:val="26"/>
            </w:rPr>
          </w:rPrChange>
        </w:rPr>
      </w:pPr>
      <w:ins w:id="1316" w:author="Morgan Glynn" w:date="2016-09-01T04:09:00Z">
        <w:r w:rsidRPr="00703FAD">
          <w:rPr>
            <w:sz w:val="26"/>
            <w:szCs w:val="26"/>
            <w:highlight w:val="yellow"/>
            <w:rPrChange w:id="1317" w:author="Morgan Glynn" w:date="2016-09-01T04:10:00Z">
              <w:rPr>
                <w:szCs w:val="26"/>
              </w:rPr>
            </w:rPrChange>
          </w:rPr>
          <w:t>Telephone:  714-568-4822</w:t>
        </w:r>
      </w:ins>
    </w:p>
    <w:p w:rsidR="00703FAD" w:rsidRPr="00703FAD" w:rsidRDefault="00703FAD" w:rsidP="00703FAD">
      <w:pPr>
        <w:ind w:left="540"/>
        <w:rPr>
          <w:ins w:id="1318" w:author="Morgan Glynn" w:date="2016-09-01T04:09:00Z"/>
          <w:sz w:val="26"/>
          <w:szCs w:val="26"/>
          <w:highlight w:val="yellow"/>
          <w:rPrChange w:id="1319" w:author="Morgan Glynn" w:date="2016-09-01T04:10:00Z">
            <w:rPr>
              <w:ins w:id="1320" w:author="Morgan Glynn" w:date="2016-09-01T04:09:00Z"/>
              <w:szCs w:val="26"/>
            </w:rPr>
          </w:rPrChange>
        </w:rPr>
      </w:pPr>
    </w:p>
    <w:p w:rsidR="00703FAD" w:rsidRPr="00703FAD" w:rsidRDefault="00703FAD" w:rsidP="00703FAD">
      <w:pPr>
        <w:ind w:left="540"/>
        <w:rPr>
          <w:ins w:id="1321" w:author="Morgan Glynn" w:date="2016-09-01T04:09:00Z"/>
          <w:sz w:val="26"/>
          <w:szCs w:val="26"/>
          <w:highlight w:val="yellow"/>
          <w:rPrChange w:id="1322" w:author="Morgan Glynn" w:date="2016-09-01T04:10:00Z">
            <w:rPr>
              <w:ins w:id="1323" w:author="Morgan Glynn" w:date="2016-09-01T04:09:00Z"/>
            </w:rPr>
          </w:rPrChange>
        </w:rPr>
      </w:pPr>
      <w:ins w:id="1324" w:author="Morgan Glynn" w:date="2016-09-01T04:09:00Z">
        <w:r w:rsidRPr="00703FAD">
          <w:rPr>
            <w:sz w:val="26"/>
            <w:szCs w:val="26"/>
            <w:highlight w:val="yellow"/>
            <w:rPrChange w:id="1325" w:author="Morgan Glynn" w:date="2016-09-01T04:10:00Z">
              <w:rPr>
                <w:szCs w:val="26"/>
              </w:rPr>
            </w:rPrChange>
          </w:rPr>
          <w:t>Respondent</w:t>
        </w:r>
      </w:ins>
    </w:p>
    <w:p w:rsidR="00703FAD" w:rsidRPr="00703FAD" w:rsidRDefault="00703FAD" w:rsidP="00703FAD">
      <w:pPr>
        <w:ind w:left="540"/>
        <w:rPr>
          <w:ins w:id="1326" w:author="Morgan Glynn" w:date="2016-09-01T04:09:00Z"/>
          <w:sz w:val="26"/>
          <w:szCs w:val="26"/>
          <w:highlight w:val="yellow"/>
          <w:rPrChange w:id="1327" w:author="Morgan Glynn" w:date="2016-09-01T04:10:00Z">
            <w:rPr>
              <w:ins w:id="1328" w:author="Morgan Glynn" w:date="2016-09-01T04:09:00Z"/>
            </w:rPr>
          </w:rPrChange>
        </w:rPr>
      </w:pPr>
    </w:p>
    <w:p w:rsidR="00703FAD" w:rsidRPr="00703FAD" w:rsidRDefault="00703FAD" w:rsidP="00703FAD">
      <w:pPr>
        <w:ind w:left="540"/>
        <w:rPr>
          <w:ins w:id="1329" w:author="Morgan Glynn" w:date="2016-09-01T04:09:00Z"/>
          <w:sz w:val="26"/>
          <w:szCs w:val="26"/>
          <w:highlight w:val="yellow"/>
          <w:rPrChange w:id="1330" w:author="Morgan Glynn" w:date="2016-09-01T04:10:00Z">
            <w:rPr>
              <w:ins w:id="1331" w:author="Morgan Glynn" w:date="2016-09-01T04:09:00Z"/>
            </w:rPr>
          </w:rPrChange>
        </w:rPr>
      </w:pPr>
      <w:ins w:id="1332" w:author="Morgan Glynn" w:date="2016-09-01T04:09:00Z">
        <w:r w:rsidRPr="00703FAD">
          <w:rPr>
            <w:b/>
            <w:bCs/>
            <w:sz w:val="26"/>
            <w:szCs w:val="26"/>
            <w:highlight w:val="yellow"/>
            <w:rPrChange w:id="1333" w:author="Morgan Glynn" w:date="2016-09-01T04:10:00Z">
              <w:rPr>
                <w:b/>
                <w:bCs/>
              </w:rPr>
            </w:rPrChange>
          </w:rPr>
          <w:t>[XX]  (BY PERSONAL SERVICE)</w:t>
        </w:r>
        <w:r w:rsidRPr="00703FAD">
          <w:rPr>
            <w:sz w:val="26"/>
            <w:szCs w:val="26"/>
            <w:highlight w:val="yellow"/>
            <w:rPrChange w:id="1334" w:author="Morgan Glynn" w:date="2016-09-01T04:10:00Z">
              <w:rPr/>
            </w:rPrChange>
          </w:rPr>
          <w:t>: I personally served said document(s) on the date set forth below, by leaving them, inside the envelope(s) clearly labeled to identify the attorney(s) being served, at the offices of the attorney(s) listed above, at the address(es) listed above, with a receptionist or other person having charge of the office(s), between the hours of 9:00 a.m. and 5:00 p.m.</w:t>
        </w:r>
      </w:ins>
    </w:p>
    <w:p w:rsidR="00703FAD" w:rsidRPr="00703FAD" w:rsidRDefault="00703FAD" w:rsidP="00703FAD">
      <w:pPr>
        <w:ind w:left="540"/>
        <w:rPr>
          <w:ins w:id="1335" w:author="Morgan Glynn" w:date="2016-09-01T04:09:00Z"/>
          <w:sz w:val="26"/>
          <w:szCs w:val="26"/>
          <w:highlight w:val="yellow"/>
          <w:rPrChange w:id="1336" w:author="Morgan Glynn" w:date="2016-09-01T04:10:00Z">
            <w:rPr>
              <w:ins w:id="1337" w:author="Morgan Glynn" w:date="2016-09-01T04:09:00Z"/>
            </w:rPr>
          </w:rPrChange>
        </w:rPr>
      </w:pPr>
    </w:p>
    <w:p w:rsidR="00703FAD" w:rsidRPr="00703FAD" w:rsidRDefault="00703FAD" w:rsidP="00703FAD">
      <w:pPr>
        <w:ind w:left="540"/>
        <w:rPr>
          <w:ins w:id="1338" w:author="Morgan Glynn" w:date="2016-09-01T04:09:00Z"/>
          <w:sz w:val="26"/>
          <w:szCs w:val="26"/>
          <w:highlight w:val="yellow"/>
          <w:rPrChange w:id="1339" w:author="Morgan Glynn" w:date="2016-09-01T04:10:00Z">
            <w:rPr>
              <w:ins w:id="1340" w:author="Morgan Glynn" w:date="2016-09-01T04:09:00Z"/>
            </w:rPr>
          </w:rPrChange>
        </w:rPr>
      </w:pPr>
      <w:ins w:id="1341" w:author="Morgan Glynn" w:date="2016-09-01T04:09:00Z">
        <w:r w:rsidRPr="00703FAD">
          <w:rPr>
            <w:sz w:val="26"/>
            <w:szCs w:val="26"/>
            <w:highlight w:val="yellow"/>
            <w:rPrChange w:id="1342" w:author="Morgan Glynn" w:date="2016-09-01T04:10:00Z">
              <w:rPr/>
            </w:rPrChange>
          </w:rPr>
          <w:t>[xx]  (STATE) I declare under penalty of perjury under the laws of the State of California that the above is true and correct and was executed at Long Beach, California, on  September 1, 2016.</w:t>
        </w:r>
      </w:ins>
    </w:p>
    <w:p w:rsidR="00703FAD" w:rsidRPr="00703FAD" w:rsidRDefault="00703FAD" w:rsidP="00703FAD">
      <w:pPr>
        <w:ind w:left="540"/>
        <w:rPr>
          <w:ins w:id="1343" w:author="Morgan Glynn" w:date="2016-09-01T04:09:00Z"/>
          <w:sz w:val="26"/>
          <w:szCs w:val="26"/>
          <w:highlight w:val="yellow"/>
          <w:rPrChange w:id="1344" w:author="Morgan Glynn" w:date="2016-09-01T04:10:00Z">
            <w:rPr>
              <w:ins w:id="1345" w:author="Morgan Glynn" w:date="2016-09-01T04:09:00Z"/>
            </w:rPr>
          </w:rPrChange>
        </w:rPr>
      </w:pPr>
    </w:p>
    <w:p w:rsidR="00703FAD" w:rsidRPr="00703FAD" w:rsidRDefault="00703FAD" w:rsidP="00703FAD">
      <w:pPr>
        <w:ind w:left="540"/>
        <w:rPr>
          <w:ins w:id="1346" w:author="Morgan Glynn" w:date="2016-09-01T04:09:00Z"/>
          <w:sz w:val="26"/>
          <w:szCs w:val="26"/>
          <w:highlight w:val="yellow"/>
          <w:rPrChange w:id="1347" w:author="Morgan Glynn" w:date="2016-09-01T04:10:00Z">
            <w:rPr>
              <w:ins w:id="1348" w:author="Morgan Glynn" w:date="2016-09-01T04:09:00Z"/>
            </w:rPr>
          </w:rPrChange>
        </w:rPr>
      </w:pPr>
    </w:p>
    <w:p w:rsidR="00703FAD" w:rsidRPr="00703FAD" w:rsidRDefault="00703FAD" w:rsidP="00703FAD">
      <w:pPr>
        <w:ind w:left="540"/>
        <w:rPr>
          <w:ins w:id="1349" w:author="Morgan Glynn" w:date="2016-09-01T04:09:00Z"/>
          <w:sz w:val="26"/>
          <w:szCs w:val="26"/>
          <w:highlight w:val="yellow"/>
          <w:rPrChange w:id="1350" w:author="Morgan Glynn" w:date="2016-09-01T04:10:00Z">
            <w:rPr>
              <w:ins w:id="1351" w:author="Morgan Glynn" w:date="2016-09-01T04:09:00Z"/>
            </w:rPr>
          </w:rPrChange>
        </w:rPr>
      </w:pPr>
      <w:ins w:id="1352" w:author="Morgan Glynn" w:date="2016-09-01T04:09:00Z">
        <w:r w:rsidRPr="00703FAD">
          <w:rPr>
            <w:sz w:val="26"/>
            <w:szCs w:val="26"/>
            <w:highlight w:val="yellow"/>
            <w:rPrChange w:id="1353" w:author="Morgan Glynn" w:date="2016-09-01T04:10:00Z">
              <w:rPr/>
            </w:rPrChange>
          </w:rPr>
          <w:tab/>
        </w:r>
        <w:r w:rsidRPr="00703FAD">
          <w:rPr>
            <w:sz w:val="26"/>
            <w:szCs w:val="26"/>
            <w:highlight w:val="yellow"/>
            <w:rPrChange w:id="1354" w:author="Morgan Glynn" w:date="2016-09-01T04:10:00Z">
              <w:rPr/>
            </w:rPrChange>
          </w:rPr>
          <w:tab/>
        </w:r>
        <w:r w:rsidRPr="00703FAD">
          <w:rPr>
            <w:sz w:val="26"/>
            <w:szCs w:val="26"/>
            <w:highlight w:val="yellow"/>
            <w:rPrChange w:id="1355" w:author="Morgan Glynn" w:date="2016-09-01T04:10:00Z">
              <w:rPr/>
            </w:rPrChange>
          </w:rPr>
          <w:tab/>
        </w:r>
        <w:r w:rsidRPr="00703FAD">
          <w:rPr>
            <w:sz w:val="26"/>
            <w:szCs w:val="26"/>
            <w:highlight w:val="yellow"/>
            <w:rPrChange w:id="1356" w:author="Morgan Glynn" w:date="2016-09-01T04:10:00Z">
              <w:rPr/>
            </w:rPrChange>
          </w:rPr>
          <w:tab/>
          <w:t xml:space="preserve">SIGNATURE </w:t>
        </w:r>
        <w:r w:rsidRPr="00703FAD">
          <w:rPr>
            <w:sz w:val="26"/>
            <w:szCs w:val="26"/>
            <w:highlight w:val="yellow"/>
            <w:rPrChange w:id="1357" w:author="Morgan Glynn" w:date="2016-09-01T04:10:00Z">
              <w:rPr/>
            </w:rPrChange>
          </w:rPr>
          <w:tab/>
          <w:t>_______________________</w:t>
        </w:r>
      </w:ins>
    </w:p>
    <w:p w:rsidR="00703FAD" w:rsidRPr="00703FAD" w:rsidRDefault="00703FAD" w:rsidP="00703FAD">
      <w:pPr>
        <w:ind w:left="540"/>
        <w:rPr>
          <w:ins w:id="1358" w:author="Morgan Glynn" w:date="2016-09-01T04:09:00Z"/>
          <w:sz w:val="26"/>
          <w:szCs w:val="26"/>
          <w:highlight w:val="yellow"/>
          <w:rPrChange w:id="1359" w:author="Morgan Glynn" w:date="2016-09-01T04:10:00Z">
            <w:rPr>
              <w:ins w:id="1360" w:author="Morgan Glynn" w:date="2016-09-01T04:09:00Z"/>
            </w:rPr>
          </w:rPrChange>
        </w:rPr>
      </w:pPr>
      <w:ins w:id="1361" w:author="Morgan Glynn" w:date="2016-09-01T04:09:00Z">
        <w:r w:rsidRPr="00703FAD">
          <w:rPr>
            <w:sz w:val="26"/>
            <w:szCs w:val="26"/>
            <w:highlight w:val="yellow"/>
            <w:rPrChange w:id="1362" w:author="Morgan Glynn" w:date="2016-09-01T04:10:00Z">
              <w:rPr/>
            </w:rPrChange>
          </w:rPr>
          <w:tab/>
        </w:r>
        <w:r w:rsidRPr="00703FAD">
          <w:rPr>
            <w:sz w:val="26"/>
            <w:szCs w:val="26"/>
            <w:highlight w:val="yellow"/>
            <w:rPrChange w:id="1363" w:author="Morgan Glynn" w:date="2016-09-01T04:10:00Z">
              <w:rPr/>
            </w:rPrChange>
          </w:rPr>
          <w:tab/>
        </w:r>
      </w:ins>
    </w:p>
    <w:p w:rsidR="00703FAD" w:rsidRPr="00703FAD" w:rsidRDefault="00703FAD" w:rsidP="00703FAD">
      <w:pPr>
        <w:ind w:left="540"/>
        <w:rPr>
          <w:ins w:id="1364" w:author="Morgan Glynn" w:date="2016-09-01T04:09:00Z"/>
          <w:sz w:val="26"/>
          <w:szCs w:val="26"/>
          <w:highlight w:val="yellow"/>
          <w:rPrChange w:id="1365" w:author="Morgan Glynn" w:date="2016-09-01T04:10:00Z">
            <w:rPr>
              <w:ins w:id="1366" w:author="Morgan Glynn" w:date="2016-09-01T04:09:00Z"/>
            </w:rPr>
          </w:rPrChange>
        </w:rPr>
      </w:pPr>
      <w:ins w:id="1367" w:author="Morgan Glynn" w:date="2016-09-01T04:09:00Z">
        <w:r w:rsidRPr="00703FAD">
          <w:rPr>
            <w:sz w:val="26"/>
            <w:szCs w:val="26"/>
            <w:highlight w:val="yellow"/>
            <w:rPrChange w:id="1368" w:author="Morgan Glynn" w:date="2016-09-01T04:10:00Z">
              <w:rPr/>
            </w:rPrChange>
          </w:rPr>
          <w:tab/>
        </w:r>
        <w:r w:rsidRPr="00703FAD">
          <w:rPr>
            <w:sz w:val="26"/>
            <w:szCs w:val="26"/>
            <w:highlight w:val="yellow"/>
            <w:rPrChange w:id="1369" w:author="Morgan Glynn" w:date="2016-09-01T04:10:00Z">
              <w:rPr/>
            </w:rPrChange>
          </w:rPr>
          <w:tab/>
        </w:r>
        <w:r w:rsidRPr="00703FAD">
          <w:rPr>
            <w:sz w:val="26"/>
            <w:szCs w:val="26"/>
            <w:highlight w:val="yellow"/>
            <w:rPrChange w:id="1370" w:author="Morgan Glynn" w:date="2016-09-01T04:10:00Z">
              <w:rPr/>
            </w:rPrChange>
          </w:rPr>
          <w:tab/>
        </w:r>
        <w:r w:rsidRPr="00703FAD">
          <w:rPr>
            <w:sz w:val="26"/>
            <w:szCs w:val="26"/>
            <w:highlight w:val="yellow"/>
            <w:rPrChange w:id="1371" w:author="Morgan Glynn" w:date="2016-09-01T04:10:00Z">
              <w:rPr/>
            </w:rPrChange>
          </w:rPr>
          <w:tab/>
        </w:r>
        <w:r w:rsidRPr="00703FAD">
          <w:rPr>
            <w:sz w:val="26"/>
            <w:szCs w:val="26"/>
            <w:highlight w:val="yellow"/>
            <w:rPrChange w:id="1372" w:author="Morgan Glynn" w:date="2016-09-01T04:10:00Z">
              <w:rPr/>
            </w:rPrChange>
          </w:rPr>
          <w:tab/>
        </w:r>
        <w:r w:rsidRPr="00703FAD">
          <w:rPr>
            <w:sz w:val="26"/>
            <w:szCs w:val="26"/>
            <w:highlight w:val="yellow"/>
            <w:rPrChange w:id="1373" w:author="Morgan Glynn" w:date="2016-09-01T04:10:00Z">
              <w:rPr/>
            </w:rPrChange>
          </w:rPr>
          <w:tab/>
        </w:r>
      </w:ins>
    </w:p>
    <w:p w:rsidR="00703FAD" w:rsidRPr="00703FAD" w:rsidRDefault="00703FAD" w:rsidP="00703FAD">
      <w:pPr>
        <w:ind w:left="540"/>
        <w:rPr>
          <w:ins w:id="1374" w:author="Morgan Glynn" w:date="2016-09-01T04:09:00Z"/>
          <w:sz w:val="26"/>
          <w:szCs w:val="26"/>
          <w:rPrChange w:id="1375" w:author="Morgan Glynn" w:date="2016-09-01T04:09:00Z">
            <w:rPr>
              <w:ins w:id="1376" w:author="Morgan Glynn" w:date="2016-09-01T04:09:00Z"/>
            </w:rPr>
          </w:rPrChange>
        </w:rPr>
      </w:pPr>
      <w:ins w:id="1377" w:author="Morgan Glynn" w:date="2016-09-01T04:09:00Z">
        <w:r w:rsidRPr="00703FAD">
          <w:rPr>
            <w:sz w:val="26"/>
            <w:szCs w:val="26"/>
            <w:highlight w:val="yellow"/>
            <w:rPrChange w:id="1378" w:author="Morgan Glynn" w:date="2016-09-01T04:10:00Z">
              <w:rPr/>
            </w:rPrChange>
          </w:rPr>
          <w:tab/>
        </w:r>
        <w:r w:rsidRPr="00703FAD">
          <w:rPr>
            <w:sz w:val="26"/>
            <w:szCs w:val="26"/>
            <w:highlight w:val="yellow"/>
            <w:rPrChange w:id="1379" w:author="Morgan Glynn" w:date="2016-09-01T04:10:00Z">
              <w:rPr/>
            </w:rPrChange>
          </w:rPr>
          <w:tab/>
        </w:r>
        <w:r w:rsidRPr="00703FAD">
          <w:rPr>
            <w:sz w:val="26"/>
            <w:szCs w:val="26"/>
            <w:highlight w:val="yellow"/>
            <w:rPrChange w:id="1380" w:author="Morgan Glynn" w:date="2016-09-01T04:10:00Z">
              <w:rPr/>
            </w:rPrChange>
          </w:rPr>
          <w:tab/>
        </w:r>
        <w:r w:rsidRPr="00703FAD">
          <w:rPr>
            <w:sz w:val="26"/>
            <w:szCs w:val="26"/>
            <w:highlight w:val="yellow"/>
            <w:rPrChange w:id="1381" w:author="Morgan Glynn" w:date="2016-09-01T04:10:00Z">
              <w:rPr/>
            </w:rPrChange>
          </w:rPr>
          <w:tab/>
          <w:t>PRINT NAME __Morgan E. Glynn____</w:t>
        </w:r>
      </w:ins>
    </w:p>
    <w:p w:rsidR="00703FAD" w:rsidRPr="00703FAD" w:rsidRDefault="00703FAD" w:rsidP="00703FAD">
      <w:pPr>
        <w:ind w:left="540"/>
        <w:rPr>
          <w:ins w:id="1382" w:author="Morgan Glynn" w:date="2016-09-01T04:09:00Z"/>
          <w:sz w:val="26"/>
          <w:szCs w:val="26"/>
          <w:rPrChange w:id="1383" w:author="Morgan Glynn" w:date="2016-09-01T04:09:00Z">
            <w:rPr>
              <w:ins w:id="1384" w:author="Morgan Glynn" w:date="2016-09-01T04:09:00Z"/>
            </w:rPr>
          </w:rPrChange>
        </w:rPr>
      </w:pPr>
      <w:ins w:id="1385" w:author="Morgan Glynn" w:date="2016-09-01T04:09:00Z">
        <w:r w:rsidRPr="00703FAD">
          <w:rPr>
            <w:sz w:val="26"/>
            <w:szCs w:val="26"/>
            <w:rPrChange w:id="1386" w:author="Morgan Glynn" w:date="2016-09-01T04:09:00Z">
              <w:rPr/>
            </w:rPrChange>
          </w:rPr>
          <w:tab/>
        </w:r>
        <w:r w:rsidRPr="00703FAD">
          <w:rPr>
            <w:sz w:val="26"/>
            <w:szCs w:val="26"/>
            <w:rPrChange w:id="1387" w:author="Morgan Glynn" w:date="2016-09-01T04:09:00Z">
              <w:rPr/>
            </w:rPrChange>
          </w:rPr>
          <w:tab/>
        </w:r>
        <w:r w:rsidRPr="00703FAD">
          <w:rPr>
            <w:sz w:val="26"/>
            <w:szCs w:val="26"/>
            <w:rPrChange w:id="1388" w:author="Morgan Glynn" w:date="2016-09-01T04:09:00Z">
              <w:rPr/>
            </w:rPrChange>
          </w:rPr>
          <w:tab/>
        </w:r>
        <w:r w:rsidRPr="00703FAD">
          <w:rPr>
            <w:sz w:val="26"/>
            <w:szCs w:val="26"/>
            <w:rPrChange w:id="1389" w:author="Morgan Glynn" w:date="2016-09-01T04:09:00Z">
              <w:rPr/>
            </w:rPrChange>
          </w:rPr>
          <w:tab/>
        </w:r>
        <w:r w:rsidRPr="00703FAD">
          <w:rPr>
            <w:sz w:val="26"/>
            <w:szCs w:val="26"/>
            <w:rPrChange w:id="1390" w:author="Morgan Glynn" w:date="2016-09-01T04:09:00Z">
              <w:rPr/>
            </w:rPrChange>
          </w:rPr>
          <w:tab/>
        </w:r>
        <w:r w:rsidRPr="00703FAD">
          <w:rPr>
            <w:sz w:val="26"/>
            <w:szCs w:val="26"/>
            <w:rPrChange w:id="1391" w:author="Morgan Glynn" w:date="2016-09-01T04:09:00Z">
              <w:rPr/>
            </w:rPrChange>
          </w:rPr>
          <w:tab/>
          <w:t xml:space="preserve">  </w:t>
        </w:r>
        <w:r w:rsidRPr="00703FAD">
          <w:rPr>
            <w:sz w:val="26"/>
            <w:szCs w:val="26"/>
            <w:rPrChange w:id="1392" w:author="Morgan Glynn" w:date="2016-09-01T04:09:00Z">
              <w:rPr/>
            </w:rPrChange>
          </w:rPr>
          <w:tab/>
        </w:r>
        <w:r w:rsidRPr="00703FAD">
          <w:rPr>
            <w:sz w:val="26"/>
            <w:szCs w:val="26"/>
            <w:rPrChange w:id="1393" w:author="Morgan Glynn" w:date="2016-09-01T04:09:00Z">
              <w:rPr/>
            </w:rPrChange>
          </w:rPr>
          <w:tab/>
        </w:r>
        <w:r w:rsidRPr="00703FAD">
          <w:rPr>
            <w:sz w:val="26"/>
            <w:szCs w:val="26"/>
            <w:rPrChange w:id="1394" w:author="Morgan Glynn" w:date="2016-09-01T04:09:00Z">
              <w:rPr/>
            </w:rPrChange>
          </w:rPr>
          <w:tab/>
        </w:r>
      </w:ins>
    </w:p>
    <w:p w:rsidR="00703FAD" w:rsidRPr="00703FAD" w:rsidRDefault="00703FAD" w:rsidP="00703FAD">
      <w:pPr>
        <w:rPr>
          <w:ins w:id="1395" w:author="Morgan Glynn" w:date="2016-09-01T04:09:00Z"/>
          <w:sz w:val="26"/>
          <w:szCs w:val="26"/>
          <w:rPrChange w:id="1396" w:author="Morgan Glynn" w:date="2016-09-01T04:09:00Z">
            <w:rPr>
              <w:ins w:id="1397" w:author="Morgan Glynn" w:date="2016-09-01T04:09:00Z"/>
            </w:rPr>
          </w:rPrChange>
        </w:rPr>
      </w:pPr>
      <w:ins w:id="1398" w:author="Morgan Glynn" w:date="2016-09-01T04:09:00Z">
        <w:r w:rsidRPr="00703FAD">
          <w:rPr>
            <w:sz w:val="26"/>
            <w:szCs w:val="26"/>
            <w:rPrChange w:id="1399" w:author="Morgan Glynn" w:date="2016-09-01T04:09:00Z">
              <w:rPr/>
            </w:rPrChange>
          </w:rPr>
          <w:lastRenderedPageBreak/>
          <w:tab/>
        </w:r>
        <w:r w:rsidRPr="00703FAD">
          <w:rPr>
            <w:sz w:val="26"/>
            <w:szCs w:val="26"/>
            <w:rPrChange w:id="1400" w:author="Morgan Glynn" w:date="2016-09-01T04:09:00Z">
              <w:rPr/>
            </w:rPrChange>
          </w:rPr>
          <w:tab/>
        </w:r>
        <w:r w:rsidRPr="00703FAD">
          <w:rPr>
            <w:sz w:val="26"/>
            <w:szCs w:val="26"/>
            <w:rPrChange w:id="1401" w:author="Morgan Glynn" w:date="2016-09-01T04:09:00Z">
              <w:rPr/>
            </w:rPrChange>
          </w:rPr>
          <w:tab/>
        </w:r>
        <w:r w:rsidRPr="00703FAD">
          <w:rPr>
            <w:sz w:val="26"/>
            <w:szCs w:val="26"/>
            <w:rPrChange w:id="1402" w:author="Morgan Glynn" w:date="2016-09-01T04:09:00Z">
              <w:rPr/>
            </w:rPrChange>
          </w:rPr>
          <w:tab/>
        </w:r>
      </w:ins>
    </w:p>
    <w:p w:rsidR="00703FAD" w:rsidRPr="00703FAD" w:rsidRDefault="00703FAD" w:rsidP="00703FAD">
      <w:pPr>
        <w:pStyle w:val="BodyText"/>
        <w:jc w:val="left"/>
        <w:rPr>
          <w:ins w:id="1403" w:author="Morgan Glynn" w:date="2016-09-01T04:09:00Z"/>
          <w:sz w:val="26"/>
          <w:szCs w:val="26"/>
          <w:rPrChange w:id="1404" w:author="Morgan Glynn" w:date="2016-09-01T04:09:00Z">
            <w:rPr>
              <w:ins w:id="1405" w:author="Morgan Glynn" w:date="2016-09-01T04:09:00Z"/>
              <w:sz w:val="26"/>
              <w:szCs w:val="26"/>
            </w:rPr>
          </w:rPrChange>
        </w:rPr>
      </w:pPr>
    </w:p>
    <w:p w:rsidR="00D11D49" w:rsidRPr="00703FAD" w:rsidDel="00A245B9" w:rsidRDefault="00D11D49" w:rsidP="00D11D49">
      <w:pPr>
        <w:tabs>
          <w:tab w:val="center" w:pos="4680"/>
        </w:tabs>
        <w:spacing w:line="235" w:lineRule="exact"/>
        <w:jc w:val="center"/>
        <w:rPr>
          <w:del w:id="1406" w:author="Morgan Glynn" w:date="2016-09-01T02:07:00Z"/>
          <w:sz w:val="26"/>
          <w:szCs w:val="26"/>
          <w:highlight w:val="yellow"/>
          <w:rPrChange w:id="1407" w:author="Morgan Glynn" w:date="2016-09-01T04:08:00Z">
            <w:rPr>
              <w:del w:id="1408" w:author="Morgan Glynn" w:date="2016-09-01T02:07:00Z"/>
            </w:rPr>
          </w:rPrChange>
        </w:rPr>
      </w:pPr>
      <w:del w:id="1409" w:author="Morgan Glynn" w:date="2016-09-01T04:09:00Z">
        <w:r w:rsidRPr="00703FAD" w:rsidDel="00703FAD">
          <w:rPr>
            <w:b/>
            <w:bCs/>
            <w:sz w:val="26"/>
            <w:szCs w:val="26"/>
            <w:highlight w:val="yellow"/>
            <w:u w:val="single"/>
            <w:rPrChange w:id="1410" w:author="Morgan Glynn" w:date="2016-09-01T04:08:00Z">
              <w:rPr>
                <w:b/>
                <w:bCs/>
                <w:u w:val="single"/>
              </w:rPr>
            </w:rPrChange>
          </w:rPr>
          <w:delText>PROOF OF SERVICE</w:delText>
        </w:r>
      </w:del>
    </w:p>
    <w:p w:rsidR="00D11D49" w:rsidRPr="00703FAD" w:rsidDel="00A245B9" w:rsidRDefault="00D11D49" w:rsidP="00D11D49">
      <w:pPr>
        <w:jc w:val="center"/>
        <w:rPr>
          <w:del w:id="1411" w:author="Morgan Glynn" w:date="2016-09-01T02:07:00Z"/>
          <w:sz w:val="26"/>
          <w:szCs w:val="26"/>
          <w:highlight w:val="yellow"/>
          <w:rPrChange w:id="1412" w:author="Morgan Glynn" w:date="2016-09-01T04:08:00Z">
            <w:rPr>
              <w:del w:id="1413" w:author="Morgan Glynn" w:date="2016-09-01T02:07:00Z"/>
            </w:rPr>
          </w:rPrChange>
        </w:rPr>
      </w:pPr>
    </w:p>
    <w:p w:rsidR="00D11D49" w:rsidRPr="00703FAD" w:rsidDel="00703FAD" w:rsidRDefault="00D11D49" w:rsidP="00A245B9">
      <w:pPr>
        <w:tabs>
          <w:tab w:val="center" w:pos="4680"/>
        </w:tabs>
        <w:spacing w:line="235" w:lineRule="exact"/>
        <w:jc w:val="center"/>
        <w:rPr>
          <w:del w:id="1414" w:author="Morgan Glynn" w:date="2016-09-01T04:09:00Z"/>
          <w:sz w:val="26"/>
          <w:szCs w:val="26"/>
          <w:highlight w:val="yellow"/>
          <w:rPrChange w:id="1415" w:author="Morgan Glynn" w:date="2016-09-01T04:08:00Z">
            <w:rPr>
              <w:del w:id="1416" w:author="Morgan Glynn" w:date="2016-09-01T04:09:00Z"/>
            </w:rPr>
          </w:rPrChange>
        </w:rPr>
        <w:pPrChange w:id="1417" w:author="Morgan Glynn" w:date="2016-09-01T02:07:00Z">
          <w:pPr>
            <w:jc w:val="center"/>
          </w:pPr>
        </w:pPrChange>
      </w:pPr>
    </w:p>
    <w:p w:rsidR="00D11D49" w:rsidRPr="00703FAD" w:rsidDel="00703FAD" w:rsidRDefault="00D11D49" w:rsidP="00D11D49">
      <w:pPr>
        <w:jc w:val="center"/>
        <w:rPr>
          <w:del w:id="1418" w:author="Morgan Glynn" w:date="2016-09-01T04:09:00Z"/>
          <w:sz w:val="26"/>
          <w:szCs w:val="26"/>
          <w:highlight w:val="yellow"/>
          <w:rPrChange w:id="1419" w:author="Morgan Glynn" w:date="2016-09-01T04:08:00Z">
            <w:rPr>
              <w:del w:id="1420" w:author="Morgan Glynn" w:date="2016-09-01T04:09:00Z"/>
            </w:rPr>
          </w:rPrChange>
        </w:rPr>
      </w:pPr>
    </w:p>
    <w:p w:rsidR="00D11D49" w:rsidRPr="00703FAD" w:rsidDel="00703FAD" w:rsidRDefault="00D11D49" w:rsidP="00D11D49">
      <w:pPr>
        <w:ind w:left="540"/>
        <w:rPr>
          <w:del w:id="1421" w:author="Morgan Glynn" w:date="2016-09-01T04:09:00Z"/>
          <w:sz w:val="26"/>
          <w:szCs w:val="26"/>
          <w:highlight w:val="yellow"/>
          <w:rPrChange w:id="1422" w:author="Morgan Glynn" w:date="2016-09-01T04:08:00Z">
            <w:rPr>
              <w:del w:id="1423" w:author="Morgan Glynn" w:date="2016-09-01T04:09:00Z"/>
            </w:rPr>
          </w:rPrChange>
        </w:rPr>
      </w:pPr>
      <w:del w:id="1424" w:author="Morgan Glynn" w:date="2016-09-01T04:09:00Z">
        <w:r w:rsidRPr="00703FAD" w:rsidDel="00703FAD">
          <w:rPr>
            <w:sz w:val="26"/>
            <w:szCs w:val="26"/>
            <w:highlight w:val="yellow"/>
            <w:rPrChange w:id="1425" w:author="Morgan Glynn" w:date="2016-09-01T04:08:00Z">
              <w:rPr/>
            </w:rPrChange>
          </w:rPr>
          <w:delText xml:space="preserve">I am over the age of eighteen years and not a party to the within action.  My business address is 2900 Bristol Street, Suite E 106, Costa Mesa, CA 92626. </w:delText>
        </w:r>
      </w:del>
    </w:p>
    <w:p w:rsidR="00D11D49" w:rsidRPr="00703FAD" w:rsidDel="00703FAD" w:rsidRDefault="00D11D49" w:rsidP="00D11D49">
      <w:pPr>
        <w:ind w:left="540"/>
        <w:rPr>
          <w:del w:id="1426" w:author="Morgan Glynn" w:date="2016-09-01T04:09:00Z"/>
          <w:sz w:val="26"/>
          <w:szCs w:val="26"/>
          <w:highlight w:val="yellow"/>
          <w:rPrChange w:id="1427" w:author="Morgan Glynn" w:date="2016-09-01T04:08:00Z">
            <w:rPr>
              <w:del w:id="1428" w:author="Morgan Glynn" w:date="2016-09-01T04:09:00Z"/>
            </w:rPr>
          </w:rPrChange>
        </w:rPr>
      </w:pPr>
    </w:p>
    <w:p w:rsidR="00D11D49" w:rsidRPr="00703FAD" w:rsidDel="00703FAD" w:rsidRDefault="00D11D49" w:rsidP="00D11D49">
      <w:pPr>
        <w:ind w:left="540"/>
        <w:rPr>
          <w:del w:id="1429" w:author="Morgan Glynn" w:date="2016-09-01T04:09:00Z"/>
          <w:sz w:val="26"/>
          <w:szCs w:val="26"/>
          <w:highlight w:val="yellow"/>
          <w:rPrChange w:id="1430" w:author="Morgan Glynn" w:date="2016-09-01T04:08:00Z">
            <w:rPr>
              <w:del w:id="1431" w:author="Morgan Glynn" w:date="2016-09-01T04:09:00Z"/>
            </w:rPr>
          </w:rPrChange>
        </w:rPr>
      </w:pPr>
      <w:del w:id="1432" w:author="Morgan Glynn" w:date="2016-09-01T04:09:00Z">
        <w:r w:rsidRPr="00703FAD" w:rsidDel="00703FAD">
          <w:rPr>
            <w:sz w:val="26"/>
            <w:szCs w:val="26"/>
            <w:highlight w:val="yellow"/>
            <w:rPrChange w:id="1433" w:author="Morgan Glynn" w:date="2016-09-01T04:08:00Z">
              <w:rPr/>
            </w:rPrChange>
          </w:rPr>
          <w:delText>On the date set forth below I served the document(s) described as</w:delText>
        </w:r>
        <w:r w:rsidRPr="00703FAD" w:rsidDel="00703FAD">
          <w:rPr>
            <w:b/>
            <w:bCs/>
            <w:sz w:val="26"/>
            <w:szCs w:val="26"/>
            <w:highlight w:val="yellow"/>
            <w:rPrChange w:id="1434" w:author="Morgan Glynn" w:date="2016-09-01T04:08:00Z">
              <w:rPr>
                <w:b/>
                <w:bCs/>
                <w:sz w:val="26"/>
                <w:szCs w:val="26"/>
              </w:rPr>
            </w:rPrChange>
          </w:rPr>
          <w:delText xml:space="preserve"> PETITION FOR PROHIBITION AND/OR WRIT OF MANDATE OR OTHER APPROPRIATE RELIEF, VOLUME II OF II </w:delText>
        </w:r>
        <w:r w:rsidRPr="00703FAD" w:rsidDel="00703FAD">
          <w:rPr>
            <w:sz w:val="26"/>
            <w:szCs w:val="26"/>
            <w:highlight w:val="yellow"/>
            <w:rPrChange w:id="1435" w:author="Morgan Glynn" w:date="2016-09-01T04:08:00Z">
              <w:rPr/>
            </w:rPrChange>
          </w:rPr>
          <w:delText xml:space="preserve">on all the interested parties in this action, by placing: [  ]  the original  [xx] true copies thereof enclosed in sealed envelopes, addressed as follows: </w:delText>
        </w:r>
      </w:del>
    </w:p>
    <w:p w:rsidR="00D11D49" w:rsidRPr="00703FAD" w:rsidDel="00703FAD" w:rsidRDefault="00D11D49" w:rsidP="00D11D49">
      <w:pPr>
        <w:ind w:left="540"/>
        <w:rPr>
          <w:del w:id="1436" w:author="Morgan Glynn" w:date="2016-09-01T04:09:00Z"/>
          <w:sz w:val="26"/>
          <w:szCs w:val="26"/>
          <w:highlight w:val="yellow"/>
          <w:rPrChange w:id="1437" w:author="Morgan Glynn" w:date="2016-09-01T04:08:00Z">
            <w:rPr>
              <w:del w:id="1438" w:author="Morgan Glynn" w:date="2016-09-01T04:09:00Z"/>
            </w:rPr>
          </w:rPrChange>
        </w:rPr>
      </w:pPr>
    </w:p>
    <w:p w:rsidR="00D11D49" w:rsidRPr="00703FAD" w:rsidDel="00703FAD" w:rsidRDefault="00D11D49" w:rsidP="00D11D49">
      <w:pPr>
        <w:ind w:left="540"/>
        <w:rPr>
          <w:del w:id="1439" w:author="Morgan Glynn" w:date="2016-09-01T04:09:00Z"/>
          <w:sz w:val="26"/>
          <w:szCs w:val="26"/>
          <w:highlight w:val="yellow"/>
          <w:rPrChange w:id="1440" w:author="Morgan Glynn" w:date="2016-09-01T04:08:00Z">
            <w:rPr>
              <w:del w:id="1441" w:author="Morgan Glynn" w:date="2016-09-01T04:09:00Z"/>
              <w:szCs w:val="26"/>
            </w:rPr>
          </w:rPrChange>
        </w:rPr>
      </w:pPr>
      <w:del w:id="1442" w:author="Morgan Glynn" w:date="2016-09-01T04:09:00Z">
        <w:r w:rsidRPr="00703FAD" w:rsidDel="00703FAD">
          <w:rPr>
            <w:sz w:val="26"/>
            <w:szCs w:val="26"/>
            <w:highlight w:val="yellow"/>
            <w:rPrChange w:id="1443" w:author="Morgan Glynn" w:date="2016-09-01T04:08:00Z">
              <w:rPr>
                <w:szCs w:val="26"/>
              </w:rPr>
            </w:rPrChange>
          </w:rPr>
          <w:delText>Jonathan Fraser Light, Esq.</w:delText>
        </w:r>
      </w:del>
    </w:p>
    <w:p w:rsidR="00D11D49" w:rsidRPr="00703FAD" w:rsidDel="00703FAD" w:rsidRDefault="00D11D49" w:rsidP="00D11D49">
      <w:pPr>
        <w:ind w:left="540"/>
        <w:rPr>
          <w:del w:id="1444" w:author="Morgan Glynn" w:date="2016-09-01T04:09:00Z"/>
          <w:sz w:val="26"/>
          <w:szCs w:val="26"/>
          <w:highlight w:val="yellow"/>
          <w:rPrChange w:id="1445" w:author="Morgan Glynn" w:date="2016-09-01T04:08:00Z">
            <w:rPr>
              <w:del w:id="1446" w:author="Morgan Glynn" w:date="2016-09-01T04:09:00Z"/>
              <w:szCs w:val="26"/>
            </w:rPr>
          </w:rPrChange>
        </w:rPr>
      </w:pPr>
      <w:del w:id="1447" w:author="Morgan Glynn" w:date="2016-09-01T04:09:00Z">
        <w:r w:rsidRPr="00703FAD" w:rsidDel="00703FAD">
          <w:rPr>
            <w:sz w:val="26"/>
            <w:szCs w:val="26"/>
            <w:highlight w:val="yellow"/>
            <w:rPrChange w:id="1448" w:author="Morgan Glynn" w:date="2016-09-01T04:08:00Z">
              <w:rPr>
                <w:szCs w:val="26"/>
              </w:rPr>
            </w:rPrChange>
          </w:rPr>
          <w:delText>Curtis A. Graham, Esq.</w:delText>
        </w:r>
      </w:del>
    </w:p>
    <w:p w:rsidR="00D11D49" w:rsidRPr="00703FAD" w:rsidDel="00703FAD" w:rsidRDefault="00D11D49" w:rsidP="00D11D49">
      <w:pPr>
        <w:ind w:left="540"/>
        <w:rPr>
          <w:del w:id="1449" w:author="Morgan Glynn" w:date="2016-09-01T04:09:00Z"/>
          <w:b/>
          <w:sz w:val="26"/>
          <w:szCs w:val="26"/>
          <w:highlight w:val="yellow"/>
          <w:rPrChange w:id="1450" w:author="Morgan Glynn" w:date="2016-09-01T04:08:00Z">
            <w:rPr>
              <w:del w:id="1451" w:author="Morgan Glynn" w:date="2016-09-01T04:09:00Z"/>
              <w:b/>
              <w:szCs w:val="26"/>
            </w:rPr>
          </w:rPrChange>
        </w:rPr>
      </w:pPr>
      <w:del w:id="1452" w:author="Morgan Glynn" w:date="2016-09-01T04:09:00Z">
        <w:r w:rsidRPr="00703FAD" w:rsidDel="00703FAD">
          <w:rPr>
            <w:b/>
            <w:sz w:val="26"/>
            <w:szCs w:val="26"/>
            <w:highlight w:val="yellow"/>
            <w:rPrChange w:id="1453" w:author="Morgan Glynn" w:date="2016-09-01T04:08:00Z">
              <w:rPr>
                <w:b/>
                <w:szCs w:val="26"/>
              </w:rPr>
            </w:rPrChange>
          </w:rPr>
          <w:delText>NORDMAN CORMANY HAIR</w:delText>
        </w:r>
      </w:del>
    </w:p>
    <w:p w:rsidR="00D11D49" w:rsidRPr="00703FAD" w:rsidDel="00703FAD" w:rsidRDefault="00D11D49" w:rsidP="00D11D49">
      <w:pPr>
        <w:ind w:left="540"/>
        <w:rPr>
          <w:del w:id="1454" w:author="Morgan Glynn" w:date="2016-09-01T04:09:00Z"/>
          <w:b/>
          <w:sz w:val="26"/>
          <w:szCs w:val="26"/>
          <w:highlight w:val="yellow"/>
          <w:rPrChange w:id="1455" w:author="Morgan Glynn" w:date="2016-09-01T04:08:00Z">
            <w:rPr>
              <w:del w:id="1456" w:author="Morgan Glynn" w:date="2016-09-01T04:09:00Z"/>
              <w:b/>
              <w:szCs w:val="26"/>
            </w:rPr>
          </w:rPrChange>
        </w:rPr>
      </w:pPr>
      <w:del w:id="1457" w:author="Morgan Glynn" w:date="2016-09-01T04:09:00Z">
        <w:r w:rsidRPr="00703FAD" w:rsidDel="00703FAD">
          <w:rPr>
            <w:b/>
            <w:sz w:val="26"/>
            <w:szCs w:val="26"/>
            <w:highlight w:val="yellow"/>
            <w:rPrChange w:id="1458" w:author="Morgan Glynn" w:date="2016-09-01T04:08:00Z">
              <w:rPr>
                <w:b/>
                <w:szCs w:val="26"/>
              </w:rPr>
            </w:rPrChange>
          </w:rPr>
          <w:delText xml:space="preserve">  &amp; COMPTON LLP</w:delText>
        </w:r>
      </w:del>
    </w:p>
    <w:p w:rsidR="00D11D49" w:rsidRPr="00703FAD" w:rsidDel="00703FAD" w:rsidRDefault="00D11D49" w:rsidP="00D11D49">
      <w:pPr>
        <w:ind w:left="540"/>
        <w:rPr>
          <w:del w:id="1459" w:author="Morgan Glynn" w:date="2016-09-01T04:09:00Z"/>
          <w:sz w:val="26"/>
          <w:szCs w:val="26"/>
          <w:highlight w:val="yellow"/>
          <w:rPrChange w:id="1460" w:author="Morgan Glynn" w:date="2016-09-01T04:08:00Z">
            <w:rPr>
              <w:del w:id="1461" w:author="Morgan Glynn" w:date="2016-09-01T04:09:00Z"/>
              <w:szCs w:val="26"/>
            </w:rPr>
          </w:rPrChange>
        </w:rPr>
      </w:pPr>
      <w:del w:id="1462" w:author="Morgan Glynn" w:date="2016-09-01T04:09:00Z">
        <w:r w:rsidRPr="00703FAD" w:rsidDel="00703FAD">
          <w:rPr>
            <w:sz w:val="26"/>
            <w:szCs w:val="26"/>
            <w:highlight w:val="yellow"/>
            <w:rPrChange w:id="1463" w:author="Morgan Glynn" w:date="2016-09-01T04:08:00Z">
              <w:rPr>
                <w:szCs w:val="26"/>
              </w:rPr>
            </w:rPrChange>
          </w:rPr>
          <w:delText>1000 Town Center Drive, 6</w:delText>
        </w:r>
        <w:r w:rsidRPr="00703FAD" w:rsidDel="00703FAD">
          <w:rPr>
            <w:sz w:val="26"/>
            <w:szCs w:val="26"/>
            <w:highlight w:val="yellow"/>
            <w:vertAlign w:val="superscript"/>
            <w:rPrChange w:id="1464" w:author="Morgan Glynn" w:date="2016-09-01T04:08:00Z">
              <w:rPr>
                <w:szCs w:val="26"/>
                <w:vertAlign w:val="superscript"/>
              </w:rPr>
            </w:rPrChange>
          </w:rPr>
          <w:delText>th</w:delText>
        </w:r>
        <w:r w:rsidRPr="00703FAD" w:rsidDel="00703FAD">
          <w:rPr>
            <w:sz w:val="26"/>
            <w:szCs w:val="26"/>
            <w:highlight w:val="yellow"/>
            <w:rPrChange w:id="1465" w:author="Morgan Glynn" w:date="2016-09-01T04:08:00Z">
              <w:rPr>
                <w:szCs w:val="26"/>
              </w:rPr>
            </w:rPrChange>
          </w:rPr>
          <w:delText xml:space="preserve"> Floor</w:delText>
        </w:r>
      </w:del>
    </w:p>
    <w:p w:rsidR="00D11D49" w:rsidRPr="00703FAD" w:rsidDel="00703FAD" w:rsidRDefault="00D11D49" w:rsidP="00D11D49">
      <w:pPr>
        <w:ind w:left="540"/>
        <w:rPr>
          <w:del w:id="1466" w:author="Morgan Glynn" w:date="2016-09-01T04:09:00Z"/>
          <w:sz w:val="26"/>
          <w:szCs w:val="26"/>
          <w:highlight w:val="yellow"/>
          <w:rPrChange w:id="1467" w:author="Morgan Glynn" w:date="2016-09-01T04:08:00Z">
            <w:rPr>
              <w:del w:id="1468" w:author="Morgan Glynn" w:date="2016-09-01T04:09:00Z"/>
              <w:szCs w:val="26"/>
            </w:rPr>
          </w:rPrChange>
        </w:rPr>
      </w:pPr>
      <w:del w:id="1469" w:author="Morgan Glynn" w:date="2016-09-01T04:09:00Z">
        <w:r w:rsidRPr="00703FAD" w:rsidDel="00703FAD">
          <w:rPr>
            <w:sz w:val="26"/>
            <w:szCs w:val="26"/>
            <w:highlight w:val="yellow"/>
            <w:rPrChange w:id="1470" w:author="Morgan Glynn" w:date="2016-09-01T04:08:00Z">
              <w:rPr>
                <w:szCs w:val="26"/>
              </w:rPr>
            </w:rPrChange>
          </w:rPr>
          <w:delText>Oxnard, California 93031-9100</w:delText>
        </w:r>
      </w:del>
    </w:p>
    <w:p w:rsidR="00D11D49" w:rsidRPr="00703FAD" w:rsidDel="00703FAD" w:rsidRDefault="00D11D49" w:rsidP="00D11D49">
      <w:pPr>
        <w:ind w:left="540"/>
        <w:rPr>
          <w:del w:id="1471" w:author="Morgan Glynn" w:date="2016-09-01T04:09:00Z"/>
          <w:sz w:val="26"/>
          <w:szCs w:val="26"/>
          <w:highlight w:val="yellow"/>
          <w:rPrChange w:id="1472" w:author="Morgan Glynn" w:date="2016-09-01T04:08:00Z">
            <w:rPr>
              <w:del w:id="1473" w:author="Morgan Glynn" w:date="2016-09-01T04:09:00Z"/>
              <w:szCs w:val="26"/>
            </w:rPr>
          </w:rPrChange>
        </w:rPr>
      </w:pPr>
      <w:del w:id="1474" w:author="Morgan Glynn" w:date="2016-09-01T04:09:00Z">
        <w:r w:rsidRPr="00703FAD" w:rsidDel="00703FAD">
          <w:rPr>
            <w:sz w:val="26"/>
            <w:szCs w:val="26"/>
            <w:highlight w:val="yellow"/>
            <w:rPrChange w:id="1475" w:author="Morgan Glynn" w:date="2016-09-01T04:08:00Z">
              <w:rPr>
                <w:szCs w:val="26"/>
              </w:rPr>
            </w:rPrChange>
          </w:rPr>
          <w:delText>Telephone:  805-485-1000</w:delText>
        </w:r>
      </w:del>
    </w:p>
    <w:p w:rsidR="00D11D49" w:rsidRPr="00703FAD" w:rsidDel="00703FAD" w:rsidRDefault="00D11D49" w:rsidP="00D11D49">
      <w:pPr>
        <w:ind w:left="540"/>
        <w:rPr>
          <w:del w:id="1476" w:author="Morgan Glynn" w:date="2016-09-01T04:09:00Z"/>
          <w:b/>
          <w:sz w:val="26"/>
          <w:szCs w:val="26"/>
          <w:highlight w:val="yellow"/>
          <w:rPrChange w:id="1477" w:author="Morgan Glynn" w:date="2016-09-01T04:08:00Z">
            <w:rPr>
              <w:del w:id="1478" w:author="Morgan Glynn" w:date="2016-09-01T04:09:00Z"/>
              <w:b/>
              <w:szCs w:val="26"/>
            </w:rPr>
          </w:rPrChange>
        </w:rPr>
      </w:pPr>
    </w:p>
    <w:p w:rsidR="00D11D49" w:rsidRPr="00703FAD" w:rsidDel="00703FAD" w:rsidRDefault="00D11D49" w:rsidP="00D11D49">
      <w:pPr>
        <w:ind w:left="540"/>
        <w:rPr>
          <w:del w:id="1479" w:author="Morgan Glynn" w:date="2016-09-01T04:09:00Z"/>
          <w:sz w:val="26"/>
          <w:szCs w:val="26"/>
          <w:highlight w:val="yellow"/>
          <w:rPrChange w:id="1480" w:author="Morgan Glynn" w:date="2016-09-01T04:08:00Z">
            <w:rPr>
              <w:del w:id="1481" w:author="Morgan Glynn" w:date="2016-09-01T04:09:00Z"/>
            </w:rPr>
          </w:rPrChange>
        </w:rPr>
      </w:pPr>
      <w:del w:id="1482" w:author="Morgan Glynn" w:date="2016-09-01T04:09:00Z">
        <w:r w:rsidRPr="00703FAD" w:rsidDel="00703FAD">
          <w:rPr>
            <w:sz w:val="26"/>
            <w:szCs w:val="26"/>
            <w:highlight w:val="yellow"/>
            <w:rPrChange w:id="1483" w:author="Morgan Glynn" w:date="2016-09-01T04:08:00Z">
              <w:rPr>
                <w:szCs w:val="26"/>
              </w:rPr>
            </w:rPrChange>
          </w:rPr>
          <w:delText>Real Parties In Interest</w:delText>
        </w:r>
      </w:del>
    </w:p>
    <w:p w:rsidR="00D11D49" w:rsidRPr="00703FAD" w:rsidDel="00703FAD" w:rsidRDefault="00D11D49" w:rsidP="00D11D49">
      <w:pPr>
        <w:ind w:left="540"/>
        <w:rPr>
          <w:del w:id="1484" w:author="Morgan Glynn" w:date="2016-09-01T04:09:00Z"/>
          <w:sz w:val="26"/>
          <w:szCs w:val="26"/>
          <w:highlight w:val="yellow"/>
          <w:rPrChange w:id="1485" w:author="Morgan Glynn" w:date="2016-09-01T04:08:00Z">
            <w:rPr>
              <w:del w:id="1486" w:author="Morgan Glynn" w:date="2016-09-01T04:09:00Z"/>
            </w:rPr>
          </w:rPrChange>
        </w:rPr>
      </w:pPr>
    </w:p>
    <w:p w:rsidR="00D11D49" w:rsidRPr="00703FAD" w:rsidDel="00703FAD" w:rsidRDefault="00D11D49" w:rsidP="00D11D49">
      <w:pPr>
        <w:ind w:left="540"/>
        <w:rPr>
          <w:del w:id="1487" w:author="Morgan Glynn" w:date="2016-09-01T04:09:00Z"/>
          <w:sz w:val="26"/>
          <w:szCs w:val="26"/>
          <w:highlight w:val="yellow"/>
          <w:rPrChange w:id="1488" w:author="Morgan Glynn" w:date="2016-09-01T04:08:00Z">
            <w:rPr>
              <w:del w:id="1489" w:author="Morgan Glynn" w:date="2016-09-01T04:09:00Z"/>
            </w:rPr>
          </w:rPrChange>
        </w:rPr>
      </w:pPr>
    </w:p>
    <w:p w:rsidR="00D11D49" w:rsidRPr="00703FAD" w:rsidDel="00703FAD" w:rsidRDefault="00D11D49" w:rsidP="00D11D49">
      <w:pPr>
        <w:ind w:left="540"/>
        <w:rPr>
          <w:del w:id="1490" w:author="Morgan Glynn" w:date="2016-09-01T04:09:00Z"/>
          <w:sz w:val="26"/>
          <w:szCs w:val="26"/>
          <w:highlight w:val="yellow"/>
          <w:rPrChange w:id="1491" w:author="Morgan Glynn" w:date="2016-09-01T04:08:00Z">
            <w:rPr>
              <w:del w:id="1492" w:author="Morgan Glynn" w:date="2016-09-01T04:09:00Z"/>
            </w:rPr>
          </w:rPrChange>
        </w:rPr>
      </w:pPr>
      <w:del w:id="1493" w:author="Morgan Glynn" w:date="2016-09-01T04:09:00Z">
        <w:r w:rsidRPr="00703FAD" w:rsidDel="00703FAD">
          <w:rPr>
            <w:b/>
            <w:bCs/>
            <w:sz w:val="26"/>
            <w:szCs w:val="26"/>
            <w:highlight w:val="yellow"/>
            <w:rPrChange w:id="1494" w:author="Morgan Glynn" w:date="2016-09-01T04:08:00Z">
              <w:rPr>
                <w:b/>
                <w:bCs/>
              </w:rPr>
            </w:rPrChange>
          </w:rPr>
          <w:delText>[XX]  (BY PERSONAL SERVICE)</w:delText>
        </w:r>
        <w:r w:rsidRPr="00703FAD" w:rsidDel="00703FAD">
          <w:rPr>
            <w:sz w:val="26"/>
            <w:szCs w:val="26"/>
            <w:highlight w:val="yellow"/>
            <w:rPrChange w:id="1495" w:author="Morgan Glynn" w:date="2016-09-01T04:08:00Z">
              <w:rPr/>
            </w:rPrChange>
          </w:rPr>
          <w:delText>: I personally served said document(s) on the date set forth below, by leaving them, inside the envelope(s) clearly labeled to identify the attorney(s) being served, at the offices of the attorney(s) listed above, at the address(es) listed above, with a receptionist or other person having charge of the office(s), between the hours of 9:00 a.m. and 5:00 p.m.</w:delText>
        </w:r>
      </w:del>
    </w:p>
    <w:p w:rsidR="00D11D49" w:rsidRPr="00703FAD" w:rsidDel="00703FAD" w:rsidRDefault="00D11D49" w:rsidP="00D11D49">
      <w:pPr>
        <w:ind w:left="540"/>
        <w:rPr>
          <w:del w:id="1496" w:author="Morgan Glynn" w:date="2016-09-01T04:09:00Z"/>
          <w:sz w:val="26"/>
          <w:szCs w:val="26"/>
          <w:highlight w:val="yellow"/>
          <w:rPrChange w:id="1497" w:author="Morgan Glynn" w:date="2016-09-01T04:08:00Z">
            <w:rPr>
              <w:del w:id="1498" w:author="Morgan Glynn" w:date="2016-09-01T04:09:00Z"/>
            </w:rPr>
          </w:rPrChange>
        </w:rPr>
      </w:pPr>
    </w:p>
    <w:p w:rsidR="00D11D49" w:rsidRPr="00703FAD" w:rsidDel="00703FAD" w:rsidRDefault="00D11D49" w:rsidP="00D11D49">
      <w:pPr>
        <w:ind w:left="540"/>
        <w:rPr>
          <w:del w:id="1499" w:author="Morgan Glynn" w:date="2016-09-01T04:09:00Z"/>
          <w:sz w:val="26"/>
          <w:szCs w:val="26"/>
          <w:highlight w:val="yellow"/>
          <w:rPrChange w:id="1500" w:author="Morgan Glynn" w:date="2016-09-01T04:08:00Z">
            <w:rPr>
              <w:del w:id="1501" w:author="Morgan Glynn" w:date="2016-09-01T04:09:00Z"/>
            </w:rPr>
          </w:rPrChange>
        </w:rPr>
      </w:pPr>
      <w:del w:id="1502" w:author="Morgan Glynn" w:date="2016-09-01T04:09:00Z">
        <w:r w:rsidRPr="00703FAD" w:rsidDel="00703FAD">
          <w:rPr>
            <w:sz w:val="26"/>
            <w:szCs w:val="26"/>
            <w:highlight w:val="yellow"/>
            <w:rPrChange w:id="1503" w:author="Morgan Glynn" w:date="2016-09-01T04:08:00Z">
              <w:rPr/>
            </w:rPrChange>
          </w:rPr>
          <w:delText>[xx]  (STATE) I declare under penalty of perjury under the laws of the State of California that the above is true and correct and was executed at Los Angeles, California, on  January __, 2008.</w:delText>
        </w:r>
      </w:del>
    </w:p>
    <w:p w:rsidR="00D11D49" w:rsidRPr="00703FAD" w:rsidDel="00703FAD" w:rsidRDefault="00D11D49" w:rsidP="00D11D49">
      <w:pPr>
        <w:ind w:left="540"/>
        <w:rPr>
          <w:del w:id="1504" w:author="Morgan Glynn" w:date="2016-09-01T04:09:00Z"/>
          <w:sz w:val="26"/>
          <w:szCs w:val="26"/>
          <w:highlight w:val="yellow"/>
          <w:rPrChange w:id="1505" w:author="Morgan Glynn" w:date="2016-09-01T04:08:00Z">
            <w:rPr>
              <w:del w:id="1506" w:author="Morgan Glynn" w:date="2016-09-01T04:09:00Z"/>
            </w:rPr>
          </w:rPrChange>
        </w:rPr>
      </w:pPr>
    </w:p>
    <w:p w:rsidR="00D11D49" w:rsidRPr="00703FAD" w:rsidDel="00A245B9" w:rsidRDefault="00D11D49" w:rsidP="00D11D49">
      <w:pPr>
        <w:ind w:left="540"/>
        <w:rPr>
          <w:del w:id="1507" w:author="Morgan Glynn" w:date="2016-09-01T02:08:00Z"/>
          <w:sz w:val="26"/>
          <w:szCs w:val="26"/>
          <w:highlight w:val="yellow"/>
          <w:rPrChange w:id="1508" w:author="Morgan Glynn" w:date="2016-09-01T04:08:00Z">
            <w:rPr>
              <w:del w:id="1509" w:author="Morgan Glynn" w:date="2016-09-01T02:08:00Z"/>
            </w:rPr>
          </w:rPrChange>
        </w:rPr>
      </w:pPr>
    </w:p>
    <w:p w:rsidR="00D11D49" w:rsidRPr="00703FAD" w:rsidDel="00A245B9" w:rsidRDefault="00D11D49" w:rsidP="00D11D49">
      <w:pPr>
        <w:ind w:left="540"/>
        <w:rPr>
          <w:del w:id="1510" w:author="Morgan Glynn" w:date="2016-09-01T02:08:00Z"/>
          <w:sz w:val="26"/>
          <w:szCs w:val="26"/>
          <w:highlight w:val="yellow"/>
          <w:rPrChange w:id="1511" w:author="Morgan Glynn" w:date="2016-09-01T04:08:00Z">
            <w:rPr>
              <w:del w:id="1512" w:author="Morgan Glynn" w:date="2016-09-01T02:08:00Z"/>
            </w:rPr>
          </w:rPrChange>
        </w:rPr>
      </w:pPr>
      <w:bookmarkStart w:id="1513" w:name="BM_1_"/>
      <w:bookmarkEnd w:id="1513"/>
      <w:del w:id="1514" w:author="Morgan Glynn" w:date="2016-09-01T02:08:00Z">
        <w:r w:rsidRPr="00703FAD" w:rsidDel="00A245B9">
          <w:rPr>
            <w:sz w:val="26"/>
            <w:szCs w:val="26"/>
            <w:highlight w:val="yellow"/>
            <w:rPrChange w:id="1515" w:author="Morgan Glynn" w:date="2016-09-01T04:08:00Z">
              <w:rPr/>
            </w:rPrChange>
          </w:rPr>
          <w:tab/>
        </w:r>
        <w:r w:rsidRPr="00703FAD" w:rsidDel="00A245B9">
          <w:rPr>
            <w:sz w:val="26"/>
            <w:szCs w:val="26"/>
            <w:highlight w:val="yellow"/>
            <w:rPrChange w:id="1516" w:author="Morgan Glynn" w:date="2016-09-01T04:08:00Z">
              <w:rPr/>
            </w:rPrChange>
          </w:rPr>
          <w:tab/>
        </w:r>
        <w:r w:rsidRPr="00703FAD" w:rsidDel="00A245B9">
          <w:rPr>
            <w:sz w:val="26"/>
            <w:szCs w:val="26"/>
            <w:highlight w:val="yellow"/>
            <w:rPrChange w:id="1517" w:author="Morgan Glynn" w:date="2016-09-01T04:08:00Z">
              <w:rPr/>
            </w:rPrChange>
          </w:rPr>
          <w:tab/>
        </w:r>
        <w:r w:rsidRPr="00703FAD" w:rsidDel="00A245B9">
          <w:rPr>
            <w:sz w:val="26"/>
            <w:szCs w:val="26"/>
            <w:highlight w:val="yellow"/>
            <w:rPrChange w:id="1518" w:author="Morgan Glynn" w:date="2016-09-01T04:08:00Z">
              <w:rPr/>
            </w:rPrChange>
          </w:rPr>
          <w:tab/>
          <w:delText xml:space="preserve">SIGNATURE </w:delText>
        </w:r>
        <w:r w:rsidRPr="00703FAD" w:rsidDel="00A245B9">
          <w:rPr>
            <w:sz w:val="26"/>
            <w:szCs w:val="26"/>
            <w:highlight w:val="yellow"/>
            <w:rPrChange w:id="1519" w:author="Morgan Glynn" w:date="2016-09-01T04:08:00Z">
              <w:rPr/>
            </w:rPrChange>
          </w:rPr>
          <w:tab/>
          <w:delText>_______________________</w:delText>
        </w:r>
      </w:del>
    </w:p>
    <w:p w:rsidR="00D11D49" w:rsidRPr="00703FAD" w:rsidDel="00A245B9" w:rsidRDefault="00D11D49" w:rsidP="00D11D49">
      <w:pPr>
        <w:ind w:left="540"/>
        <w:rPr>
          <w:del w:id="1520" w:author="Morgan Glynn" w:date="2016-09-01T02:08:00Z"/>
          <w:sz w:val="26"/>
          <w:szCs w:val="26"/>
          <w:highlight w:val="yellow"/>
          <w:rPrChange w:id="1521" w:author="Morgan Glynn" w:date="2016-09-01T04:08:00Z">
            <w:rPr>
              <w:del w:id="1522" w:author="Morgan Glynn" w:date="2016-09-01T02:08:00Z"/>
            </w:rPr>
          </w:rPrChange>
        </w:rPr>
      </w:pPr>
      <w:del w:id="1523" w:author="Morgan Glynn" w:date="2016-09-01T02:08:00Z">
        <w:r w:rsidRPr="00703FAD" w:rsidDel="00A245B9">
          <w:rPr>
            <w:sz w:val="26"/>
            <w:szCs w:val="26"/>
            <w:highlight w:val="yellow"/>
            <w:rPrChange w:id="1524" w:author="Morgan Glynn" w:date="2016-09-01T04:08:00Z">
              <w:rPr/>
            </w:rPrChange>
          </w:rPr>
          <w:tab/>
        </w:r>
        <w:r w:rsidRPr="00703FAD" w:rsidDel="00A245B9">
          <w:rPr>
            <w:sz w:val="26"/>
            <w:szCs w:val="26"/>
            <w:highlight w:val="yellow"/>
            <w:rPrChange w:id="1525" w:author="Morgan Glynn" w:date="2016-09-01T04:08:00Z">
              <w:rPr/>
            </w:rPrChange>
          </w:rPr>
          <w:tab/>
        </w:r>
      </w:del>
    </w:p>
    <w:p w:rsidR="00D11D49" w:rsidRPr="00703FAD" w:rsidDel="00A245B9" w:rsidRDefault="00D11D49" w:rsidP="00D11D49">
      <w:pPr>
        <w:ind w:left="540"/>
        <w:rPr>
          <w:del w:id="1526" w:author="Morgan Glynn" w:date="2016-09-01T02:08:00Z"/>
          <w:sz w:val="26"/>
          <w:szCs w:val="26"/>
          <w:highlight w:val="yellow"/>
          <w:rPrChange w:id="1527" w:author="Morgan Glynn" w:date="2016-09-01T04:08:00Z">
            <w:rPr>
              <w:del w:id="1528" w:author="Morgan Glynn" w:date="2016-09-01T02:08:00Z"/>
            </w:rPr>
          </w:rPrChange>
        </w:rPr>
      </w:pPr>
      <w:del w:id="1529" w:author="Morgan Glynn" w:date="2016-09-01T02:08:00Z">
        <w:r w:rsidRPr="00703FAD" w:rsidDel="00A245B9">
          <w:rPr>
            <w:sz w:val="26"/>
            <w:szCs w:val="26"/>
            <w:highlight w:val="yellow"/>
            <w:rPrChange w:id="1530" w:author="Morgan Glynn" w:date="2016-09-01T04:08:00Z">
              <w:rPr/>
            </w:rPrChange>
          </w:rPr>
          <w:tab/>
        </w:r>
        <w:r w:rsidRPr="00703FAD" w:rsidDel="00A245B9">
          <w:rPr>
            <w:sz w:val="26"/>
            <w:szCs w:val="26"/>
            <w:highlight w:val="yellow"/>
            <w:rPrChange w:id="1531" w:author="Morgan Glynn" w:date="2016-09-01T04:08:00Z">
              <w:rPr/>
            </w:rPrChange>
          </w:rPr>
          <w:tab/>
        </w:r>
        <w:r w:rsidRPr="00703FAD" w:rsidDel="00A245B9">
          <w:rPr>
            <w:sz w:val="26"/>
            <w:szCs w:val="26"/>
            <w:highlight w:val="yellow"/>
            <w:rPrChange w:id="1532" w:author="Morgan Glynn" w:date="2016-09-01T04:08:00Z">
              <w:rPr/>
            </w:rPrChange>
          </w:rPr>
          <w:tab/>
        </w:r>
        <w:r w:rsidRPr="00703FAD" w:rsidDel="00A245B9">
          <w:rPr>
            <w:sz w:val="26"/>
            <w:szCs w:val="26"/>
            <w:highlight w:val="yellow"/>
            <w:rPrChange w:id="1533" w:author="Morgan Glynn" w:date="2016-09-01T04:08:00Z">
              <w:rPr/>
            </w:rPrChange>
          </w:rPr>
          <w:tab/>
        </w:r>
        <w:r w:rsidRPr="00703FAD" w:rsidDel="00A245B9">
          <w:rPr>
            <w:sz w:val="26"/>
            <w:szCs w:val="26"/>
            <w:highlight w:val="yellow"/>
            <w:rPrChange w:id="1534" w:author="Morgan Glynn" w:date="2016-09-01T04:08:00Z">
              <w:rPr/>
            </w:rPrChange>
          </w:rPr>
          <w:tab/>
        </w:r>
        <w:r w:rsidRPr="00703FAD" w:rsidDel="00A245B9">
          <w:rPr>
            <w:sz w:val="26"/>
            <w:szCs w:val="26"/>
            <w:highlight w:val="yellow"/>
            <w:rPrChange w:id="1535" w:author="Morgan Glynn" w:date="2016-09-01T04:08:00Z">
              <w:rPr/>
            </w:rPrChange>
          </w:rPr>
          <w:tab/>
        </w:r>
      </w:del>
    </w:p>
    <w:p w:rsidR="00D11D49" w:rsidRPr="00703FAD" w:rsidDel="00A245B9" w:rsidRDefault="00D11D49" w:rsidP="00D11D49">
      <w:pPr>
        <w:ind w:left="540"/>
        <w:rPr>
          <w:del w:id="1536" w:author="Morgan Glynn" w:date="2016-09-01T02:08:00Z"/>
          <w:sz w:val="26"/>
          <w:szCs w:val="26"/>
          <w:highlight w:val="yellow"/>
          <w:rPrChange w:id="1537" w:author="Morgan Glynn" w:date="2016-09-01T04:08:00Z">
            <w:rPr>
              <w:del w:id="1538" w:author="Morgan Glynn" w:date="2016-09-01T02:08:00Z"/>
            </w:rPr>
          </w:rPrChange>
        </w:rPr>
      </w:pPr>
      <w:del w:id="1539" w:author="Morgan Glynn" w:date="2016-09-01T02:08:00Z">
        <w:r w:rsidRPr="00703FAD" w:rsidDel="00A245B9">
          <w:rPr>
            <w:sz w:val="26"/>
            <w:szCs w:val="26"/>
            <w:highlight w:val="yellow"/>
            <w:rPrChange w:id="1540" w:author="Morgan Glynn" w:date="2016-09-01T04:08:00Z">
              <w:rPr/>
            </w:rPrChange>
          </w:rPr>
          <w:tab/>
        </w:r>
        <w:r w:rsidRPr="00703FAD" w:rsidDel="00A245B9">
          <w:rPr>
            <w:sz w:val="26"/>
            <w:szCs w:val="26"/>
            <w:highlight w:val="yellow"/>
            <w:rPrChange w:id="1541" w:author="Morgan Glynn" w:date="2016-09-01T04:08:00Z">
              <w:rPr/>
            </w:rPrChange>
          </w:rPr>
          <w:tab/>
        </w:r>
        <w:r w:rsidRPr="00703FAD" w:rsidDel="00A245B9">
          <w:rPr>
            <w:sz w:val="26"/>
            <w:szCs w:val="26"/>
            <w:highlight w:val="yellow"/>
            <w:rPrChange w:id="1542" w:author="Morgan Glynn" w:date="2016-09-01T04:08:00Z">
              <w:rPr/>
            </w:rPrChange>
          </w:rPr>
          <w:tab/>
        </w:r>
        <w:r w:rsidRPr="00703FAD" w:rsidDel="00A245B9">
          <w:rPr>
            <w:sz w:val="26"/>
            <w:szCs w:val="26"/>
            <w:highlight w:val="yellow"/>
            <w:rPrChange w:id="1543" w:author="Morgan Glynn" w:date="2016-09-01T04:08:00Z">
              <w:rPr/>
            </w:rPrChange>
          </w:rPr>
          <w:tab/>
          <w:delText>PRINT NAME _______________________</w:delText>
        </w:r>
      </w:del>
    </w:p>
    <w:p w:rsidR="00D11D49" w:rsidRPr="00703FAD" w:rsidDel="00703FAD" w:rsidRDefault="00D11D49" w:rsidP="00D11D49">
      <w:pPr>
        <w:ind w:left="540"/>
        <w:rPr>
          <w:del w:id="1544" w:author="Morgan Glynn" w:date="2016-09-01T04:09:00Z"/>
          <w:highlight w:val="yellow"/>
          <w:rPrChange w:id="1545" w:author="Morgan Glynn" w:date="2016-09-01T04:08:00Z">
            <w:rPr>
              <w:del w:id="1546" w:author="Morgan Glynn" w:date="2016-09-01T04:09:00Z"/>
            </w:rPr>
          </w:rPrChange>
        </w:rPr>
      </w:pPr>
      <w:del w:id="1547" w:author="Morgan Glynn" w:date="2016-09-01T02:08:00Z">
        <w:r w:rsidRPr="00703FAD" w:rsidDel="00A245B9">
          <w:rPr>
            <w:sz w:val="26"/>
            <w:szCs w:val="26"/>
            <w:highlight w:val="yellow"/>
            <w:rPrChange w:id="1548" w:author="Morgan Glynn" w:date="2016-09-01T04:08:00Z">
              <w:rPr/>
            </w:rPrChange>
          </w:rPr>
          <w:tab/>
        </w:r>
        <w:r w:rsidRPr="00703FAD" w:rsidDel="00A245B9">
          <w:rPr>
            <w:sz w:val="26"/>
            <w:szCs w:val="26"/>
            <w:highlight w:val="yellow"/>
            <w:rPrChange w:id="1549" w:author="Morgan Glynn" w:date="2016-09-01T04:08:00Z">
              <w:rPr/>
            </w:rPrChange>
          </w:rPr>
          <w:tab/>
        </w:r>
        <w:r w:rsidRPr="00703FAD" w:rsidDel="00A245B9">
          <w:rPr>
            <w:sz w:val="26"/>
            <w:szCs w:val="26"/>
            <w:highlight w:val="yellow"/>
            <w:rPrChange w:id="1550" w:author="Morgan Glynn" w:date="2016-09-01T04:08:00Z">
              <w:rPr/>
            </w:rPrChange>
          </w:rPr>
          <w:tab/>
        </w:r>
        <w:r w:rsidRPr="00703FAD" w:rsidDel="00A245B9">
          <w:rPr>
            <w:sz w:val="26"/>
            <w:szCs w:val="26"/>
            <w:highlight w:val="yellow"/>
            <w:rPrChange w:id="1551" w:author="Morgan Glynn" w:date="2016-09-01T04:08:00Z">
              <w:rPr/>
            </w:rPrChange>
          </w:rPr>
          <w:tab/>
        </w:r>
        <w:r w:rsidRPr="00703FAD" w:rsidDel="00A245B9">
          <w:rPr>
            <w:sz w:val="26"/>
            <w:szCs w:val="26"/>
            <w:highlight w:val="yellow"/>
            <w:rPrChange w:id="1552" w:author="Morgan Glynn" w:date="2016-09-01T04:08:00Z">
              <w:rPr/>
            </w:rPrChange>
          </w:rPr>
          <w:tab/>
        </w:r>
        <w:r w:rsidRPr="00703FAD" w:rsidDel="00A245B9">
          <w:rPr>
            <w:sz w:val="26"/>
            <w:szCs w:val="26"/>
            <w:highlight w:val="yellow"/>
            <w:rPrChange w:id="1553" w:author="Morgan Glynn" w:date="2016-09-01T04:08:00Z">
              <w:rPr/>
            </w:rPrChange>
          </w:rPr>
          <w:tab/>
          <w:delText xml:space="preserve">  DDS LEGAL</w:delText>
        </w:r>
        <w:r w:rsidRPr="00703FAD" w:rsidDel="00A245B9">
          <w:rPr>
            <w:highlight w:val="yellow"/>
            <w:rPrChange w:id="1554" w:author="Morgan Glynn" w:date="2016-09-01T04:08:00Z">
              <w:rPr/>
            </w:rPrChange>
          </w:rPr>
          <w:tab/>
        </w:r>
      </w:del>
      <w:del w:id="1555" w:author="Morgan Glynn" w:date="2016-09-01T04:09:00Z">
        <w:r w:rsidRPr="00703FAD" w:rsidDel="00703FAD">
          <w:rPr>
            <w:highlight w:val="yellow"/>
            <w:rPrChange w:id="1556" w:author="Morgan Glynn" w:date="2016-09-01T04:08:00Z">
              <w:rPr/>
            </w:rPrChange>
          </w:rPr>
          <w:tab/>
        </w:r>
        <w:r w:rsidRPr="00703FAD" w:rsidDel="00703FAD">
          <w:rPr>
            <w:highlight w:val="yellow"/>
            <w:rPrChange w:id="1557" w:author="Morgan Glynn" w:date="2016-09-01T04:08:00Z">
              <w:rPr/>
            </w:rPrChange>
          </w:rPr>
          <w:tab/>
        </w:r>
      </w:del>
    </w:p>
    <w:p w:rsidR="00D11D49" w:rsidRPr="00703FAD" w:rsidDel="00703FAD" w:rsidRDefault="00D11D49" w:rsidP="00D11D49">
      <w:pPr>
        <w:rPr>
          <w:del w:id="1558" w:author="Morgan Glynn" w:date="2016-09-01T04:09:00Z"/>
          <w:highlight w:val="yellow"/>
          <w:rPrChange w:id="1559" w:author="Morgan Glynn" w:date="2016-09-01T04:08:00Z">
            <w:rPr>
              <w:del w:id="1560" w:author="Morgan Glynn" w:date="2016-09-01T04:09:00Z"/>
            </w:rPr>
          </w:rPrChange>
        </w:rPr>
      </w:pPr>
      <w:del w:id="1561" w:author="Morgan Glynn" w:date="2016-09-01T04:09:00Z">
        <w:r w:rsidRPr="00703FAD" w:rsidDel="00703FAD">
          <w:rPr>
            <w:highlight w:val="yellow"/>
            <w:rPrChange w:id="1562" w:author="Morgan Glynn" w:date="2016-09-01T04:08:00Z">
              <w:rPr/>
            </w:rPrChange>
          </w:rPr>
          <w:tab/>
        </w:r>
        <w:r w:rsidRPr="00703FAD" w:rsidDel="00703FAD">
          <w:rPr>
            <w:highlight w:val="yellow"/>
            <w:rPrChange w:id="1563" w:author="Morgan Glynn" w:date="2016-09-01T04:08:00Z">
              <w:rPr/>
            </w:rPrChange>
          </w:rPr>
          <w:tab/>
        </w:r>
        <w:r w:rsidRPr="00703FAD" w:rsidDel="00703FAD">
          <w:rPr>
            <w:highlight w:val="yellow"/>
            <w:rPrChange w:id="1564" w:author="Morgan Glynn" w:date="2016-09-01T04:08:00Z">
              <w:rPr/>
            </w:rPrChange>
          </w:rPr>
          <w:tab/>
        </w:r>
        <w:r w:rsidRPr="00703FAD" w:rsidDel="00703FAD">
          <w:rPr>
            <w:highlight w:val="yellow"/>
            <w:rPrChange w:id="1565" w:author="Morgan Glynn" w:date="2016-09-01T04:08:00Z">
              <w:rPr/>
            </w:rPrChange>
          </w:rPr>
          <w:tab/>
        </w:r>
      </w:del>
    </w:p>
    <w:p w:rsidR="00D11D49" w:rsidRPr="00703FAD" w:rsidDel="00A245B9" w:rsidRDefault="00D11D49" w:rsidP="00D11D49">
      <w:pPr>
        <w:tabs>
          <w:tab w:val="center" w:pos="4680"/>
        </w:tabs>
        <w:spacing w:line="235" w:lineRule="exact"/>
        <w:jc w:val="center"/>
        <w:rPr>
          <w:del w:id="1566" w:author="Morgan Glynn" w:date="2016-09-01T02:08:00Z"/>
          <w:sz w:val="26"/>
          <w:szCs w:val="26"/>
          <w:highlight w:val="yellow"/>
          <w:rPrChange w:id="1567" w:author="Morgan Glynn" w:date="2016-09-01T04:08:00Z">
            <w:rPr>
              <w:del w:id="1568" w:author="Morgan Glynn" w:date="2016-09-01T02:08:00Z"/>
            </w:rPr>
          </w:rPrChange>
        </w:rPr>
      </w:pPr>
      <w:del w:id="1569" w:author="Morgan Glynn" w:date="2016-09-01T04:09:00Z">
        <w:r w:rsidRPr="00703FAD" w:rsidDel="00703FAD">
          <w:rPr>
            <w:sz w:val="26"/>
            <w:szCs w:val="26"/>
            <w:highlight w:val="yellow"/>
            <w:rPrChange w:id="1570" w:author="Morgan Glynn" w:date="2016-09-01T04:08:00Z">
              <w:rPr>
                <w:sz w:val="26"/>
                <w:szCs w:val="26"/>
              </w:rPr>
            </w:rPrChange>
          </w:rPr>
          <w:br w:type="page"/>
        </w:r>
        <w:r w:rsidRPr="00703FAD" w:rsidDel="00703FAD">
          <w:rPr>
            <w:b/>
            <w:bCs/>
            <w:sz w:val="26"/>
            <w:szCs w:val="26"/>
            <w:highlight w:val="yellow"/>
            <w:u w:val="single"/>
            <w:rPrChange w:id="1571" w:author="Morgan Glynn" w:date="2016-09-01T04:08:00Z">
              <w:rPr>
                <w:b/>
                <w:bCs/>
                <w:u w:val="single"/>
              </w:rPr>
            </w:rPrChange>
          </w:rPr>
          <w:delText>PROOF OF SERVICE</w:delText>
        </w:r>
      </w:del>
    </w:p>
    <w:p w:rsidR="00D11D49" w:rsidRPr="00703FAD" w:rsidDel="00A245B9" w:rsidRDefault="00D11D49" w:rsidP="00D11D49">
      <w:pPr>
        <w:jc w:val="center"/>
        <w:rPr>
          <w:del w:id="1572" w:author="Morgan Glynn" w:date="2016-09-01T02:08:00Z"/>
          <w:sz w:val="26"/>
          <w:szCs w:val="26"/>
          <w:highlight w:val="yellow"/>
          <w:rPrChange w:id="1573" w:author="Morgan Glynn" w:date="2016-09-01T04:08:00Z">
            <w:rPr>
              <w:del w:id="1574" w:author="Morgan Glynn" w:date="2016-09-01T02:08:00Z"/>
            </w:rPr>
          </w:rPrChange>
        </w:rPr>
      </w:pPr>
    </w:p>
    <w:p w:rsidR="00D11D49" w:rsidRPr="00703FAD" w:rsidDel="00703FAD" w:rsidRDefault="00D11D49" w:rsidP="00A245B9">
      <w:pPr>
        <w:tabs>
          <w:tab w:val="center" w:pos="4680"/>
        </w:tabs>
        <w:spacing w:line="235" w:lineRule="exact"/>
        <w:jc w:val="center"/>
        <w:rPr>
          <w:del w:id="1575" w:author="Morgan Glynn" w:date="2016-09-01T04:09:00Z"/>
          <w:sz w:val="26"/>
          <w:szCs w:val="26"/>
          <w:highlight w:val="yellow"/>
          <w:rPrChange w:id="1576" w:author="Morgan Glynn" w:date="2016-09-01T04:08:00Z">
            <w:rPr>
              <w:del w:id="1577" w:author="Morgan Glynn" w:date="2016-09-01T04:09:00Z"/>
            </w:rPr>
          </w:rPrChange>
        </w:rPr>
        <w:pPrChange w:id="1578" w:author="Morgan Glynn" w:date="2016-09-01T02:08:00Z">
          <w:pPr>
            <w:jc w:val="center"/>
          </w:pPr>
        </w:pPrChange>
      </w:pPr>
    </w:p>
    <w:p w:rsidR="00D11D49" w:rsidRPr="00703FAD" w:rsidDel="00703FAD" w:rsidRDefault="00D11D49" w:rsidP="00D11D49">
      <w:pPr>
        <w:jc w:val="center"/>
        <w:rPr>
          <w:del w:id="1579" w:author="Morgan Glynn" w:date="2016-09-01T04:09:00Z"/>
          <w:sz w:val="26"/>
          <w:szCs w:val="26"/>
          <w:highlight w:val="yellow"/>
          <w:rPrChange w:id="1580" w:author="Morgan Glynn" w:date="2016-09-01T04:08:00Z">
            <w:rPr>
              <w:del w:id="1581" w:author="Morgan Glynn" w:date="2016-09-01T04:09:00Z"/>
            </w:rPr>
          </w:rPrChange>
        </w:rPr>
      </w:pPr>
    </w:p>
    <w:p w:rsidR="00D11D49" w:rsidRPr="00703FAD" w:rsidDel="00703FAD" w:rsidRDefault="00D11D49" w:rsidP="00D11D49">
      <w:pPr>
        <w:ind w:left="540"/>
        <w:rPr>
          <w:del w:id="1582" w:author="Morgan Glynn" w:date="2016-09-01T04:09:00Z"/>
          <w:sz w:val="26"/>
          <w:szCs w:val="26"/>
          <w:highlight w:val="yellow"/>
          <w:rPrChange w:id="1583" w:author="Morgan Glynn" w:date="2016-09-01T04:08:00Z">
            <w:rPr>
              <w:del w:id="1584" w:author="Morgan Glynn" w:date="2016-09-01T04:09:00Z"/>
            </w:rPr>
          </w:rPrChange>
        </w:rPr>
      </w:pPr>
      <w:del w:id="1585" w:author="Morgan Glynn" w:date="2016-09-01T04:09:00Z">
        <w:r w:rsidRPr="00703FAD" w:rsidDel="00703FAD">
          <w:rPr>
            <w:sz w:val="26"/>
            <w:szCs w:val="26"/>
            <w:highlight w:val="yellow"/>
            <w:rPrChange w:id="1586" w:author="Morgan Glynn" w:date="2016-09-01T04:08:00Z">
              <w:rPr/>
            </w:rPrChange>
          </w:rPr>
          <w:delText xml:space="preserve">I am over the age of eighteen years and not a party to the within action.  My business address is 2900 Bristol Street, Suite E 106, Costa Mesa, CA 92626. </w:delText>
        </w:r>
      </w:del>
    </w:p>
    <w:p w:rsidR="00D11D49" w:rsidRPr="00703FAD" w:rsidDel="00703FAD" w:rsidRDefault="00D11D49" w:rsidP="00D11D49">
      <w:pPr>
        <w:ind w:left="540"/>
        <w:rPr>
          <w:del w:id="1587" w:author="Morgan Glynn" w:date="2016-09-01T04:09:00Z"/>
          <w:sz w:val="26"/>
          <w:szCs w:val="26"/>
          <w:highlight w:val="yellow"/>
          <w:rPrChange w:id="1588" w:author="Morgan Glynn" w:date="2016-09-01T04:08:00Z">
            <w:rPr>
              <w:del w:id="1589" w:author="Morgan Glynn" w:date="2016-09-01T04:09:00Z"/>
            </w:rPr>
          </w:rPrChange>
        </w:rPr>
      </w:pPr>
    </w:p>
    <w:p w:rsidR="00D11D49" w:rsidRPr="00703FAD" w:rsidDel="00703FAD" w:rsidRDefault="00D11D49" w:rsidP="00D11D49">
      <w:pPr>
        <w:ind w:left="540"/>
        <w:rPr>
          <w:del w:id="1590" w:author="Morgan Glynn" w:date="2016-09-01T04:09:00Z"/>
          <w:sz w:val="26"/>
          <w:szCs w:val="26"/>
          <w:highlight w:val="yellow"/>
          <w:rPrChange w:id="1591" w:author="Morgan Glynn" w:date="2016-09-01T04:08:00Z">
            <w:rPr>
              <w:del w:id="1592" w:author="Morgan Glynn" w:date="2016-09-01T04:09:00Z"/>
            </w:rPr>
          </w:rPrChange>
        </w:rPr>
      </w:pPr>
      <w:del w:id="1593" w:author="Morgan Glynn" w:date="2016-09-01T04:09:00Z">
        <w:r w:rsidRPr="00703FAD" w:rsidDel="00703FAD">
          <w:rPr>
            <w:sz w:val="26"/>
            <w:szCs w:val="26"/>
            <w:highlight w:val="yellow"/>
            <w:rPrChange w:id="1594" w:author="Morgan Glynn" w:date="2016-09-01T04:08:00Z">
              <w:rPr/>
            </w:rPrChange>
          </w:rPr>
          <w:delText>On the date set forth below I served the document(s) described as</w:delText>
        </w:r>
        <w:r w:rsidRPr="00703FAD" w:rsidDel="00703FAD">
          <w:rPr>
            <w:b/>
            <w:bCs/>
            <w:sz w:val="26"/>
            <w:szCs w:val="26"/>
            <w:highlight w:val="yellow"/>
            <w:rPrChange w:id="1595" w:author="Morgan Glynn" w:date="2016-09-01T04:08:00Z">
              <w:rPr>
                <w:b/>
                <w:bCs/>
                <w:sz w:val="26"/>
                <w:szCs w:val="26"/>
              </w:rPr>
            </w:rPrChange>
          </w:rPr>
          <w:delText xml:space="preserve"> PETITION FOR PROHIBITION AND/OR WRIT OF MANDATE OR OTHER APPROPRIATE RELIEF, VOLUME II OF II </w:delText>
        </w:r>
        <w:r w:rsidRPr="00703FAD" w:rsidDel="00703FAD">
          <w:rPr>
            <w:sz w:val="26"/>
            <w:szCs w:val="26"/>
            <w:highlight w:val="yellow"/>
            <w:rPrChange w:id="1596" w:author="Morgan Glynn" w:date="2016-09-01T04:08:00Z">
              <w:rPr/>
            </w:rPrChange>
          </w:rPr>
          <w:delText xml:space="preserve">on all the interested parties in this action, by placing: [  ]  the original  [xx] true copies thereof enclosed in sealed envelopes, addressed as follows: </w:delText>
        </w:r>
      </w:del>
    </w:p>
    <w:p w:rsidR="00D11D49" w:rsidRPr="00703FAD" w:rsidDel="00703FAD" w:rsidRDefault="00D11D49" w:rsidP="00D11D49">
      <w:pPr>
        <w:ind w:left="540"/>
        <w:rPr>
          <w:del w:id="1597" w:author="Morgan Glynn" w:date="2016-09-01T04:09:00Z"/>
          <w:sz w:val="26"/>
          <w:szCs w:val="26"/>
          <w:highlight w:val="yellow"/>
          <w:rPrChange w:id="1598" w:author="Morgan Glynn" w:date="2016-09-01T04:08:00Z">
            <w:rPr>
              <w:del w:id="1599" w:author="Morgan Glynn" w:date="2016-09-01T04:09:00Z"/>
            </w:rPr>
          </w:rPrChange>
        </w:rPr>
      </w:pPr>
    </w:p>
    <w:p w:rsidR="00D11D49" w:rsidRPr="00703FAD" w:rsidDel="00703FAD" w:rsidRDefault="00D11D49" w:rsidP="00D11D49">
      <w:pPr>
        <w:ind w:left="540"/>
        <w:rPr>
          <w:del w:id="1600" w:author="Morgan Glynn" w:date="2016-09-01T04:09:00Z"/>
          <w:sz w:val="26"/>
          <w:szCs w:val="26"/>
          <w:highlight w:val="yellow"/>
          <w:rPrChange w:id="1601" w:author="Morgan Glynn" w:date="2016-09-01T04:08:00Z">
            <w:rPr>
              <w:del w:id="1602" w:author="Morgan Glynn" w:date="2016-09-01T04:09:00Z"/>
              <w:szCs w:val="26"/>
            </w:rPr>
          </w:rPrChange>
        </w:rPr>
      </w:pPr>
    </w:p>
    <w:p w:rsidR="00D11D49" w:rsidRPr="00703FAD" w:rsidDel="00703FAD" w:rsidRDefault="00D11D49" w:rsidP="00D11D49">
      <w:pPr>
        <w:ind w:left="540"/>
        <w:rPr>
          <w:del w:id="1603" w:author="Morgan Glynn" w:date="2016-09-01T04:09:00Z"/>
          <w:sz w:val="26"/>
          <w:szCs w:val="26"/>
          <w:highlight w:val="yellow"/>
          <w:rPrChange w:id="1604" w:author="Morgan Glynn" w:date="2016-09-01T04:08:00Z">
            <w:rPr>
              <w:del w:id="1605" w:author="Morgan Glynn" w:date="2016-09-01T04:09:00Z"/>
              <w:szCs w:val="26"/>
            </w:rPr>
          </w:rPrChange>
        </w:rPr>
      </w:pPr>
      <w:del w:id="1606" w:author="Morgan Glynn" w:date="2016-09-01T04:09:00Z">
        <w:r w:rsidRPr="00703FAD" w:rsidDel="00703FAD">
          <w:rPr>
            <w:sz w:val="26"/>
            <w:szCs w:val="26"/>
            <w:highlight w:val="yellow"/>
            <w:rPrChange w:id="1607" w:author="Morgan Glynn" w:date="2016-09-01T04:08:00Z">
              <w:rPr>
                <w:szCs w:val="26"/>
              </w:rPr>
            </w:rPrChange>
          </w:rPr>
          <w:delText>Orange County Superior Court</w:delText>
        </w:r>
      </w:del>
    </w:p>
    <w:p w:rsidR="00D11D49" w:rsidRPr="00703FAD" w:rsidDel="00703FAD" w:rsidRDefault="00D11D49" w:rsidP="00D11D49">
      <w:pPr>
        <w:ind w:left="540"/>
        <w:rPr>
          <w:del w:id="1608" w:author="Morgan Glynn" w:date="2016-09-01T04:09:00Z"/>
          <w:sz w:val="26"/>
          <w:szCs w:val="26"/>
          <w:highlight w:val="yellow"/>
          <w:rPrChange w:id="1609" w:author="Morgan Glynn" w:date="2016-09-01T04:08:00Z">
            <w:rPr>
              <w:del w:id="1610" w:author="Morgan Glynn" w:date="2016-09-01T04:09:00Z"/>
              <w:szCs w:val="26"/>
            </w:rPr>
          </w:rPrChange>
        </w:rPr>
      </w:pPr>
      <w:del w:id="1611" w:author="Morgan Glynn" w:date="2016-09-01T04:09:00Z">
        <w:r w:rsidRPr="00703FAD" w:rsidDel="00703FAD">
          <w:rPr>
            <w:sz w:val="26"/>
            <w:szCs w:val="26"/>
            <w:highlight w:val="yellow"/>
            <w:rPrChange w:id="1612" w:author="Morgan Glynn" w:date="2016-09-01T04:08:00Z">
              <w:rPr>
                <w:szCs w:val="26"/>
              </w:rPr>
            </w:rPrChange>
          </w:rPr>
          <w:delText>Complex Civil Litigation Center</w:delText>
        </w:r>
      </w:del>
    </w:p>
    <w:p w:rsidR="00D11D49" w:rsidRPr="00703FAD" w:rsidDel="00703FAD" w:rsidRDefault="00D11D49" w:rsidP="00D11D49">
      <w:pPr>
        <w:ind w:left="540"/>
        <w:rPr>
          <w:del w:id="1613" w:author="Morgan Glynn" w:date="2016-09-01T04:09:00Z"/>
          <w:sz w:val="26"/>
          <w:szCs w:val="26"/>
          <w:highlight w:val="yellow"/>
          <w:rPrChange w:id="1614" w:author="Morgan Glynn" w:date="2016-09-01T04:08:00Z">
            <w:rPr>
              <w:del w:id="1615" w:author="Morgan Glynn" w:date="2016-09-01T04:09:00Z"/>
              <w:szCs w:val="26"/>
            </w:rPr>
          </w:rPrChange>
        </w:rPr>
      </w:pPr>
      <w:del w:id="1616" w:author="Morgan Glynn" w:date="2016-09-01T04:09:00Z">
        <w:r w:rsidRPr="00703FAD" w:rsidDel="00703FAD">
          <w:rPr>
            <w:sz w:val="26"/>
            <w:szCs w:val="26"/>
            <w:highlight w:val="yellow"/>
            <w:rPrChange w:id="1617" w:author="Morgan Glynn" w:date="2016-09-01T04:08:00Z">
              <w:rPr>
                <w:szCs w:val="26"/>
              </w:rPr>
            </w:rPrChange>
          </w:rPr>
          <w:delText>Hon. Judge Gail A. Andler</w:delText>
        </w:r>
      </w:del>
    </w:p>
    <w:p w:rsidR="00D11D49" w:rsidRPr="00703FAD" w:rsidDel="00703FAD" w:rsidRDefault="00D11D49" w:rsidP="00D11D49">
      <w:pPr>
        <w:ind w:left="540"/>
        <w:rPr>
          <w:del w:id="1618" w:author="Morgan Glynn" w:date="2016-09-01T04:09:00Z"/>
          <w:sz w:val="26"/>
          <w:szCs w:val="26"/>
          <w:highlight w:val="yellow"/>
          <w:rPrChange w:id="1619" w:author="Morgan Glynn" w:date="2016-09-01T04:08:00Z">
            <w:rPr>
              <w:del w:id="1620" w:author="Morgan Glynn" w:date="2016-09-01T04:09:00Z"/>
              <w:szCs w:val="26"/>
            </w:rPr>
          </w:rPrChange>
        </w:rPr>
      </w:pPr>
      <w:del w:id="1621" w:author="Morgan Glynn" w:date="2016-09-01T04:09:00Z">
        <w:r w:rsidRPr="00703FAD" w:rsidDel="00703FAD">
          <w:rPr>
            <w:sz w:val="26"/>
            <w:szCs w:val="26"/>
            <w:highlight w:val="yellow"/>
            <w:rPrChange w:id="1622" w:author="Morgan Glynn" w:date="2016-09-01T04:08:00Z">
              <w:rPr>
                <w:szCs w:val="26"/>
              </w:rPr>
            </w:rPrChange>
          </w:rPr>
          <w:delText>Dept. CX 102</w:delText>
        </w:r>
      </w:del>
    </w:p>
    <w:p w:rsidR="00D11D49" w:rsidRPr="00703FAD" w:rsidDel="00703FAD" w:rsidRDefault="00D11D49" w:rsidP="00D11D49">
      <w:pPr>
        <w:ind w:left="540"/>
        <w:rPr>
          <w:del w:id="1623" w:author="Morgan Glynn" w:date="2016-09-01T04:09:00Z"/>
          <w:sz w:val="26"/>
          <w:szCs w:val="26"/>
          <w:highlight w:val="yellow"/>
          <w:rPrChange w:id="1624" w:author="Morgan Glynn" w:date="2016-09-01T04:08:00Z">
            <w:rPr>
              <w:del w:id="1625" w:author="Morgan Glynn" w:date="2016-09-01T04:09:00Z"/>
              <w:szCs w:val="26"/>
            </w:rPr>
          </w:rPrChange>
        </w:rPr>
      </w:pPr>
      <w:del w:id="1626" w:author="Morgan Glynn" w:date="2016-09-01T04:09:00Z">
        <w:r w:rsidRPr="00703FAD" w:rsidDel="00703FAD">
          <w:rPr>
            <w:sz w:val="26"/>
            <w:szCs w:val="26"/>
            <w:highlight w:val="yellow"/>
            <w:rPrChange w:id="1627" w:author="Morgan Glynn" w:date="2016-09-01T04:08:00Z">
              <w:rPr>
                <w:szCs w:val="26"/>
              </w:rPr>
            </w:rPrChange>
          </w:rPr>
          <w:delText>751 West Santa Ana Blvd.</w:delText>
        </w:r>
      </w:del>
    </w:p>
    <w:p w:rsidR="00D11D49" w:rsidRPr="00703FAD" w:rsidDel="00703FAD" w:rsidRDefault="00D11D49" w:rsidP="00D11D49">
      <w:pPr>
        <w:ind w:left="540"/>
        <w:rPr>
          <w:del w:id="1628" w:author="Morgan Glynn" w:date="2016-09-01T04:09:00Z"/>
          <w:sz w:val="26"/>
          <w:szCs w:val="26"/>
          <w:highlight w:val="yellow"/>
          <w:rPrChange w:id="1629" w:author="Morgan Glynn" w:date="2016-09-01T04:08:00Z">
            <w:rPr>
              <w:del w:id="1630" w:author="Morgan Glynn" w:date="2016-09-01T04:09:00Z"/>
              <w:szCs w:val="26"/>
            </w:rPr>
          </w:rPrChange>
        </w:rPr>
      </w:pPr>
      <w:del w:id="1631" w:author="Morgan Glynn" w:date="2016-09-01T04:09:00Z">
        <w:r w:rsidRPr="00703FAD" w:rsidDel="00703FAD">
          <w:rPr>
            <w:sz w:val="26"/>
            <w:szCs w:val="26"/>
            <w:highlight w:val="yellow"/>
            <w:rPrChange w:id="1632" w:author="Morgan Glynn" w:date="2016-09-01T04:08:00Z">
              <w:rPr>
                <w:szCs w:val="26"/>
              </w:rPr>
            </w:rPrChange>
          </w:rPr>
          <w:delText>Santa Ana, CA 92701</w:delText>
        </w:r>
      </w:del>
    </w:p>
    <w:p w:rsidR="00D11D49" w:rsidRPr="00703FAD" w:rsidDel="00703FAD" w:rsidRDefault="00D11D49" w:rsidP="00D11D49">
      <w:pPr>
        <w:ind w:left="540"/>
        <w:rPr>
          <w:del w:id="1633" w:author="Morgan Glynn" w:date="2016-09-01T04:09:00Z"/>
          <w:sz w:val="26"/>
          <w:szCs w:val="26"/>
          <w:highlight w:val="yellow"/>
          <w:rPrChange w:id="1634" w:author="Morgan Glynn" w:date="2016-09-01T04:08:00Z">
            <w:rPr>
              <w:del w:id="1635" w:author="Morgan Glynn" w:date="2016-09-01T04:09:00Z"/>
              <w:szCs w:val="26"/>
            </w:rPr>
          </w:rPrChange>
        </w:rPr>
      </w:pPr>
      <w:del w:id="1636" w:author="Morgan Glynn" w:date="2016-09-01T04:09:00Z">
        <w:r w:rsidRPr="00703FAD" w:rsidDel="00703FAD">
          <w:rPr>
            <w:sz w:val="26"/>
            <w:szCs w:val="26"/>
            <w:highlight w:val="yellow"/>
            <w:rPrChange w:id="1637" w:author="Morgan Glynn" w:date="2016-09-01T04:08:00Z">
              <w:rPr>
                <w:szCs w:val="26"/>
              </w:rPr>
            </w:rPrChange>
          </w:rPr>
          <w:delText>Telephone:  714-568-4822</w:delText>
        </w:r>
      </w:del>
    </w:p>
    <w:p w:rsidR="00D11D49" w:rsidRPr="00703FAD" w:rsidDel="00703FAD" w:rsidRDefault="00D11D49" w:rsidP="00D11D49">
      <w:pPr>
        <w:ind w:left="540"/>
        <w:rPr>
          <w:del w:id="1638" w:author="Morgan Glynn" w:date="2016-09-01T04:09:00Z"/>
          <w:sz w:val="26"/>
          <w:szCs w:val="26"/>
          <w:highlight w:val="yellow"/>
          <w:rPrChange w:id="1639" w:author="Morgan Glynn" w:date="2016-09-01T04:08:00Z">
            <w:rPr>
              <w:del w:id="1640" w:author="Morgan Glynn" w:date="2016-09-01T04:09:00Z"/>
              <w:szCs w:val="26"/>
            </w:rPr>
          </w:rPrChange>
        </w:rPr>
      </w:pPr>
    </w:p>
    <w:p w:rsidR="00D11D49" w:rsidRPr="00703FAD" w:rsidDel="00703FAD" w:rsidRDefault="00D11D49" w:rsidP="00D11D49">
      <w:pPr>
        <w:ind w:left="540"/>
        <w:rPr>
          <w:del w:id="1641" w:author="Morgan Glynn" w:date="2016-09-01T04:09:00Z"/>
          <w:sz w:val="26"/>
          <w:szCs w:val="26"/>
          <w:highlight w:val="yellow"/>
          <w:rPrChange w:id="1642" w:author="Morgan Glynn" w:date="2016-09-01T04:08:00Z">
            <w:rPr>
              <w:del w:id="1643" w:author="Morgan Glynn" w:date="2016-09-01T04:09:00Z"/>
            </w:rPr>
          </w:rPrChange>
        </w:rPr>
      </w:pPr>
      <w:del w:id="1644" w:author="Morgan Glynn" w:date="2016-09-01T04:09:00Z">
        <w:r w:rsidRPr="00703FAD" w:rsidDel="00703FAD">
          <w:rPr>
            <w:sz w:val="26"/>
            <w:szCs w:val="26"/>
            <w:highlight w:val="yellow"/>
            <w:rPrChange w:id="1645" w:author="Morgan Glynn" w:date="2016-09-01T04:08:00Z">
              <w:rPr>
                <w:szCs w:val="26"/>
              </w:rPr>
            </w:rPrChange>
          </w:rPr>
          <w:delText>Respondent</w:delText>
        </w:r>
      </w:del>
    </w:p>
    <w:p w:rsidR="00D11D49" w:rsidRPr="00703FAD" w:rsidDel="00703FAD" w:rsidRDefault="00D11D49" w:rsidP="00D11D49">
      <w:pPr>
        <w:ind w:left="540"/>
        <w:rPr>
          <w:del w:id="1646" w:author="Morgan Glynn" w:date="2016-09-01T04:09:00Z"/>
          <w:sz w:val="26"/>
          <w:szCs w:val="26"/>
          <w:highlight w:val="yellow"/>
          <w:rPrChange w:id="1647" w:author="Morgan Glynn" w:date="2016-09-01T04:08:00Z">
            <w:rPr>
              <w:del w:id="1648" w:author="Morgan Glynn" w:date="2016-09-01T04:09:00Z"/>
            </w:rPr>
          </w:rPrChange>
        </w:rPr>
      </w:pPr>
    </w:p>
    <w:p w:rsidR="00D11D49" w:rsidRPr="00703FAD" w:rsidDel="00703FAD" w:rsidRDefault="00D11D49" w:rsidP="00D11D49">
      <w:pPr>
        <w:ind w:left="540"/>
        <w:rPr>
          <w:del w:id="1649" w:author="Morgan Glynn" w:date="2016-09-01T04:09:00Z"/>
          <w:sz w:val="26"/>
          <w:szCs w:val="26"/>
          <w:highlight w:val="yellow"/>
          <w:rPrChange w:id="1650" w:author="Morgan Glynn" w:date="2016-09-01T04:08:00Z">
            <w:rPr>
              <w:del w:id="1651" w:author="Morgan Glynn" w:date="2016-09-01T04:09:00Z"/>
            </w:rPr>
          </w:rPrChange>
        </w:rPr>
      </w:pPr>
      <w:del w:id="1652" w:author="Morgan Glynn" w:date="2016-09-01T04:09:00Z">
        <w:r w:rsidRPr="00703FAD" w:rsidDel="00703FAD">
          <w:rPr>
            <w:b/>
            <w:bCs/>
            <w:sz w:val="26"/>
            <w:szCs w:val="26"/>
            <w:highlight w:val="yellow"/>
            <w:rPrChange w:id="1653" w:author="Morgan Glynn" w:date="2016-09-01T04:08:00Z">
              <w:rPr>
                <w:b/>
                <w:bCs/>
              </w:rPr>
            </w:rPrChange>
          </w:rPr>
          <w:delText>[XX]  (BY PERSONAL SERVICE)</w:delText>
        </w:r>
        <w:r w:rsidRPr="00703FAD" w:rsidDel="00703FAD">
          <w:rPr>
            <w:sz w:val="26"/>
            <w:szCs w:val="26"/>
            <w:highlight w:val="yellow"/>
            <w:rPrChange w:id="1654" w:author="Morgan Glynn" w:date="2016-09-01T04:08:00Z">
              <w:rPr/>
            </w:rPrChange>
          </w:rPr>
          <w:delText>: I personally served said document(s) on the date set forth below, by leaving them, inside the envelope(s) clearly labeled to identify the attorney(s) being served, at the offices of the attorney(s) listed above, at the address(es) listed above, with a receptionist or other person having charge of the office(s), between the hours of 9:00 a.m. and 5:00 p.m.</w:delText>
        </w:r>
      </w:del>
    </w:p>
    <w:p w:rsidR="00D11D49" w:rsidRPr="00703FAD" w:rsidDel="00703FAD" w:rsidRDefault="00D11D49" w:rsidP="00D11D49">
      <w:pPr>
        <w:ind w:left="540"/>
        <w:rPr>
          <w:del w:id="1655" w:author="Morgan Glynn" w:date="2016-09-01T04:09:00Z"/>
          <w:sz w:val="26"/>
          <w:szCs w:val="26"/>
          <w:highlight w:val="yellow"/>
          <w:rPrChange w:id="1656" w:author="Morgan Glynn" w:date="2016-09-01T04:08:00Z">
            <w:rPr>
              <w:del w:id="1657" w:author="Morgan Glynn" w:date="2016-09-01T04:09:00Z"/>
            </w:rPr>
          </w:rPrChange>
        </w:rPr>
      </w:pPr>
    </w:p>
    <w:p w:rsidR="00D11D49" w:rsidRPr="00A245B9" w:rsidDel="00703FAD" w:rsidRDefault="00D11D49" w:rsidP="00D11D49">
      <w:pPr>
        <w:ind w:left="540"/>
        <w:rPr>
          <w:del w:id="1658" w:author="Morgan Glynn" w:date="2016-09-01T04:09:00Z"/>
          <w:sz w:val="26"/>
          <w:szCs w:val="26"/>
          <w:rPrChange w:id="1659" w:author="Morgan Glynn" w:date="2016-09-01T02:08:00Z">
            <w:rPr>
              <w:del w:id="1660" w:author="Morgan Glynn" w:date="2016-09-01T04:09:00Z"/>
            </w:rPr>
          </w:rPrChange>
        </w:rPr>
      </w:pPr>
      <w:del w:id="1661" w:author="Morgan Glynn" w:date="2016-09-01T04:09:00Z">
        <w:r w:rsidRPr="00703FAD" w:rsidDel="00703FAD">
          <w:rPr>
            <w:sz w:val="26"/>
            <w:szCs w:val="26"/>
            <w:highlight w:val="yellow"/>
            <w:rPrChange w:id="1662" w:author="Morgan Glynn" w:date="2016-09-01T04:08:00Z">
              <w:rPr/>
            </w:rPrChange>
          </w:rPr>
          <w:delText>[xx]  (STATE) I declare under penalty of perjury under the laws of the State of California that the above is true and correct and was executed at Los Angeles, California, on  January __, 2008.</w:delText>
        </w:r>
      </w:del>
    </w:p>
    <w:p w:rsidR="00D11D49" w:rsidRPr="00A245B9" w:rsidDel="00703FAD" w:rsidRDefault="00D11D49" w:rsidP="00D11D49">
      <w:pPr>
        <w:ind w:left="540"/>
        <w:rPr>
          <w:del w:id="1663" w:author="Morgan Glynn" w:date="2016-09-01T04:09:00Z"/>
          <w:sz w:val="26"/>
          <w:szCs w:val="26"/>
          <w:rPrChange w:id="1664" w:author="Morgan Glynn" w:date="2016-09-01T02:08:00Z">
            <w:rPr>
              <w:del w:id="1665" w:author="Morgan Glynn" w:date="2016-09-01T04:09:00Z"/>
            </w:rPr>
          </w:rPrChange>
        </w:rPr>
      </w:pPr>
    </w:p>
    <w:p w:rsidR="00D11D49" w:rsidDel="00A245B9" w:rsidRDefault="00D11D49" w:rsidP="00D11D49">
      <w:pPr>
        <w:ind w:left="540"/>
        <w:rPr>
          <w:del w:id="1666" w:author="Morgan Glynn" w:date="2016-09-01T02:08:00Z"/>
        </w:rPr>
      </w:pPr>
    </w:p>
    <w:p w:rsidR="00D11D49" w:rsidDel="00A245B9" w:rsidRDefault="00D11D49" w:rsidP="00D11D49">
      <w:pPr>
        <w:ind w:left="540"/>
        <w:rPr>
          <w:del w:id="1667" w:author="Morgan Glynn" w:date="2016-09-01T02:08:00Z"/>
        </w:rPr>
      </w:pPr>
      <w:del w:id="1668" w:author="Morgan Glynn" w:date="2016-09-01T02:08:00Z">
        <w:r w:rsidDel="00A245B9">
          <w:tab/>
        </w:r>
        <w:r w:rsidDel="00A245B9">
          <w:tab/>
        </w:r>
        <w:r w:rsidDel="00A245B9">
          <w:tab/>
        </w:r>
        <w:r w:rsidDel="00A245B9">
          <w:tab/>
          <w:delText xml:space="preserve">SIGNATURE </w:delText>
        </w:r>
        <w:r w:rsidDel="00A245B9">
          <w:tab/>
          <w:delText>_______________________</w:delText>
        </w:r>
      </w:del>
    </w:p>
    <w:p w:rsidR="00D11D49" w:rsidDel="00A245B9" w:rsidRDefault="00D11D49" w:rsidP="00D11D49">
      <w:pPr>
        <w:ind w:left="540"/>
        <w:rPr>
          <w:del w:id="1669" w:author="Morgan Glynn" w:date="2016-09-01T02:08:00Z"/>
        </w:rPr>
      </w:pPr>
      <w:del w:id="1670" w:author="Morgan Glynn" w:date="2016-09-01T02:08:00Z">
        <w:r w:rsidDel="00A245B9">
          <w:tab/>
        </w:r>
        <w:r w:rsidDel="00A245B9">
          <w:tab/>
        </w:r>
      </w:del>
    </w:p>
    <w:p w:rsidR="00D11D49" w:rsidDel="00A245B9" w:rsidRDefault="00D11D49" w:rsidP="00D11D49">
      <w:pPr>
        <w:ind w:left="540"/>
        <w:rPr>
          <w:del w:id="1671" w:author="Morgan Glynn" w:date="2016-09-01T02:08:00Z"/>
        </w:rPr>
      </w:pPr>
      <w:del w:id="1672" w:author="Morgan Glynn" w:date="2016-09-01T02:08:00Z">
        <w:r w:rsidDel="00A245B9">
          <w:tab/>
        </w:r>
        <w:r w:rsidDel="00A245B9">
          <w:tab/>
        </w:r>
        <w:r w:rsidDel="00A245B9">
          <w:tab/>
        </w:r>
        <w:r w:rsidDel="00A245B9">
          <w:tab/>
        </w:r>
        <w:r w:rsidDel="00A245B9">
          <w:tab/>
        </w:r>
        <w:r w:rsidDel="00A245B9">
          <w:tab/>
        </w:r>
      </w:del>
    </w:p>
    <w:p w:rsidR="00D11D49" w:rsidDel="00A245B9" w:rsidRDefault="00D11D49" w:rsidP="00D11D49">
      <w:pPr>
        <w:ind w:left="540"/>
        <w:rPr>
          <w:del w:id="1673" w:author="Morgan Glynn" w:date="2016-09-01T02:08:00Z"/>
        </w:rPr>
      </w:pPr>
      <w:del w:id="1674" w:author="Morgan Glynn" w:date="2016-09-01T02:08:00Z">
        <w:r w:rsidDel="00A245B9">
          <w:tab/>
        </w:r>
        <w:r w:rsidDel="00A245B9">
          <w:tab/>
        </w:r>
        <w:r w:rsidDel="00A245B9">
          <w:tab/>
        </w:r>
        <w:r w:rsidDel="00A245B9">
          <w:tab/>
          <w:delText>PRINT NAME _______________________</w:delText>
        </w:r>
      </w:del>
    </w:p>
    <w:p w:rsidR="007F34A5" w:rsidDel="00A245B9" w:rsidRDefault="00D11D49" w:rsidP="00D11D49">
      <w:pPr>
        <w:spacing w:line="360" w:lineRule="auto"/>
        <w:jc w:val="left"/>
        <w:rPr>
          <w:del w:id="1675" w:author="Morgan Glynn" w:date="2016-09-01T02:08:00Z"/>
          <w:sz w:val="28"/>
          <w:szCs w:val="28"/>
        </w:rPr>
      </w:pPr>
      <w:del w:id="1676" w:author="Morgan Glynn" w:date="2016-09-01T02:08:00Z">
        <w:r w:rsidDel="00A245B9">
          <w:tab/>
        </w:r>
        <w:r w:rsidDel="00A245B9">
          <w:tab/>
        </w:r>
        <w:r w:rsidDel="00A245B9">
          <w:tab/>
        </w:r>
        <w:r w:rsidDel="00A245B9">
          <w:tab/>
        </w:r>
        <w:r w:rsidDel="00A245B9">
          <w:tab/>
        </w:r>
        <w:r w:rsidDel="00A245B9">
          <w:tab/>
          <w:delText xml:space="preserve">  DDS </w:delText>
        </w:r>
      </w:del>
      <w:del w:id="1677" w:author="Morgan Glynn" w:date="2016-09-01T00:00:00Z">
        <w:r w:rsidDel="00D11D49">
          <w:rPr>
            <w:sz w:val="26"/>
            <w:szCs w:val="26"/>
          </w:rPr>
          <w:br w:type="page"/>
        </w:r>
      </w:del>
    </w:p>
    <w:p w:rsidR="009E0CBC" w:rsidRDefault="009E0CBC" w:rsidP="00AD2887">
      <w:pPr>
        <w:spacing w:line="360" w:lineRule="auto"/>
        <w:jc w:val="left"/>
        <w:rPr>
          <w:sz w:val="28"/>
          <w:szCs w:val="28"/>
        </w:rPr>
      </w:pPr>
    </w:p>
    <w:p w:rsidR="009E0CBC" w:rsidRDefault="009E0CBC" w:rsidP="00AD2887">
      <w:pPr>
        <w:spacing w:line="360" w:lineRule="auto"/>
        <w:jc w:val="left"/>
        <w:rPr>
          <w:sz w:val="28"/>
          <w:szCs w:val="28"/>
        </w:rPr>
      </w:pPr>
    </w:p>
    <w:p w:rsidR="009E0CBC" w:rsidRDefault="00D53414" w:rsidP="00D53414">
      <w:pPr>
        <w:tabs>
          <w:tab w:val="left" w:pos="5385"/>
        </w:tabs>
        <w:spacing w:line="360" w:lineRule="auto"/>
        <w:jc w:val="left"/>
        <w:rPr>
          <w:sz w:val="28"/>
          <w:szCs w:val="28"/>
        </w:rPr>
      </w:pPr>
      <w:r>
        <w:rPr>
          <w:sz w:val="28"/>
          <w:szCs w:val="28"/>
        </w:rPr>
        <w:tab/>
      </w:r>
    </w:p>
    <w:p w:rsidR="009E0CBC" w:rsidRDefault="009E0CBC" w:rsidP="00AD2887">
      <w:pPr>
        <w:spacing w:line="360" w:lineRule="auto"/>
        <w:jc w:val="left"/>
        <w:rPr>
          <w:sz w:val="28"/>
          <w:szCs w:val="28"/>
        </w:rPr>
      </w:pPr>
    </w:p>
    <w:sectPr w:rsidR="009E0CBC" w:rsidSect="007940B2">
      <w:footerReference w:type="default" r:id="rId8"/>
      <w:pgSz w:w="12240" w:h="15840" w:code="1"/>
      <w:pgMar w:top="1440" w:right="2160" w:bottom="1440" w:left="2160" w:header="1325" w:footer="1051" w:gutter="0"/>
      <w:paperSrc w:first="512" w:other="512"/>
      <w:pgNumType w:start="1"/>
      <w:cols w:space="720"/>
      <w:noEndnote/>
      <w:titlePg/>
      <w:docGrid w:linePitch="360"/>
      <w:sectPrChange w:id="1678" w:author="Morgan Glynn" w:date="2016-09-01T01:41:00Z">
        <w:sectPr w:rsidR="009E0CBC" w:rsidSect="007940B2">
          <w:pgMar w:top="1440" w:right="2160" w:bottom="1440" w:left="2160" w:header="1325" w:footer="1051" w:gutter="0"/>
        </w:sectPr>
      </w:sectPrChang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1E7C" w:rsidRDefault="007D1E7C">
      <w:r>
        <w:separator/>
      </w:r>
    </w:p>
  </w:endnote>
  <w:endnote w:type="continuationSeparator" w:id="0">
    <w:p w:rsidR="007D1E7C" w:rsidRDefault="007D1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27984"/>
      <w:docPartObj>
        <w:docPartGallery w:val="Page Numbers (Bottom of Page)"/>
        <w:docPartUnique/>
      </w:docPartObj>
    </w:sdtPr>
    <w:sdtEndPr>
      <w:rPr>
        <w:sz w:val="28"/>
      </w:rPr>
    </w:sdtEndPr>
    <w:sdtContent>
      <w:p w:rsidR="00F17D23" w:rsidRPr="00D53414" w:rsidRDefault="00F17D23" w:rsidP="00D53414">
        <w:pPr>
          <w:pStyle w:val="Footer"/>
          <w:jc w:val="center"/>
        </w:pPr>
        <w:r>
          <w:t>-</w:t>
        </w:r>
        <w:r>
          <w:rPr>
            <w:sz w:val="28"/>
          </w:rPr>
          <w:fldChar w:fldCharType="begin"/>
        </w:r>
        <w:r>
          <w:rPr>
            <w:sz w:val="28"/>
          </w:rPr>
          <w:instrText xml:space="preserve"> PAGE  \* Arabic  \* MERGEFORMAT </w:instrText>
        </w:r>
        <w:r>
          <w:rPr>
            <w:sz w:val="28"/>
          </w:rPr>
          <w:fldChar w:fldCharType="separate"/>
        </w:r>
        <w:r w:rsidR="00703FAD">
          <w:rPr>
            <w:noProof/>
            <w:sz w:val="28"/>
          </w:rPr>
          <w:t>40</w:t>
        </w:r>
        <w:r>
          <w:rPr>
            <w:sz w:val="28"/>
          </w:rPr>
          <w:fldChar w:fldCharType="end"/>
        </w:r>
        <w:r>
          <w:t>-</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1E7C" w:rsidRDefault="007D1E7C">
      <w:r>
        <w:separator/>
      </w:r>
    </w:p>
  </w:footnote>
  <w:footnote w:type="continuationSeparator" w:id="0">
    <w:p w:rsidR="007D1E7C" w:rsidRDefault="007D1E7C">
      <w:r>
        <w:continuationSeparator/>
      </w:r>
    </w:p>
  </w:footnote>
  <w:footnote w:id="1">
    <w:p w:rsidR="00F17D23" w:rsidRPr="00064C56" w:rsidRDefault="00F17D23" w:rsidP="00334054">
      <w:pPr>
        <w:pStyle w:val="FootnoteText"/>
        <w:contextualSpacing/>
        <w:rPr>
          <w:sz w:val="26"/>
          <w:szCs w:val="26"/>
          <w:rPrChange w:id="551" w:author="Morgan Glynn" w:date="2016-09-01T00:23:00Z">
            <w:rPr>
              <w:szCs w:val="24"/>
            </w:rPr>
          </w:rPrChange>
        </w:rPr>
      </w:pPr>
      <w:r w:rsidRPr="00064C56">
        <w:rPr>
          <w:rStyle w:val="FootnoteReference"/>
          <w:sz w:val="26"/>
          <w:szCs w:val="26"/>
          <w:rPrChange w:id="552" w:author="Morgan Glynn" w:date="2016-09-01T00:23:00Z">
            <w:rPr>
              <w:rStyle w:val="FootnoteReference"/>
              <w:szCs w:val="24"/>
            </w:rPr>
          </w:rPrChange>
        </w:rPr>
        <w:footnoteRef/>
      </w:r>
      <w:r w:rsidRPr="00064C56">
        <w:rPr>
          <w:sz w:val="26"/>
          <w:szCs w:val="26"/>
          <w:rPrChange w:id="553" w:author="Morgan Glynn" w:date="2016-09-01T00:23:00Z">
            <w:rPr>
              <w:szCs w:val="24"/>
            </w:rPr>
          </w:rPrChange>
        </w:rPr>
        <w:t xml:space="preserve"> </w:t>
      </w:r>
      <w:del w:id="554" w:author="Morgan Glynn" w:date="2016-09-01T03:36:00Z">
        <w:r w:rsidRPr="00064C56" w:rsidDel="00F90B91">
          <w:rPr>
            <w:sz w:val="26"/>
            <w:szCs w:val="26"/>
            <w:rPrChange w:id="555" w:author="Morgan Glynn" w:date="2016-09-01T00:23:00Z">
              <w:rPr>
                <w:szCs w:val="24"/>
              </w:rPr>
            </w:rPrChange>
          </w:rPr>
          <w:delText>[</w:delText>
        </w:r>
        <w:r w:rsidRPr="00064C56" w:rsidDel="00F90B91">
          <w:rPr>
            <w:sz w:val="26"/>
            <w:szCs w:val="26"/>
            <w:highlight w:val="yellow"/>
            <w:rPrChange w:id="556" w:author="Morgan Glynn" w:date="2016-09-01T00:23:00Z">
              <w:rPr>
                <w:szCs w:val="24"/>
                <w:highlight w:val="yellow"/>
              </w:rPr>
            </w:rPrChange>
          </w:rPr>
          <w:delText>Opp MTD MLG, OdenbreitDec., ¶8, Ex. 4: Arbitration agreement]</w:delText>
        </w:r>
      </w:del>
      <w:ins w:id="557" w:author="Morgan Glynn" w:date="2016-09-01T03:36:00Z">
        <w:r w:rsidR="00F90B91">
          <w:rPr>
            <w:sz w:val="26"/>
            <w:szCs w:val="26"/>
          </w:rPr>
          <w:t>PA Vol. I 0066.</w:t>
        </w:r>
      </w:ins>
    </w:p>
  </w:footnote>
  <w:footnote w:id="2">
    <w:p w:rsidR="00F17D23" w:rsidRPr="003003DE" w:rsidRDefault="00F17D23" w:rsidP="00D25E3C">
      <w:pPr>
        <w:pStyle w:val="FootnoteText"/>
        <w:contextualSpacing/>
        <w:rPr>
          <w:ins w:id="711" w:author="Morgan Glynn" w:date="2016-09-01T01:23:00Z"/>
          <w:sz w:val="26"/>
          <w:szCs w:val="26"/>
          <w:rPrChange w:id="712" w:author="Morgan Glynn" w:date="2016-09-01T02:33:00Z">
            <w:rPr>
              <w:ins w:id="713" w:author="Morgan Glynn" w:date="2016-09-01T01:23:00Z"/>
              <w:sz w:val="22"/>
              <w:szCs w:val="22"/>
            </w:rPr>
          </w:rPrChange>
        </w:rPr>
      </w:pPr>
      <w:ins w:id="714" w:author="Morgan Glynn" w:date="2016-09-01T01:23:00Z">
        <w:r w:rsidRPr="003003DE">
          <w:rPr>
            <w:rStyle w:val="FootnoteReference"/>
            <w:sz w:val="26"/>
            <w:szCs w:val="26"/>
            <w:rPrChange w:id="715" w:author="Morgan Glynn" w:date="2016-09-01T02:33:00Z">
              <w:rPr>
                <w:rStyle w:val="FootnoteReference"/>
                <w:sz w:val="22"/>
                <w:szCs w:val="22"/>
              </w:rPr>
            </w:rPrChange>
          </w:rPr>
          <w:footnoteRef/>
        </w:r>
        <w:r w:rsidRPr="003003DE">
          <w:rPr>
            <w:sz w:val="26"/>
            <w:szCs w:val="26"/>
            <w:rPrChange w:id="716" w:author="Morgan Glynn" w:date="2016-09-01T02:33:00Z">
              <w:rPr>
                <w:sz w:val="22"/>
                <w:szCs w:val="22"/>
              </w:rPr>
            </w:rPrChange>
          </w:rPr>
          <w:t xml:space="preserve"> </w:t>
        </w:r>
        <w:r w:rsidRPr="003003DE">
          <w:rPr>
            <w:i/>
            <w:sz w:val="26"/>
            <w:szCs w:val="26"/>
            <w:rPrChange w:id="717" w:author="Morgan Glynn" w:date="2016-09-01T02:33:00Z">
              <w:rPr>
                <w:i/>
                <w:sz w:val="22"/>
                <w:szCs w:val="22"/>
              </w:rPr>
            </w:rPrChange>
          </w:rPr>
          <w:t xml:space="preserve">Janik supra </w:t>
        </w:r>
        <w:r w:rsidRPr="003003DE">
          <w:rPr>
            <w:sz w:val="26"/>
            <w:szCs w:val="26"/>
            <w:rPrChange w:id="718" w:author="Morgan Glynn" w:date="2016-09-01T02:33:00Z">
              <w:rPr>
                <w:sz w:val="22"/>
                <w:szCs w:val="22"/>
              </w:rPr>
            </w:rPrChange>
          </w:rPr>
          <w:t xml:space="preserve">at 940.  </w:t>
        </w:r>
      </w:ins>
    </w:p>
  </w:footnote>
  <w:footnote w:id="3">
    <w:p w:rsidR="00F17D23" w:rsidRPr="003003DE" w:rsidRDefault="00F17D23" w:rsidP="00D25E3C">
      <w:pPr>
        <w:pStyle w:val="FootnoteText"/>
        <w:contextualSpacing/>
        <w:rPr>
          <w:ins w:id="736" w:author="Morgan Glynn" w:date="2016-09-01T01:23:00Z"/>
          <w:sz w:val="26"/>
          <w:szCs w:val="26"/>
          <w:rPrChange w:id="737" w:author="Morgan Glynn" w:date="2016-09-01T02:33:00Z">
            <w:rPr>
              <w:ins w:id="738" w:author="Morgan Glynn" w:date="2016-09-01T01:23:00Z"/>
              <w:sz w:val="22"/>
              <w:szCs w:val="22"/>
            </w:rPr>
          </w:rPrChange>
        </w:rPr>
      </w:pPr>
      <w:ins w:id="739" w:author="Morgan Glynn" w:date="2016-09-01T01:23:00Z">
        <w:r w:rsidRPr="003003DE">
          <w:rPr>
            <w:rStyle w:val="FootnoteReference"/>
            <w:sz w:val="26"/>
            <w:szCs w:val="26"/>
            <w:rPrChange w:id="740" w:author="Morgan Glynn" w:date="2016-09-01T02:33:00Z">
              <w:rPr>
                <w:rStyle w:val="FootnoteReference"/>
                <w:sz w:val="22"/>
                <w:szCs w:val="22"/>
              </w:rPr>
            </w:rPrChange>
          </w:rPr>
          <w:footnoteRef/>
        </w:r>
        <w:r w:rsidRPr="003003DE">
          <w:rPr>
            <w:sz w:val="26"/>
            <w:szCs w:val="26"/>
            <w:rPrChange w:id="741" w:author="Morgan Glynn" w:date="2016-09-01T02:33:00Z">
              <w:rPr>
                <w:sz w:val="22"/>
                <w:szCs w:val="22"/>
              </w:rPr>
            </w:rPrChange>
          </w:rPr>
          <w:t xml:space="preserve"> </w:t>
        </w:r>
        <w:r w:rsidRPr="003003DE">
          <w:rPr>
            <w:i/>
            <w:sz w:val="26"/>
            <w:szCs w:val="26"/>
            <w:rPrChange w:id="742" w:author="Morgan Glynn" w:date="2016-09-01T02:33:00Z">
              <w:rPr>
                <w:i/>
                <w:sz w:val="22"/>
                <w:szCs w:val="22"/>
              </w:rPr>
            </w:rPrChange>
          </w:rPr>
          <w:t xml:space="preserve">Janik supra </w:t>
        </w:r>
        <w:r w:rsidRPr="003003DE">
          <w:rPr>
            <w:sz w:val="26"/>
            <w:szCs w:val="26"/>
            <w:rPrChange w:id="743" w:author="Morgan Glynn" w:date="2016-09-01T02:33:00Z">
              <w:rPr>
                <w:sz w:val="22"/>
                <w:szCs w:val="22"/>
              </w:rPr>
            </w:rPrChange>
          </w:rPr>
          <w:t xml:space="preserve">at 933.  </w:t>
        </w:r>
      </w:ins>
    </w:p>
  </w:footnote>
  <w:footnote w:id="4">
    <w:p w:rsidR="00F17D23" w:rsidRPr="00A72FEC" w:rsidRDefault="00F17D23" w:rsidP="00D25E3C">
      <w:pPr>
        <w:pStyle w:val="FootnoteText"/>
        <w:contextualSpacing/>
        <w:rPr>
          <w:ins w:id="761" w:author="Morgan Glynn" w:date="2016-09-01T01:23:00Z"/>
          <w:sz w:val="22"/>
          <w:szCs w:val="22"/>
        </w:rPr>
      </w:pPr>
      <w:ins w:id="762" w:author="Morgan Glynn" w:date="2016-09-01T01:23:00Z">
        <w:r w:rsidRPr="003003DE">
          <w:rPr>
            <w:rStyle w:val="FootnoteReference"/>
            <w:sz w:val="26"/>
            <w:szCs w:val="26"/>
            <w:rPrChange w:id="763" w:author="Morgan Glynn" w:date="2016-09-01T02:33:00Z">
              <w:rPr>
                <w:rStyle w:val="FootnoteReference"/>
                <w:sz w:val="22"/>
                <w:szCs w:val="22"/>
              </w:rPr>
            </w:rPrChange>
          </w:rPr>
          <w:footnoteRef/>
        </w:r>
        <w:r w:rsidRPr="003003DE">
          <w:rPr>
            <w:sz w:val="26"/>
            <w:szCs w:val="26"/>
            <w:rPrChange w:id="764" w:author="Morgan Glynn" w:date="2016-09-01T02:33:00Z">
              <w:rPr>
                <w:sz w:val="22"/>
                <w:szCs w:val="22"/>
              </w:rPr>
            </w:rPrChange>
          </w:rPr>
          <w:t xml:space="preserve"> </w:t>
        </w:r>
        <w:r w:rsidRPr="003003DE">
          <w:rPr>
            <w:i/>
            <w:sz w:val="26"/>
            <w:szCs w:val="26"/>
            <w:rPrChange w:id="765" w:author="Morgan Glynn" w:date="2016-09-01T02:33:00Z">
              <w:rPr>
                <w:i/>
                <w:sz w:val="22"/>
                <w:szCs w:val="22"/>
              </w:rPr>
            </w:rPrChange>
          </w:rPr>
          <w:t xml:space="preserve">Nichols v. Keller supra </w:t>
        </w:r>
        <w:r w:rsidRPr="003003DE">
          <w:rPr>
            <w:sz w:val="26"/>
            <w:szCs w:val="26"/>
            <w:rPrChange w:id="766" w:author="Morgan Glynn" w:date="2016-09-01T02:33:00Z">
              <w:rPr>
                <w:sz w:val="22"/>
                <w:szCs w:val="22"/>
              </w:rPr>
            </w:rPrChange>
          </w:rPr>
          <w:t>(1993) 15 Cal.</w:t>
        </w:r>
      </w:ins>
      <w:ins w:id="767" w:author="Morgan Glynn" w:date="2016-09-01T03:50:00Z">
        <w:r w:rsidR="00063E34">
          <w:rPr>
            <w:sz w:val="26"/>
            <w:szCs w:val="26"/>
          </w:rPr>
          <w:t xml:space="preserve"> </w:t>
        </w:r>
      </w:ins>
      <w:ins w:id="768" w:author="Morgan Glynn" w:date="2016-09-01T01:23:00Z">
        <w:r w:rsidRPr="003003DE">
          <w:rPr>
            <w:sz w:val="26"/>
            <w:szCs w:val="26"/>
            <w:rPrChange w:id="769" w:author="Morgan Glynn" w:date="2016-09-01T02:33:00Z">
              <w:rPr>
                <w:sz w:val="22"/>
                <w:szCs w:val="22"/>
              </w:rPr>
            </w:rPrChange>
          </w:rPr>
          <w:t>App.</w:t>
        </w:r>
      </w:ins>
      <w:ins w:id="770" w:author="Morgan Glynn" w:date="2016-09-01T03:50:00Z">
        <w:r w:rsidR="00063E34">
          <w:rPr>
            <w:sz w:val="26"/>
            <w:szCs w:val="26"/>
          </w:rPr>
          <w:t xml:space="preserve"> </w:t>
        </w:r>
      </w:ins>
      <w:ins w:id="771" w:author="Morgan Glynn" w:date="2016-09-01T01:23:00Z">
        <w:r w:rsidRPr="003003DE">
          <w:rPr>
            <w:sz w:val="26"/>
            <w:szCs w:val="26"/>
            <w:rPrChange w:id="772" w:author="Morgan Glynn" w:date="2016-09-01T02:33:00Z">
              <w:rPr>
                <w:sz w:val="22"/>
                <w:szCs w:val="22"/>
              </w:rPr>
            </w:rPrChange>
          </w:rPr>
          <w:t>4</w:t>
        </w:r>
        <w:r w:rsidRPr="003003DE">
          <w:rPr>
            <w:sz w:val="26"/>
            <w:szCs w:val="26"/>
            <w:vertAlign w:val="superscript"/>
            <w:rPrChange w:id="773" w:author="Morgan Glynn" w:date="2016-09-01T02:33:00Z">
              <w:rPr>
                <w:sz w:val="22"/>
                <w:szCs w:val="22"/>
                <w:vertAlign w:val="superscript"/>
              </w:rPr>
            </w:rPrChange>
          </w:rPr>
          <w:t>th</w:t>
        </w:r>
        <w:r w:rsidRPr="003003DE">
          <w:rPr>
            <w:sz w:val="26"/>
            <w:szCs w:val="26"/>
            <w:rPrChange w:id="774" w:author="Morgan Glynn" w:date="2016-09-01T02:33:00Z">
              <w:rPr>
                <w:sz w:val="22"/>
                <w:szCs w:val="22"/>
              </w:rPr>
            </w:rPrChange>
          </w:rPr>
          <w:t xml:space="preserve"> 1672 [attorney had a duty to persue related claim on client’s behalf];</w:t>
        </w:r>
      </w:ins>
      <w:ins w:id="775" w:author="Morgan Glynn" w:date="2016-09-01T03:50:00Z">
        <w:r w:rsidR="00063E34">
          <w:rPr>
            <w:sz w:val="26"/>
            <w:szCs w:val="26"/>
          </w:rPr>
          <w:t xml:space="preserve"> </w:t>
        </w:r>
      </w:ins>
      <w:ins w:id="776" w:author="Morgan Glynn" w:date="2016-09-01T01:23:00Z">
        <w:r w:rsidRPr="003003DE">
          <w:rPr>
            <w:i/>
            <w:sz w:val="26"/>
            <w:szCs w:val="26"/>
            <w:rPrChange w:id="777" w:author="Morgan Glynn" w:date="2016-09-01T02:33:00Z">
              <w:rPr>
                <w:i/>
                <w:sz w:val="22"/>
                <w:szCs w:val="22"/>
              </w:rPr>
            </w:rPrChange>
          </w:rPr>
          <w:t xml:space="preserve">City of Jan Jose v. Superior Court </w:t>
        </w:r>
        <w:r w:rsidRPr="003003DE">
          <w:rPr>
            <w:sz w:val="26"/>
            <w:szCs w:val="26"/>
            <w:rPrChange w:id="778" w:author="Morgan Glynn" w:date="2016-09-01T02:33:00Z">
              <w:rPr>
                <w:sz w:val="22"/>
                <w:szCs w:val="22"/>
              </w:rPr>
            </w:rPrChange>
          </w:rPr>
          <w:t xml:space="preserve">(1974) 12 Cal.3d 447 [fiduciary duty to class includes seeking recovery for claims beyond those pled in the complaint] (duty of class representative analogized by </w:t>
        </w:r>
        <w:r w:rsidRPr="003003DE">
          <w:rPr>
            <w:i/>
            <w:sz w:val="26"/>
            <w:szCs w:val="26"/>
            <w:rPrChange w:id="779" w:author="Morgan Glynn" w:date="2016-09-01T02:33:00Z">
              <w:rPr>
                <w:i/>
                <w:sz w:val="22"/>
                <w:szCs w:val="22"/>
              </w:rPr>
            </w:rPrChange>
          </w:rPr>
          <w:t xml:space="preserve">Janik </w:t>
        </w:r>
        <w:r w:rsidRPr="003003DE">
          <w:rPr>
            <w:sz w:val="26"/>
            <w:szCs w:val="26"/>
            <w:rPrChange w:id="780" w:author="Morgan Glynn" w:date="2016-09-01T02:33:00Z">
              <w:rPr>
                <w:sz w:val="22"/>
                <w:szCs w:val="22"/>
              </w:rPr>
            </w:rPrChange>
          </w:rPr>
          <w:t xml:space="preserve">to duty of attorney to class); </w:t>
        </w:r>
        <w:r w:rsidRPr="003003DE">
          <w:rPr>
            <w:i/>
            <w:sz w:val="26"/>
            <w:szCs w:val="26"/>
            <w:rPrChange w:id="781" w:author="Morgan Glynn" w:date="2016-09-01T02:33:00Z">
              <w:rPr>
                <w:i/>
                <w:sz w:val="22"/>
                <w:szCs w:val="22"/>
              </w:rPr>
            </w:rPrChange>
          </w:rPr>
          <w:t xml:space="preserve">Hicks v Kaufman &amp; Broad Home Corp. (2001) </w:t>
        </w:r>
        <w:r w:rsidRPr="003003DE">
          <w:rPr>
            <w:sz w:val="26"/>
            <w:szCs w:val="26"/>
            <w:rPrChange w:id="782" w:author="Morgan Glynn" w:date="2016-09-01T02:33:00Z">
              <w:rPr>
                <w:sz w:val="22"/>
                <w:szCs w:val="22"/>
              </w:rPr>
            </w:rPrChange>
          </w:rPr>
          <w:t>89 Cal</w:t>
        </w:r>
      </w:ins>
      <w:ins w:id="783" w:author="Morgan Glynn" w:date="2016-09-01T03:50:00Z">
        <w:r w:rsidR="00063E34">
          <w:rPr>
            <w:sz w:val="26"/>
            <w:szCs w:val="26"/>
          </w:rPr>
          <w:t xml:space="preserve"> </w:t>
        </w:r>
      </w:ins>
      <w:ins w:id="784" w:author="Morgan Glynn" w:date="2016-09-01T01:23:00Z">
        <w:r w:rsidRPr="003003DE">
          <w:rPr>
            <w:sz w:val="26"/>
            <w:szCs w:val="26"/>
            <w:rPrChange w:id="785" w:author="Morgan Glynn" w:date="2016-09-01T02:33:00Z">
              <w:rPr>
                <w:sz w:val="22"/>
                <w:szCs w:val="22"/>
              </w:rPr>
            </w:rPrChange>
          </w:rPr>
          <w:t>.App.</w:t>
        </w:r>
      </w:ins>
      <w:ins w:id="786" w:author="Morgan Glynn" w:date="2016-09-01T03:50:00Z">
        <w:r w:rsidR="00063E34">
          <w:rPr>
            <w:sz w:val="26"/>
            <w:szCs w:val="26"/>
          </w:rPr>
          <w:t xml:space="preserve"> </w:t>
        </w:r>
      </w:ins>
      <w:ins w:id="787" w:author="Morgan Glynn" w:date="2016-09-01T01:23:00Z">
        <w:r w:rsidRPr="003003DE">
          <w:rPr>
            <w:sz w:val="26"/>
            <w:szCs w:val="26"/>
            <w:rPrChange w:id="788" w:author="Morgan Glynn" w:date="2016-09-01T02:33:00Z">
              <w:rPr>
                <w:sz w:val="22"/>
                <w:szCs w:val="22"/>
              </w:rPr>
            </w:rPrChange>
          </w:rPr>
          <w:t>4</w:t>
        </w:r>
      </w:ins>
      <w:ins w:id="789" w:author="Morgan Glynn" w:date="2016-09-01T03:50:00Z">
        <w:r w:rsidR="00063E34">
          <w:rPr>
            <w:sz w:val="26"/>
            <w:szCs w:val="26"/>
          </w:rPr>
          <w:t>th</w:t>
        </w:r>
      </w:ins>
      <w:ins w:id="790" w:author="Morgan Glynn" w:date="2016-09-01T01:23:00Z">
        <w:r w:rsidRPr="003003DE">
          <w:rPr>
            <w:sz w:val="26"/>
            <w:szCs w:val="26"/>
            <w:rPrChange w:id="791" w:author="Morgan Glynn" w:date="2016-09-01T02:33:00Z">
              <w:rPr>
                <w:sz w:val="22"/>
                <w:szCs w:val="22"/>
              </w:rPr>
            </w:rPrChange>
          </w:rPr>
          <w:t xml:space="preserve"> 908</w:t>
        </w:r>
        <w:r w:rsidRPr="003003DE">
          <w:rPr>
            <w:i/>
            <w:sz w:val="26"/>
            <w:szCs w:val="26"/>
            <w:rPrChange w:id="792" w:author="Morgan Glynn" w:date="2016-09-01T02:33:00Z">
              <w:rPr>
                <w:i/>
                <w:sz w:val="22"/>
                <w:szCs w:val="22"/>
              </w:rPr>
            </w:rPrChange>
          </w:rPr>
          <w:t xml:space="preserve"> </w:t>
        </w:r>
        <w:r w:rsidRPr="003003DE">
          <w:rPr>
            <w:sz w:val="26"/>
            <w:szCs w:val="26"/>
            <w:rPrChange w:id="793" w:author="Morgan Glynn" w:date="2016-09-01T02:33:00Z">
              <w:rPr>
                <w:sz w:val="22"/>
                <w:szCs w:val="22"/>
              </w:rPr>
            </w:rPrChange>
          </w:rPr>
          <w:t>[parties owned a duty to the class to protect its interests with respect to additional related claims].</w:t>
        </w:r>
        <w:r w:rsidRPr="00A72FEC">
          <w:rPr>
            <w:sz w:val="22"/>
            <w:szCs w:val="22"/>
          </w:rPr>
          <w:t xml:space="preserve"> </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E6DB6"/>
    <w:multiLevelType w:val="singleLevel"/>
    <w:tmpl w:val="C310F806"/>
    <w:lvl w:ilvl="0">
      <w:start w:val="1"/>
      <w:numFmt w:val="lowerRoman"/>
      <w:lvlText w:val="%1."/>
      <w:lvlJc w:val="right"/>
      <w:pPr>
        <w:tabs>
          <w:tab w:val="num" w:pos="720"/>
        </w:tabs>
        <w:ind w:left="720" w:hanging="432"/>
      </w:pPr>
      <w:rPr>
        <w:effect w:val="none"/>
      </w:rPr>
    </w:lvl>
  </w:abstractNum>
  <w:abstractNum w:abstractNumId="1" w15:restartNumberingAfterBreak="0">
    <w:nsid w:val="051B79B5"/>
    <w:multiLevelType w:val="singleLevel"/>
    <w:tmpl w:val="FE60688A"/>
    <w:lvl w:ilvl="0">
      <w:start w:val="1"/>
      <w:numFmt w:val="decimal"/>
      <w:lvlText w:val="%1)"/>
      <w:lvlJc w:val="left"/>
      <w:pPr>
        <w:tabs>
          <w:tab w:val="num" w:pos="720"/>
        </w:tabs>
        <w:ind w:left="720" w:hanging="720"/>
      </w:pPr>
      <w:rPr>
        <w:effect w:val="none"/>
      </w:rPr>
    </w:lvl>
  </w:abstractNum>
  <w:abstractNum w:abstractNumId="2" w15:restartNumberingAfterBreak="0">
    <w:nsid w:val="07020796"/>
    <w:multiLevelType w:val="hybridMultilevel"/>
    <w:tmpl w:val="A92C907E"/>
    <w:lvl w:ilvl="0" w:tplc="0409000F">
      <w:start w:val="1"/>
      <w:numFmt w:val="decimal"/>
      <w:lvlText w:val="%1."/>
      <w:lvlJc w:val="left"/>
      <w:pPr>
        <w:ind w:left="1440" w:hanging="360"/>
      </w:pPr>
    </w:lvl>
    <w:lvl w:ilvl="1" w:tplc="0409000F">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4C53D3"/>
    <w:multiLevelType w:val="hybridMultilevel"/>
    <w:tmpl w:val="E58811FC"/>
    <w:lvl w:ilvl="0" w:tplc="A79A55A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A82E14"/>
    <w:multiLevelType w:val="hybridMultilevel"/>
    <w:tmpl w:val="1F9C1EF8"/>
    <w:lvl w:ilvl="0" w:tplc="6BA8745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427BDC"/>
    <w:multiLevelType w:val="hybridMultilevel"/>
    <w:tmpl w:val="B054227C"/>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0B8068B"/>
    <w:multiLevelType w:val="hybridMultilevel"/>
    <w:tmpl w:val="C9380BDC"/>
    <w:lvl w:ilvl="0" w:tplc="5AA4ACCE">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370C14"/>
    <w:multiLevelType w:val="hybridMultilevel"/>
    <w:tmpl w:val="C50AA5E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4924650"/>
    <w:multiLevelType w:val="hybridMultilevel"/>
    <w:tmpl w:val="AE186242"/>
    <w:lvl w:ilvl="0" w:tplc="E8686306">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6752D74"/>
    <w:multiLevelType w:val="hybridMultilevel"/>
    <w:tmpl w:val="5A143448"/>
    <w:lvl w:ilvl="0" w:tplc="AC5270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6C004A3"/>
    <w:multiLevelType w:val="hybridMultilevel"/>
    <w:tmpl w:val="4FF84E20"/>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D51766"/>
    <w:multiLevelType w:val="hybridMultilevel"/>
    <w:tmpl w:val="8320DF2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71D60D7"/>
    <w:multiLevelType w:val="hybridMultilevel"/>
    <w:tmpl w:val="6E2ADDC8"/>
    <w:lvl w:ilvl="0" w:tplc="9086110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FA1E0E"/>
    <w:multiLevelType w:val="hybridMultilevel"/>
    <w:tmpl w:val="4FF84E20"/>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4F407B"/>
    <w:multiLevelType w:val="hybridMultilevel"/>
    <w:tmpl w:val="E0F6FD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777E95"/>
    <w:multiLevelType w:val="hybridMultilevel"/>
    <w:tmpl w:val="AC60727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CD60DF"/>
    <w:multiLevelType w:val="hybridMultilevel"/>
    <w:tmpl w:val="0F8493B4"/>
    <w:lvl w:ilvl="0" w:tplc="E6D636F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223480"/>
    <w:multiLevelType w:val="hybridMultilevel"/>
    <w:tmpl w:val="9D322304"/>
    <w:lvl w:ilvl="0" w:tplc="003A272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2FC4A58"/>
    <w:multiLevelType w:val="hybridMultilevel"/>
    <w:tmpl w:val="8CA4D646"/>
    <w:lvl w:ilvl="0" w:tplc="E42614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4A573D"/>
    <w:multiLevelType w:val="hybridMultilevel"/>
    <w:tmpl w:val="B8A4085C"/>
    <w:lvl w:ilvl="0" w:tplc="C4903AF8">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46C7B15"/>
    <w:multiLevelType w:val="hybridMultilevel"/>
    <w:tmpl w:val="4656DE52"/>
    <w:lvl w:ilvl="0" w:tplc="0409001B">
      <w:start w:val="1"/>
      <w:numFmt w:val="lowerRoman"/>
      <w:lvlText w:val="%1."/>
      <w:lvlJc w:val="righ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4EC3797"/>
    <w:multiLevelType w:val="hybridMultilevel"/>
    <w:tmpl w:val="C29C5B1C"/>
    <w:lvl w:ilvl="0" w:tplc="4BEC22BA">
      <w:start w:val="3"/>
      <w:numFmt w:val="upp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2C38C0"/>
    <w:multiLevelType w:val="hybridMultilevel"/>
    <w:tmpl w:val="724A0CEC"/>
    <w:lvl w:ilvl="0" w:tplc="D0C834BC">
      <w:start w:val="1"/>
      <w:numFmt w:val="upperRoman"/>
      <w:lvlText w:val="%1."/>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876257"/>
    <w:multiLevelType w:val="hybridMultilevel"/>
    <w:tmpl w:val="1F9C1EF8"/>
    <w:lvl w:ilvl="0" w:tplc="6BA8745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7080542"/>
    <w:multiLevelType w:val="hybridMultilevel"/>
    <w:tmpl w:val="4FF84E20"/>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3042C9"/>
    <w:multiLevelType w:val="singleLevel"/>
    <w:tmpl w:val="B1D2355C"/>
    <w:lvl w:ilvl="0">
      <w:start w:val="1"/>
      <w:numFmt w:val="lowerLetter"/>
      <w:lvlText w:val="(%1)"/>
      <w:lvlJc w:val="left"/>
      <w:pPr>
        <w:tabs>
          <w:tab w:val="num" w:pos="720"/>
        </w:tabs>
        <w:ind w:left="720" w:hanging="720"/>
      </w:pPr>
      <w:rPr>
        <w:effect w:val="none"/>
      </w:rPr>
    </w:lvl>
  </w:abstractNum>
  <w:abstractNum w:abstractNumId="26" w15:restartNumberingAfterBreak="0">
    <w:nsid w:val="29D17A58"/>
    <w:multiLevelType w:val="hybridMultilevel"/>
    <w:tmpl w:val="1C64868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B8B3521"/>
    <w:multiLevelType w:val="hybridMultilevel"/>
    <w:tmpl w:val="1F9C1EF8"/>
    <w:lvl w:ilvl="0" w:tplc="6BA8745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E792065"/>
    <w:multiLevelType w:val="hybridMultilevel"/>
    <w:tmpl w:val="7F486D36"/>
    <w:lvl w:ilvl="0" w:tplc="3F2CCA32">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01270D6"/>
    <w:multiLevelType w:val="hybridMultilevel"/>
    <w:tmpl w:val="2DA4665E"/>
    <w:lvl w:ilvl="0" w:tplc="7E6439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2383CAF"/>
    <w:multiLevelType w:val="hybridMultilevel"/>
    <w:tmpl w:val="08D66ACC"/>
    <w:lvl w:ilvl="0" w:tplc="798EA76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2854C0C"/>
    <w:multiLevelType w:val="hybridMultilevel"/>
    <w:tmpl w:val="045692A0"/>
    <w:lvl w:ilvl="0" w:tplc="D5220B62">
      <w:start w:val="1"/>
      <w:numFmt w:val="upperRoman"/>
      <w:lvlText w:val="%1."/>
      <w:lvlJc w:val="left"/>
      <w:pPr>
        <w:ind w:left="720" w:hanging="360"/>
      </w:pPr>
      <w:rPr>
        <w:effect w:val="none"/>
      </w:rPr>
    </w:lvl>
    <w:lvl w:ilvl="1" w:tplc="98FEB3D6">
      <w:start w:val="1"/>
      <w:numFmt w:val="upp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D42CF4"/>
    <w:multiLevelType w:val="hybridMultilevel"/>
    <w:tmpl w:val="555E5922"/>
    <w:lvl w:ilvl="0" w:tplc="89504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7F8720C"/>
    <w:multiLevelType w:val="hybridMultilevel"/>
    <w:tmpl w:val="3EB4D1A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8862673"/>
    <w:multiLevelType w:val="hybridMultilevel"/>
    <w:tmpl w:val="A10CC70A"/>
    <w:lvl w:ilvl="0" w:tplc="010EE7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4C3228"/>
    <w:multiLevelType w:val="hybridMultilevel"/>
    <w:tmpl w:val="C260505E"/>
    <w:lvl w:ilvl="0" w:tplc="991AEC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A562A52"/>
    <w:multiLevelType w:val="hybridMultilevel"/>
    <w:tmpl w:val="87F084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BB67D88"/>
    <w:multiLevelType w:val="hybridMultilevel"/>
    <w:tmpl w:val="BC4E71D6"/>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E8945AE"/>
    <w:multiLevelType w:val="singleLevel"/>
    <w:tmpl w:val="FE60688A"/>
    <w:lvl w:ilvl="0">
      <w:start w:val="1"/>
      <w:numFmt w:val="decimal"/>
      <w:lvlText w:val="%1)"/>
      <w:lvlJc w:val="left"/>
      <w:pPr>
        <w:tabs>
          <w:tab w:val="num" w:pos="720"/>
        </w:tabs>
        <w:ind w:left="720" w:hanging="720"/>
      </w:pPr>
      <w:rPr>
        <w:effect w:val="none"/>
      </w:rPr>
    </w:lvl>
  </w:abstractNum>
  <w:abstractNum w:abstractNumId="39" w15:restartNumberingAfterBreak="0">
    <w:nsid w:val="40425E79"/>
    <w:multiLevelType w:val="hybridMultilevel"/>
    <w:tmpl w:val="3EB4D1A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409549D6"/>
    <w:multiLevelType w:val="hybridMultilevel"/>
    <w:tmpl w:val="CB5E84E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3AF4188"/>
    <w:multiLevelType w:val="singleLevel"/>
    <w:tmpl w:val="D3E6B710"/>
    <w:lvl w:ilvl="0">
      <w:start w:val="1"/>
      <w:numFmt w:val="upperLetter"/>
      <w:lvlText w:val="%1."/>
      <w:lvlJc w:val="left"/>
      <w:pPr>
        <w:tabs>
          <w:tab w:val="num" w:pos="720"/>
        </w:tabs>
        <w:ind w:left="720" w:hanging="720"/>
      </w:pPr>
      <w:rPr>
        <w:effect w:val="none"/>
      </w:rPr>
    </w:lvl>
  </w:abstractNum>
  <w:abstractNum w:abstractNumId="42" w15:restartNumberingAfterBreak="0">
    <w:nsid w:val="4467625E"/>
    <w:multiLevelType w:val="hybridMultilevel"/>
    <w:tmpl w:val="E52EB9C8"/>
    <w:lvl w:ilvl="0" w:tplc="70D4D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5ED4D96"/>
    <w:multiLevelType w:val="hybridMultilevel"/>
    <w:tmpl w:val="DFE8722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4790262A"/>
    <w:multiLevelType w:val="singleLevel"/>
    <w:tmpl w:val="78024528"/>
    <w:lvl w:ilvl="0">
      <w:start w:val="1"/>
      <w:numFmt w:val="lowerLetter"/>
      <w:lvlText w:val="%1)"/>
      <w:lvlJc w:val="left"/>
      <w:pPr>
        <w:tabs>
          <w:tab w:val="num" w:pos="720"/>
        </w:tabs>
        <w:ind w:left="720" w:hanging="720"/>
      </w:pPr>
      <w:rPr>
        <w:effect w:val="none"/>
      </w:rPr>
    </w:lvl>
  </w:abstractNum>
  <w:abstractNum w:abstractNumId="45" w15:restartNumberingAfterBreak="0">
    <w:nsid w:val="4B7F02C9"/>
    <w:multiLevelType w:val="hybridMultilevel"/>
    <w:tmpl w:val="1F9C1EF8"/>
    <w:lvl w:ilvl="0" w:tplc="6BA8745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BA70631"/>
    <w:multiLevelType w:val="hybridMultilevel"/>
    <w:tmpl w:val="8320DF2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4BAA00E1"/>
    <w:multiLevelType w:val="hybridMultilevel"/>
    <w:tmpl w:val="3766A58E"/>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BAB25D5"/>
    <w:multiLevelType w:val="hybridMultilevel"/>
    <w:tmpl w:val="3454D516"/>
    <w:lvl w:ilvl="0" w:tplc="0409001B">
      <w:start w:val="1"/>
      <w:numFmt w:val="lowerRoman"/>
      <w:lvlText w:val="%1."/>
      <w:lvlJc w:val="righ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EDE6845"/>
    <w:multiLevelType w:val="hybridMultilevel"/>
    <w:tmpl w:val="EDB6F21A"/>
    <w:lvl w:ilvl="0" w:tplc="04090015">
      <w:start w:val="1"/>
      <w:numFmt w:val="upperLetter"/>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F857437"/>
    <w:multiLevelType w:val="hybridMultilevel"/>
    <w:tmpl w:val="B674040C"/>
    <w:lvl w:ilvl="0" w:tplc="26085C2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3192DE6"/>
    <w:multiLevelType w:val="singleLevel"/>
    <w:tmpl w:val="C310F806"/>
    <w:lvl w:ilvl="0">
      <w:start w:val="1"/>
      <w:numFmt w:val="lowerRoman"/>
      <w:lvlText w:val="%1."/>
      <w:lvlJc w:val="right"/>
      <w:pPr>
        <w:tabs>
          <w:tab w:val="num" w:pos="720"/>
        </w:tabs>
        <w:ind w:left="720" w:hanging="432"/>
      </w:pPr>
      <w:rPr>
        <w:effect w:val="none"/>
      </w:rPr>
    </w:lvl>
  </w:abstractNum>
  <w:abstractNum w:abstractNumId="52" w15:restartNumberingAfterBreak="0">
    <w:nsid w:val="56BE7620"/>
    <w:multiLevelType w:val="hybridMultilevel"/>
    <w:tmpl w:val="609EEB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7AE7248"/>
    <w:multiLevelType w:val="hybridMultilevel"/>
    <w:tmpl w:val="9AEE0D20"/>
    <w:lvl w:ilvl="0" w:tplc="0409001B">
      <w:start w:val="1"/>
      <w:numFmt w:val="lowerRoman"/>
      <w:lvlText w:val="%1."/>
      <w:lvlJc w:val="right"/>
      <w:pPr>
        <w:ind w:left="1440" w:hanging="360"/>
      </w:pPr>
    </w:lvl>
    <w:lvl w:ilvl="1" w:tplc="04090019">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88F2A17"/>
    <w:multiLevelType w:val="singleLevel"/>
    <w:tmpl w:val="FE60688A"/>
    <w:lvl w:ilvl="0">
      <w:start w:val="1"/>
      <w:numFmt w:val="decimal"/>
      <w:lvlText w:val="%1)"/>
      <w:lvlJc w:val="left"/>
      <w:pPr>
        <w:tabs>
          <w:tab w:val="num" w:pos="720"/>
        </w:tabs>
        <w:ind w:left="720" w:hanging="720"/>
      </w:pPr>
      <w:rPr>
        <w:effect w:val="none"/>
      </w:rPr>
    </w:lvl>
  </w:abstractNum>
  <w:abstractNum w:abstractNumId="55" w15:restartNumberingAfterBreak="0">
    <w:nsid w:val="5C462742"/>
    <w:multiLevelType w:val="hybridMultilevel"/>
    <w:tmpl w:val="625CF658"/>
    <w:lvl w:ilvl="0" w:tplc="04090015">
      <w:start w:val="1"/>
      <w:numFmt w:val="upperLetter"/>
      <w:lvlText w:val="%1."/>
      <w:lvlJc w:val="left"/>
      <w:pPr>
        <w:ind w:left="720" w:hanging="360"/>
      </w:pPr>
      <w:rPr>
        <w:rFonts w:hint="default"/>
      </w:rPr>
    </w:lvl>
    <w:lvl w:ilvl="1" w:tplc="D9B6B07A">
      <w:start w:val="1"/>
      <w:numFmt w:val="decimal"/>
      <w:lvlText w:val="%2."/>
      <w:lvlJc w:val="left"/>
      <w:pPr>
        <w:ind w:left="1800" w:hanging="72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D861D65"/>
    <w:multiLevelType w:val="hybridMultilevel"/>
    <w:tmpl w:val="E0F6FD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F0768B8"/>
    <w:multiLevelType w:val="hybridMultilevel"/>
    <w:tmpl w:val="5EA2D67C"/>
    <w:lvl w:ilvl="0" w:tplc="67B62E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5F5217A4"/>
    <w:multiLevelType w:val="hybridMultilevel"/>
    <w:tmpl w:val="6BCCF414"/>
    <w:lvl w:ilvl="0" w:tplc="7E32DD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F5D48DB"/>
    <w:multiLevelType w:val="hybridMultilevel"/>
    <w:tmpl w:val="E0F6FD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3BD22AB"/>
    <w:multiLevelType w:val="hybridMultilevel"/>
    <w:tmpl w:val="CD06F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F7B15FD"/>
    <w:multiLevelType w:val="hybridMultilevel"/>
    <w:tmpl w:val="F14692CC"/>
    <w:lvl w:ilvl="0" w:tplc="0C8E0A2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1E24C0F"/>
    <w:multiLevelType w:val="hybridMultilevel"/>
    <w:tmpl w:val="265E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2A0823"/>
    <w:multiLevelType w:val="hybridMultilevel"/>
    <w:tmpl w:val="EFCCFFD4"/>
    <w:lvl w:ilvl="0" w:tplc="DDE09F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0245A4"/>
    <w:multiLevelType w:val="singleLevel"/>
    <w:tmpl w:val="D5220B62"/>
    <w:lvl w:ilvl="0">
      <w:start w:val="1"/>
      <w:numFmt w:val="upperRoman"/>
      <w:lvlText w:val="%1."/>
      <w:lvlJc w:val="left"/>
      <w:pPr>
        <w:tabs>
          <w:tab w:val="num" w:pos="720"/>
        </w:tabs>
        <w:ind w:left="720" w:hanging="720"/>
      </w:pPr>
      <w:rPr>
        <w:effect w:val="none"/>
      </w:rPr>
    </w:lvl>
  </w:abstractNum>
  <w:abstractNum w:abstractNumId="65" w15:restartNumberingAfterBreak="0">
    <w:nsid w:val="7DA6163B"/>
    <w:multiLevelType w:val="hybridMultilevel"/>
    <w:tmpl w:val="3E3AC746"/>
    <w:lvl w:ilvl="0" w:tplc="884EAA34">
      <w:start w:val="1"/>
      <w:numFmt w:val="upperRoman"/>
      <w:lvlText w:val="%1."/>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AE1A80"/>
    <w:multiLevelType w:val="hybridMultilevel"/>
    <w:tmpl w:val="10D2C14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64"/>
  </w:num>
  <w:num w:numId="3">
    <w:abstractNumId w:val="41"/>
  </w:num>
  <w:num w:numId="4">
    <w:abstractNumId w:val="44"/>
  </w:num>
  <w:num w:numId="5">
    <w:abstractNumId w:val="25"/>
  </w:num>
  <w:num w:numId="6">
    <w:abstractNumId w:val="51"/>
  </w:num>
  <w:num w:numId="7">
    <w:abstractNumId w:val="0"/>
  </w:num>
  <w:num w:numId="8">
    <w:abstractNumId w:val="38"/>
  </w:num>
  <w:num w:numId="9">
    <w:abstractNumId w:val="54"/>
  </w:num>
  <w:num w:numId="10">
    <w:abstractNumId w:val="23"/>
  </w:num>
  <w:num w:numId="11">
    <w:abstractNumId w:val="37"/>
  </w:num>
  <w:num w:numId="12">
    <w:abstractNumId w:val="52"/>
  </w:num>
  <w:num w:numId="13">
    <w:abstractNumId w:val="49"/>
  </w:num>
  <w:num w:numId="14">
    <w:abstractNumId w:val="7"/>
  </w:num>
  <w:num w:numId="15">
    <w:abstractNumId w:val="42"/>
  </w:num>
  <w:num w:numId="16">
    <w:abstractNumId w:val="26"/>
  </w:num>
  <w:num w:numId="17">
    <w:abstractNumId w:val="19"/>
  </w:num>
  <w:num w:numId="18">
    <w:abstractNumId w:val="9"/>
  </w:num>
  <w:num w:numId="19">
    <w:abstractNumId w:val="63"/>
  </w:num>
  <w:num w:numId="20">
    <w:abstractNumId w:val="45"/>
  </w:num>
  <w:num w:numId="21">
    <w:abstractNumId w:val="4"/>
  </w:num>
  <w:num w:numId="22">
    <w:abstractNumId w:val="39"/>
  </w:num>
  <w:num w:numId="23">
    <w:abstractNumId w:val="27"/>
  </w:num>
  <w:num w:numId="24">
    <w:abstractNumId w:val="12"/>
  </w:num>
  <w:num w:numId="25">
    <w:abstractNumId w:val="61"/>
  </w:num>
  <w:num w:numId="26">
    <w:abstractNumId w:val="6"/>
  </w:num>
  <w:num w:numId="27">
    <w:abstractNumId w:val="28"/>
  </w:num>
  <w:num w:numId="28">
    <w:abstractNumId w:val="15"/>
  </w:num>
  <w:num w:numId="29">
    <w:abstractNumId w:val="43"/>
  </w:num>
  <w:num w:numId="30">
    <w:abstractNumId w:val="62"/>
  </w:num>
  <w:num w:numId="31">
    <w:abstractNumId w:val="57"/>
  </w:num>
  <w:num w:numId="32">
    <w:abstractNumId w:val="66"/>
  </w:num>
  <w:num w:numId="33">
    <w:abstractNumId w:val="58"/>
  </w:num>
  <w:num w:numId="34">
    <w:abstractNumId w:val="5"/>
  </w:num>
  <w:num w:numId="35">
    <w:abstractNumId w:val="47"/>
  </w:num>
  <w:num w:numId="36">
    <w:abstractNumId w:val="32"/>
  </w:num>
  <w:num w:numId="37">
    <w:abstractNumId w:val="33"/>
  </w:num>
  <w:num w:numId="38">
    <w:abstractNumId w:val="50"/>
  </w:num>
  <w:num w:numId="39">
    <w:abstractNumId w:val="34"/>
  </w:num>
  <w:num w:numId="40">
    <w:abstractNumId w:val="56"/>
  </w:num>
  <w:num w:numId="41">
    <w:abstractNumId w:val="35"/>
  </w:num>
  <w:num w:numId="42">
    <w:abstractNumId w:val="60"/>
  </w:num>
  <w:num w:numId="43">
    <w:abstractNumId w:val="16"/>
  </w:num>
  <w:num w:numId="44">
    <w:abstractNumId w:val="29"/>
  </w:num>
  <w:num w:numId="45">
    <w:abstractNumId w:val="22"/>
  </w:num>
  <w:num w:numId="46">
    <w:abstractNumId w:val="65"/>
  </w:num>
  <w:num w:numId="47">
    <w:abstractNumId w:val="31"/>
  </w:num>
  <w:num w:numId="48">
    <w:abstractNumId w:val="36"/>
  </w:num>
  <w:num w:numId="49">
    <w:abstractNumId w:val="3"/>
  </w:num>
  <w:num w:numId="50">
    <w:abstractNumId w:val="18"/>
  </w:num>
  <w:num w:numId="51">
    <w:abstractNumId w:val="8"/>
  </w:num>
  <w:num w:numId="52">
    <w:abstractNumId w:val="17"/>
  </w:num>
  <w:num w:numId="53">
    <w:abstractNumId w:val="55"/>
  </w:num>
  <w:num w:numId="54">
    <w:abstractNumId w:val="40"/>
  </w:num>
  <w:num w:numId="55">
    <w:abstractNumId w:val="48"/>
  </w:num>
  <w:num w:numId="56">
    <w:abstractNumId w:val="2"/>
  </w:num>
  <w:num w:numId="57">
    <w:abstractNumId w:val="20"/>
  </w:num>
  <w:num w:numId="58">
    <w:abstractNumId w:val="53"/>
  </w:num>
  <w:num w:numId="59">
    <w:abstractNumId w:val="14"/>
  </w:num>
  <w:num w:numId="60">
    <w:abstractNumId w:val="13"/>
  </w:num>
  <w:num w:numId="61">
    <w:abstractNumId w:val="46"/>
  </w:num>
  <w:num w:numId="62">
    <w:abstractNumId w:val="11"/>
  </w:num>
  <w:num w:numId="63">
    <w:abstractNumId w:val="21"/>
  </w:num>
  <w:num w:numId="64">
    <w:abstractNumId w:val="30"/>
  </w:num>
  <w:num w:numId="65">
    <w:abstractNumId w:val="24"/>
  </w:num>
  <w:num w:numId="66">
    <w:abstractNumId w:val="10"/>
  </w:num>
  <w:num w:numId="67">
    <w:abstractNumId w:val="59"/>
  </w:num>
  <w:numIdMacAtCleanup w:val="6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organ Glynn">
    <w15:presenceInfo w15:providerId="AD" w15:userId="S-1-5-21-2211441119-2973566495-4289323233-12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887"/>
    <w:rsid w:val="000028A9"/>
    <w:rsid w:val="00004322"/>
    <w:rsid w:val="00005C3A"/>
    <w:rsid w:val="0001304D"/>
    <w:rsid w:val="00015D9D"/>
    <w:rsid w:val="00021C6D"/>
    <w:rsid w:val="00031BC2"/>
    <w:rsid w:val="00033296"/>
    <w:rsid w:val="0003507E"/>
    <w:rsid w:val="00037766"/>
    <w:rsid w:val="00037835"/>
    <w:rsid w:val="00043EEC"/>
    <w:rsid w:val="0004624F"/>
    <w:rsid w:val="00054CE9"/>
    <w:rsid w:val="00054D6E"/>
    <w:rsid w:val="00063E34"/>
    <w:rsid w:val="00064C56"/>
    <w:rsid w:val="00065980"/>
    <w:rsid w:val="00074E27"/>
    <w:rsid w:val="000829D2"/>
    <w:rsid w:val="00084EBE"/>
    <w:rsid w:val="00085E54"/>
    <w:rsid w:val="00087122"/>
    <w:rsid w:val="000A0DF4"/>
    <w:rsid w:val="000A2554"/>
    <w:rsid w:val="000A2CC5"/>
    <w:rsid w:val="000A38EE"/>
    <w:rsid w:val="000A4E09"/>
    <w:rsid w:val="000A61A1"/>
    <w:rsid w:val="000B386A"/>
    <w:rsid w:val="000B4E5F"/>
    <w:rsid w:val="000B711C"/>
    <w:rsid w:val="000C6E8F"/>
    <w:rsid w:val="000C6FA1"/>
    <w:rsid w:val="000D0F13"/>
    <w:rsid w:val="000D401F"/>
    <w:rsid w:val="000D735E"/>
    <w:rsid w:val="000F51BD"/>
    <w:rsid w:val="001008E9"/>
    <w:rsid w:val="00101600"/>
    <w:rsid w:val="00101C25"/>
    <w:rsid w:val="00105785"/>
    <w:rsid w:val="00105848"/>
    <w:rsid w:val="00105E67"/>
    <w:rsid w:val="001125BD"/>
    <w:rsid w:val="001135EC"/>
    <w:rsid w:val="00113FA7"/>
    <w:rsid w:val="001216F8"/>
    <w:rsid w:val="00126C9A"/>
    <w:rsid w:val="00133FFA"/>
    <w:rsid w:val="001347F8"/>
    <w:rsid w:val="00134EBC"/>
    <w:rsid w:val="0013606B"/>
    <w:rsid w:val="001450A2"/>
    <w:rsid w:val="00147CD2"/>
    <w:rsid w:val="00150848"/>
    <w:rsid w:val="00151B4B"/>
    <w:rsid w:val="00152907"/>
    <w:rsid w:val="00153368"/>
    <w:rsid w:val="00160B30"/>
    <w:rsid w:val="00161BDD"/>
    <w:rsid w:val="001638CC"/>
    <w:rsid w:val="00165ECA"/>
    <w:rsid w:val="00166DB4"/>
    <w:rsid w:val="00173757"/>
    <w:rsid w:val="00180DDE"/>
    <w:rsid w:val="00181658"/>
    <w:rsid w:val="00181B95"/>
    <w:rsid w:val="00185360"/>
    <w:rsid w:val="00190BEC"/>
    <w:rsid w:val="0019216E"/>
    <w:rsid w:val="001A1B8C"/>
    <w:rsid w:val="001A255A"/>
    <w:rsid w:val="001B4598"/>
    <w:rsid w:val="001C7186"/>
    <w:rsid w:val="001C7516"/>
    <w:rsid w:val="001D3252"/>
    <w:rsid w:val="001D426B"/>
    <w:rsid w:val="001E1DA5"/>
    <w:rsid w:val="001E5151"/>
    <w:rsid w:val="001E5A82"/>
    <w:rsid w:val="001E7C8D"/>
    <w:rsid w:val="001F6FA9"/>
    <w:rsid w:val="001F7129"/>
    <w:rsid w:val="001F7528"/>
    <w:rsid w:val="00202A79"/>
    <w:rsid w:val="00205222"/>
    <w:rsid w:val="002055F4"/>
    <w:rsid w:val="00205819"/>
    <w:rsid w:val="00205B68"/>
    <w:rsid w:val="00210EC3"/>
    <w:rsid w:val="00213FAF"/>
    <w:rsid w:val="002213B2"/>
    <w:rsid w:val="00221D36"/>
    <w:rsid w:val="0022429F"/>
    <w:rsid w:val="002258D2"/>
    <w:rsid w:val="00230CD4"/>
    <w:rsid w:val="00233183"/>
    <w:rsid w:val="0023479D"/>
    <w:rsid w:val="00236495"/>
    <w:rsid w:val="00236CFD"/>
    <w:rsid w:val="00237FFA"/>
    <w:rsid w:val="00244A16"/>
    <w:rsid w:val="00250791"/>
    <w:rsid w:val="002533ED"/>
    <w:rsid w:val="00260FAB"/>
    <w:rsid w:val="002638BE"/>
    <w:rsid w:val="00264749"/>
    <w:rsid w:val="00270662"/>
    <w:rsid w:val="00272256"/>
    <w:rsid w:val="002737F0"/>
    <w:rsid w:val="002743FC"/>
    <w:rsid w:val="0027653A"/>
    <w:rsid w:val="002767EE"/>
    <w:rsid w:val="00283DFF"/>
    <w:rsid w:val="00291739"/>
    <w:rsid w:val="002924F2"/>
    <w:rsid w:val="002944DC"/>
    <w:rsid w:val="00295777"/>
    <w:rsid w:val="002B1E55"/>
    <w:rsid w:val="002B4718"/>
    <w:rsid w:val="002B47D0"/>
    <w:rsid w:val="002B5714"/>
    <w:rsid w:val="002B75ED"/>
    <w:rsid w:val="002C18B1"/>
    <w:rsid w:val="002E2CD8"/>
    <w:rsid w:val="002E30C3"/>
    <w:rsid w:val="002E7751"/>
    <w:rsid w:val="002E7CAF"/>
    <w:rsid w:val="002E7E2D"/>
    <w:rsid w:val="002F0AA8"/>
    <w:rsid w:val="002F4196"/>
    <w:rsid w:val="003003DE"/>
    <w:rsid w:val="003109B8"/>
    <w:rsid w:val="0032094E"/>
    <w:rsid w:val="00324871"/>
    <w:rsid w:val="003257C5"/>
    <w:rsid w:val="00325937"/>
    <w:rsid w:val="00334054"/>
    <w:rsid w:val="003427FB"/>
    <w:rsid w:val="003501C0"/>
    <w:rsid w:val="003505D9"/>
    <w:rsid w:val="00350714"/>
    <w:rsid w:val="00355573"/>
    <w:rsid w:val="003615FD"/>
    <w:rsid w:val="003616DD"/>
    <w:rsid w:val="003617AC"/>
    <w:rsid w:val="003618E4"/>
    <w:rsid w:val="00361BA1"/>
    <w:rsid w:val="0037614C"/>
    <w:rsid w:val="00380C80"/>
    <w:rsid w:val="0038232C"/>
    <w:rsid w:val="00382BFB"/>
    <w:rsid w:val="00385910"/>
    <w:rsid w:val="00387280"/>
    <w:rsid w:val="00391B71"/>
    <w:rsid w:val="00392A28"/>
    <w:rsid w:val="00395207"/>
    <w:rsid w:val="003967AA"/>
    <w:rsid w:val="00397EF3"/>
    <w:rsid w:val="003A07BC"/>
    <w:rsid w:val="003A2CCC"/>
    <w:rsid w:val="003A35D1"/>
    <w:rsid w:val="003A3766"/>
    <w:rsid w:val="003A527D"/>
    <w:rsid w:val="003A53C2"/>
    <w:rsid w:val="003B1DCB"/>
    <w:rsid w:val="003B2FF9"/>
    <w:rsid w:val="003B3135"/>
    <w:rsid w:val="003B39E6"/>
    <w:rsid w:val="003C3D6C"/>
    <w:rsid w:val="003C4F93"/>
    <w:rsid w:val="003C54E6"/>
    <w:rsid w:val="003D4A24"/>
    <w:rsid w:val="003D5649"/>
    <w:rsid w:val="003D5B5D"/>
    <w:rsid w:val="003E131A"/>
    <w:rsid w:val="003E59EA"/>
    <w:rsid w:val="003F1D6E"/>
    <w:rsid w:val="003F2347"/>
    <w:rsid w:val="003F24C2"/>
    <w:rsid w:val="003F755B"/>
    <w:rsid w:val="004006A2"/>
    <w:rsid w:val="004052E2"/>
    <w:rsid w:val="00405A04"/>
    <w:rsid w:val="00412706"/>
    <w:rsid w:val="0041468B"/>
    <w:rsid w:val="00424326"/>
    <w:rsid w:val="00427D98"/>
    <w:rsid w:val="0043143A"/>
    <w:rsid w:val="004325E2"/>
    <w:rsid w:val="004343B9"/>
    <w:rsid w:val="004408BF"/>
    <w:rsid w:val="00440E26"/>
    <w:rsid w:val="00446377"/>
    <w:rsid w:val="004503EC"/>
    <w:rsid w:val="00452CCC"/>
    <w:rsid w:val="0045702E"/>
    <w:rsid w:val="00461AAB"/>
    <w:rsid w:val="004637F6"/>
    <w:rsid w:val="00467704"/>
    <w:rsid w:val="00472D6F"/>
    <w:rsid w:val="00474B48"/>
    <w:rsid w:val="004763EA"/>
    <w:rsid w:val="00476890"/>
    <w:rsid w:val="00476C49"/>
    <w:rsid w:val="004779AB"/>
    <w:rsid w:val="004846B0"/>
    <w:rsid w:val="00486BA0"/>
    <w:rsid w:val="00490DC5"/>
    <w:rsid w:val="004924D5"/>
    <w:rsid w:val="004A2E9C"/>
    <w:rsid w:val="004A5095"/>
    <w:rsid w:val="004B0038"/>
    <w:rsid w:val="004B036A"/>
    <w:rsid w:val="004B711B"/>
    <w:rsid w:val="004C0D2C"/>
    <w:rsid w:val="004C1D95"/>
    <w:rsid w:val="004C5AF9"/>
    <w:rsid w:val="004C64FF"/>
    <w:rsid w:val="004D123D"/>
    <w:rsid w:val="004D21E5"/>
    <w:rsid w:val="004D2FF7"/>
    <w:rsid w:val="004D34AA"/>
    <w:rsid w:val="004D5498"/>
    <w:rsid w:val="004E201A"/>
    <w:rsid w:val="004E2D3C"/>
    <w:rsid w:val="004E4B45"/>
    <w:rsid w:val="004E599D"/>
    <w:rsid w:val="004E65E0"/>
    <w:rsid w:val="004F1855"/>
    <w:rsid w:val="00500D08"/>
    <w:rsid w:val="00502B68"/>
    <w:rsid w:val="00503451"/>
    <w:rsid w:val="005069F3"/>
    <w:rsid w:val="005103FE"/>
    <w:rsid w:val="00521D2A"/>
    <w:rsid w:val="005261C7"/>
    <w:rsid w:val="00531EAA"/>
    <w:rsid w:val="00535300"/>
    <w:rsid w:val="00535B89"/>
    <w:rsid w:val="005448BB"/>
    <w:rsid w:val="00545C7B"/>
    <w:rsid w:val="00551D2F"/>
    <w:rsid w:val="0055503A"/>
    <w:rsid w:val="005570E4"/>
    <w:rsid w:val="005633E8"/>
    <w:rsid w:val="00563C6A"/>
    <w:rsid w:val="0056789D"/>
    <w:rsid w:val="00570CC4"/>
    <w:rsid w:val="00572F91"/>
    <w:rsid w:val="00573CE6"/>
    <w:rsid w:val="00574607"/>
    <w:rsid w:val="00574DA2"/>
    <w:rsid w:val="005820F4"/>
    <w:rsid w:val="00587090"/>
    <w:rsid w:val="00590CC1"/>
    <w:rsid w:val="0059270C"/>
    <w:rsid w:val="00596BC7"/>
    <w:rsid w:val="005A051A"/>
    <w:rsid w:val="005A3BB0"/>
    <w:rsid w:val="005A448F"/>
    <w:rsid w:val="005B0E64"/>
    <w:rsid w:val="005B17F9"/>
    <w:rsid w:val="005B2788"/>
    <w:rsid w:val="005B5B3A"/>
    <w:rsid w:val="005C6301"/>
    <w:rsid w:val="005C6876"/>
    <w:rsid w:val="005C74EF"/>
    <w:rsid w:val="005E108D"/>
    <w:rsid w:val="005E2953"/>
    <w:rsid w:val="005E5A5A"/>
    <w:rsid w:val="005F1819"/>
    <w:rsid w:val="005F4B7D"/>
    <w:rsid w:val="00605BBE"/>
    <w:rsid w:val="00606F2D"/>
    <w:rsid w:val="00611EE1"/>
    <w:rsid w:val="00620206"/>
    <w:rsid w:val="0062109C"/>
    <w:rsid w:val="00622990"/>
    <w:rsid w:val="00623E3C"/>
    <w:rsid w:val="00625CA3"/>
    <w:rsid w:val="00630013"/>
    <w:rsid w:val="00642D0A"/>
    <w:rsid w:val="006464BB"/>
    <w:rsid w:val="00652D87"/>
    <w:rsid w:val="006556B3"/>
    <w:rsid w:val="00656E94"/>
    <w:rsid w:val="0066449C"/>
    <w:rsid w:val="00667B1B"/>
    <w:rsid w:val="00670E19"/>
    <w:rsid w:val="00671363"/>
    <w:rsid w:val="00672ACD"/>
    <w:rsid w:val="0067387B"/>
    <w:rsid w:val="0068114B"/>
    <w:rsid w:val="006816B7"/>
    <w:rsid w:val="00682BCF"/>
    <w:rsid w:val="00683320"/>
    <w:rsid w:val="00684755"/>
    <w:rsid w:val="00687A43"/>
    <w:rsid w:val="00696DF6"/>
    <w:rsid w:val="00697E61"/>
    <w:rsid w:val="006B2CA7"/>
    <w:rsid w:val="006B2D2F"/>
    <w:rsid w:val="006B2F96"/>
    <w:rsid w:val="006B60DC"/>
    <w:rsid w:val="006C048B"/>
    <w:rsid w:val="006C2526"/>
    <w:rsid w:val="006C4F6E"/>
    <w:rsid w:val="006C5418"/>
    <w:rsid w:val="006D2412"/>
    <w:rsid w:val="006D2992"/>
    <w:rsid w:val="006D4F99"/>
    <w:rsid w:val="006D629D"/>
    <w:rsid w:val="006E0236"/>
    <w:rsid w:val="006E155C"/>
    <w:rsid w:val="006E630B"/>
    <w:rsid w:val="006F2B32"/>
    <w:rsid w:val="006F4CF3"/>
    <w:rsid w:val="006F4E1F"/>
    <w:rsid w:val="00701F9D"/>
    <w:rsid w:val="0070349F"/>
    <w:rsid w:val="00703FAD"/>
    <w:rsid w:val="007047B4"/>
    <w:rsid w:val="0070705F"/>
    <w:rsid w:val="00712062"/>
    <w:rsid w:val="00721B3A"/>
    <w:rsid w:val="007246A0"/>
    <w:rsid w:val="0072677C"/>
    <w:rsid w:val="00726E2A"/>
    <w:rsid w:val="00732643"/>
    <w:rsid w:val="00735839"/>
    <w:rsid w:val="00736381"/>
    <w:rsid w:val="007436F0"/>
    <w:rsid w:val="00744392"/>
    <w:rsid w:val="00750690"/>
    <w:rsid w:val="00752054"/>
    <w:rsid w:val="00755614"/>
    <w:rsid w:val="007558BF"/>
    <w:rsid w:val="007650B1"/>
    <w:rsid w:val="00767AD7"/>
    <w:rsid w:val="00771DD9"/>
    <w:rsid w:val="00775460"/>
    <w:rsid w:val="0077607E"/>
    <w:rsid w:val="007770EF"/>
    <w:rsid w:val="00777314"/>
    <w:rsid w:val="007777F2"/>
    <w:rsid w:val="00784951"/>
    <w:rsid w:val="007921ED"/>
    <w:rsid w:val="00793D68"/>
    <w:rsid w:val="00793F84"/>
    <w:rsid w:val="007940B2"/>
    <w:rsid w:val="007A01F7"/>
    <w:rsid w:val="007A49C6"/>
    <w:rsid w:val="007A7172"/>
    <w:rsid w:val="007A71A9"/>
    <w:rsid w:val="007A72BE"/>
    <w:rsid w:val="007B647D"/>
    <w:rsid w:val="007C32DF"/>
    <w:rsid w:val="007C77E7"/>
    <w:rsid w:val="007D0AFF"/>
    <w:rsid w:val="007D0BC0"/>
    <w:rsid w:val="007D1E7C"/>
    <w:rsid w:val="007D2DF5"/>
    <w:rsid w:val="007D3368"/>
    <w:rsid w:val="007D4269"/>
    <w:rsid w:val="007D5049"/>
    <w:rsid w:val="007D51F2"/>
    <w:rsid w:val="007E15F3"/>
    <w:rsid w:val="007E769F"/>
    <w:rsid w:val="007F34A5"/>
    <w:rsid w:val="007F5D7F"/>
    <w:rsid w:val="007F7C9A"/>
    <w:rsid w:val="008013AA"/>
    <w:rsid w:val="00802045"/>
    <w:rsid w:val="008055C8"/>
    <w:rsid w:val="00811518"/>
    <w:rsid w:val="00820759"/>
    <w:rsid w:val="00822310"/>
    <w:rsid w:val="00825F07"/>
    <w:rsid w:val="00827B83"/>
    <w:rsid w:val="008321C8"/>
    <w:rsid w:val="008325CC"/>
    <w:rsid w:val="00841CC9"/>
    <w:rsid w:val="00843367"/>
    <w:rsid w:val="008531B1"/>
    <w:rsid w:val="00856A60"/>
    <w:rsid w:val="00857400"/>
    <w:rsid w:val="0085774F"/>
    <w:rsid w:val="00857A2F"/>
    <w:rsid w:val="00862498"/>
    <w:rsid w:val="00867BBA"/>
    <w:rsid w:val="00871FDC"/>
    <w:rsid w:val="0087574B"/>
    <w:rsid w:val="008776FF"/>
    <w:rsid w:val="008778AE"/>
    <w:rsid w:val="008825CA"/>
    <w:rsid w:val="008856F5"/>
    <w:rsid w:val="00892403"/>
    <w:rsid w:val="00893760"/>
    <w:rsid w:val="00893F84"/>
    <w:rsid w:val="008A1011"/>
    <w:rsid w:val="008A375F"/>
    <w:rsid w:val="008A44BA"/>
    <w:rsid w:val="008A54CF"/>
    <w:rsid w:val="008B04FA"/>
    <w:rsid w:val="008C7CC2"/>
    <w:rsid w:val="008D127B"/>
    <w:rsid w:val="008D165D"/>
    <w:rsid w:val="008D62F8"/>
    <w:rsid w:val="008E020B"/>
    <w:rsid w:val="008E1505"/>
    <w:rsid w:val="008F0109"/>
    <w:rsid w:val="008F14DA"/>
    <w:rsid w:val="008F1BC0"/>
    <w:rsid w:val="008F4D1A"/>
    <w:rsid w:val="008F6F53"/>
    <w:rsid w:val="009006E4"/>
    <w:rsid w:val="00900988"/>
    <w:rsid w:val="0090202E"/>
    <w:rsid w:val="00902A27"/>
    <w:rsid w:val="0090388D"/>
    <w:rsid w:val="00903CAC"/>
    <w:rsid w:val="009057F9"/>
    <w:rsid w:val="009132BD"/>
    <w:rsid w:val="009144F5"/>
    <w:rsid w:val="00917306"/>
    <w:rsid w:val="0092410D"/>
    <w:rsid w:val="00924D0B"/>
    <w:rsid w:val="009275E0"/>
    <w:rsid w:val="00933932"/>
    <w:rsid w:val="009347C0"/>
    <w:rsid w:val="00944513"/>
    <w:rsid w:val="009459BB"/>
    <w:rsid w:val="00947F82"/>
    <w:rsid w:val="00952EFB"/>
    <w:rsid w:val="00953A41"/>
    <w:rsid w:val="00954FA0"/>
    <w:rsid w:val="0096439A"/>
    <w:rsid w:val="009650ED"/>
    <w:rsid w:val="00965561"/>
    <w:rsid w:val="00971B50"/>
    <w:rsid w:val="00975958"/>
    <w:rsid w:val="0097612F"/>
    <w:rsid w:val="009824FA"/>
    <w:rsid w:val="009832C0"/>
    <w:rsid w:val="00984F6F"/>
    <w:rsid w:val="0099193F"/>
    <w:rsid w:val="009919F7"/>
    <w:rsid w:val="00992969"/>
    <w:rsid w:val="009A5865"/>
    <w:rsid w:val="009B1C1E"/>
    <w:rsid w:val="009B3B04"/>
    <w:rsid w:val="009B49E8"/>
    <w:rsid w:val="009B7B4D"/>
    <w:rsid w:val="009C0D26"/>
    <w:rsid w:val="009C1EFB"/>
    <w:rsid w:val="009C3CAE"/>
    <w:rsid w:val="009C7BEB"/>
    <w:rsid w:val="009D36FB"/>
    <w:rsid w:val="009D50E2"/>
    <w:rsid w:val="009D5AB9"/>
    <w:rsid w:val="009E0CBC"/>
    <w:rsid w:val="009E3488"/>
    <w:rsid w:val="009F41A8"/>
    <w:rsid w:val="009F4902"/>
    <w:rsid w:val="00A11386"/>
    <w:rsid w:val="00A13106"/>
    <w:rsid w:val="00A17331"/>
    <w:rsid w:val="00A205C7"/>
    <w:rsid w:val="00A2371D"/>
    <w:rsid w:val="00A245B9"/>
    <w:rsid w:val="00A270BA"/>
    <w:rsid w:val="00A36E0C"/>
    <w:rsid w:val="00A3720E"/>
    <w:rsid w:val="00A4293C"/>
    <w:rsid w:val="00A4596B"/>
    <w:rsid w:val="00A523D9"/>
    <w:rsid w:val="00A617EF"/>
    <w:rsid w:val="00A66050"/>
    <w:rsid w:val="00A70CBC"/>
    <w:rsid w:val="00A73366"/>
    <w:rsid w:val="00A76235"/>
    <w:rsid w:val="00A768DE"/>
    <w:rsid w:val="00A872EA"/>
    <w:rsid w:val="00A87FAD"/>
    <w:rsid w:val="00A90705"/>
    <w:rsid w:val="00A92E78"/>
    <w:rsid w:val="00A97002"/>
    <w:rsid w:val="00AA2AAB"/>
    <w:rsid w:val="00AA6545"/>
    <w:rsid w:val="00AA7A62"/>
    <w:rsid w:val="00AB19BA"/>
    <w:rsid w:val="00AB39B5"/>
    <w:rsid w:val="00AB4BEE"/>
    <w:rsid w:val="00AB65B8"/>
    <w:rsid w:val="00AC1088"/>
    <w:rsid w:val="00AC32F0"/>
    <w:rsid w:val="00AC5043"/>
    <w:rsid w:val="00AD2887"/>
    <w:rsid w:val="00AD59F1"/>
    <w:rsid w:val="00AD6A9B"/>
    <w:rsid w:val="00AE3181"/>
    <w:rsid w:val="00AE7A25"/>
    <w:rsid w:val="00AF22BA"/>
    <w:rsid w:val="00AF2FC1"/>
    <w:rsid w:val="00AF3FB4"/>
    <w:rsid w:val="00AF3FE0"/>
    <w:rsid w:val="00AF4CA2"/>
    <w:rsid w:val="00AF67A6"/>
    <w:rsid w:val="00B017E8"/>
    <w:rsid w:val="00B112D9"/>
    <w:rsid w:val="00B13C22"/>
    <w:rsid w:val="00B13E3C"/>
    <w:rsid w:val="00B20E95"/>
    <w:rsid w:val="00B22C6F"/>
    <w:rsid w:val="00B27A88"/>
    <w:rsid w:val="00B31977"/>
    <w:rsid w:val="00B33AB2"/>
    <w:rsid w:val="00B36892"/>
    <w:rsid w:val="00B41002"/>
    <w:rsid w:val="00B412DD"/>
    <w:rsid w:val="00B4376D"/>
    <w:rsid w:val="00B43D83"/>
    <w:rsid w:val="00B46D11"/>
    <w:rsid w:val="00B470D2"/>
    <w:rsid w:val="00B52D61"/>
    <w:rsid w:val="00B53BE4"/>
    <w:rsid w:val="00B649DF"/>
    <w:rsid w:val="00B71174"/>
    <w:rsid w:val="00B7476D"/>
    <w:rsid w:val="00B7647E"/>
    <w:rsid w:val="00B8346F"/>
    <w:rsid w:val="00B91623"/>
    <w:rsid w:val="00B93135"/>
    <w:rsid w:val="00B93DC7"/>
    <w:rsid w:val="00B9664A"/>
    <w:rsid w:val="00BA36A4"/>
    <w:rsid w:val="00BA4832"/>
    <w:rsid w:val="00BA5121"/>
    <w:rsid w:val="00BA7041"/>
    <w:rsid w:val="00BA7E62"/>
    <w:rsid w:val="00BB0405"/>
    <w:rsid w:val="00BB0A53"/>
    <w:rsid w:val="00BB2012"/>
    <w:rsid w:val="00BB65D6"/>
    <w:rsid w:val="00BB7823"/>
    <w:rsid w:val="00BB7E22"/>
    <w:rsid w:val="00BD19D0"/>
    <w:rsid w:val="00BD1EED"/>
    <w:rsid w:val="00BD2011"/>
    <w:rsid w:val="00BE4AFF"/>
    <w:rsid w:val="00BE6287"/>
    <w:rsid w:val="00BF4FC4"/>
    <w:rsid w:val="00BF5152"/>
    <w:rsid w:val="00C06449"/>
    <w:rsid w:val="00C10E53"/>
    <w:rsid w:val="00C1145E"/>
    <w:rsid w:val="00C171E1"/>
    <w:rsid w:val="00C17244"/>
    <w:rsid w:val="00C1795C"/>
    <w:rsid w:val="00C24D69"/>
    <w:rsid w:val="00C253C9"/>
    <w:rsid w:val="00C25790"/>
    <w:rsid w:val="00C317DF"/>
    <w:rsid w:val="00C327E1"/>
    <w:rsid w:val="00C360FF"/>
    <w:rsid w:val="00C4400A"/>
    <w:rsid w:val="00C453E1"/>
    <w:rsid w:val="00C45C9C"/>
    <w:rsid w:val="00C52A14"/>
    <w:rsid w:val="00C55435"/>
    <w:rsid w:val="00C556AB"/>
    <w:rsid w:val="00C605E5"/>
    <w:rsid w:val="00C62900"/>
    <w:rsid w:val="00C62DF2"/>
    <w:rsid w:val="00C65F9F"/>
    <w:rsid w:val="00C66599"/>
    <w:rsid w:val="00C7168F"/>
    <w:rsid w:val="00C73ABE"/>
    <w:rsid w:val="00C75372"/>
    <w:rsid w:val="00C75A86"/>
    <w:rsid w:val="00C776C3"/>
    <w:rsid w:val="00C81E9C"/>
    <w:rsid w:val="00C85DEC"/>
    <w:rsid w:val="00C876EB"/>
    <w:rsid w:val="00C93194"/>
    <w:rsid w:val="00C938DB"/>
    <w:rsid w:val="00CA208F"/>
    <w:rsid w:val="00CA5A2F"/>
    <w:rsid w:val="00CA5FC0"/>
    <w:rsid w:val="00CB0CA6"/>
    <w:rsid w:val="00CC1AB0"/>
    <w:rsid w:val="00CC47D8"/>
    <w:rsid w:val="00CC4E81"/>
    <w:rsid w:val="00CC567D"/>
    <w:rsid w:val="00CD3E59"/>
    <w:rsid w:val="00CD6A8B"/>
    <w:rsid w:val="00CD72F8"/>
    <w:rsid w:val="00CD77FF"/>
    <w:rsid w:val="00CE67DE"/>
    <w:rsid w:val="00CF46B0"/>
    <w:rsid w:val="00CF5D2D"/>
    <w:rsid w:val="00CF747E"/>
    <w:rsid w:val="00D004A4"/>
    <w:rsid w:val="00D0212B"/>
    <w:rsid w:val="00D04110"/>
    <w:rsid w:val="00D04873"/>
    <w:rsid w:val="00D1068B"/>
    <w:rsid w:val="00D11D49"/>
    <w:rsid w:val="00D11FC7"/>
    <w:rsid w:val="00D25E3C"/>
    <w:rsid w:val="00D25FC0"/>
    <w:rsid w:val="00D25FD2"/>
    <w:rsid w:val="00D26409"/>
    <w:rsid w:val="00D30DD9"/>
    <w:rsid w:val="00D3275A"/>
    <w:rsid w:val="00D341CF"/>
    <w:rsid w:val="00D34D23"/>
    <w:rsid w:val="00D356AA"/>
    <w:rsid w:val="00D35ADB"/>
    <w:rsid w:val="00D37AD7"/>
    <w:rsid w:val="00D42EDA"/>
    <w:rsid w:val="00D46F68"/>
    <w:rsid w:val="00D503CF"/>
    <w:rsid w:val="00D53414"/>
    <w:rsid w:val="00D5535A"/>
    <w:rsid w:val="00D56BAA"/>
    <w:rsid w:val="00D5782B"/>
    <w:rsid w:val="00D57B5E"/>
    <w:rsid w:val="00D67707"/>
    <w:rsid w:val="00D70BF1"/>
    <w:rsid w:val="00D73AA0"/>
    <w:rsid w:val="00D746C4"/>
    <w:rsid w:val="00D750B6"/>
    <w:rsid w:val="00D80C49"/>
    <w:rsid w:val="00D85C41"/>
    <w:rsid w:val="00D877AC"/>
    <w:rsid w:val="00D9345F"/>
    <w:rsid w:val="00D93CB2"/>
    <w:rsid w:val="00DA4241"/>
    <w:rsid w:val="00DA6D5A"/>
    <w:rsid w:val="00DB0259"/>
    <w:rsid w:val="00DB2437"/>
    <w:rsid w:val="00DB45AD"/>
    <w:rsid w:val="00DB51CE"/>
    <w:rsid w:val="00DC0EC5"/>
    <w:rsid w:val="00DC442F"/>
    <w:rsid w:val="00DC6DE0"/>
    <w:rsid w:val="00DD0497"/>
    <w:rsid w:val="00DD0F9B"/>
    <w:rsid w:val="00DD1F94"/>
    <w:rsid w:val="00DD601E"/>
    <w:rsid w:val="00DD68B4"/>
    <w:rsid w:val="00DF0A31"/>
    <w:rsid w:val="00DF2BDA"/>
    <w:rsid w:val="00DF371A"/>
    <w:rsid w:val="00DF412C"/>
    <w:rsid w:val="00DF71D4"/>
    <w:rsid w:val="00E01B29"/>
    <w:rsid w:val="00E05172"/>
    <w:rsid w:val="00E06413"/>
    <w:rsid w:val="00E12A7B"/>
    <w:rsid w:val="00E230C0"/>
    <w:rsid w:val="00E236A4"/>
    <w:rsid w:val="00E23C31"/>
    <w:rsid w:val="00E26543"/>
    <w:rsid w:val="00E27706"/>
    <w:rsid w:val="00E31963"/>
    <w:rsid w:val="00E334C4"/>
    <w:rsid w:val="00E353C7"/>
    <w:rsid w:val="00E40074"/>
    <w:rsid w:val="00E44255"/>
    <w:rsid w:val="00E45C55"/>
    <w:rsid w:val="00E47098"/>
    <w:rsid w:val="00E474C3"/>
    <w:rsid w:val="00E50D40"/>
    <w:rsid w:val="00E5162D"/>
    <w:rsid w:val="00E53CB1"/>
    <w:rsid w:val="00E62F2B"/>
    <w:rsid w:val="00E662CA"/>
    <w:rsid w:val="00E67049"/>
    <w:rsid w:val="00E714E9"/>
    <w:rsid w:val="00E7293D"/>
    <w:rsid w:val="00E73589"/>
    <w:rsid w:val="00E74461"/>
    <w:rsid w:val="00E77191"/>
    <w:rsid w:val="00E81B6F"/>
    <w:rsid w:val="00E86D95"/>
    <w:rsid w:val="00E8799C"/>
    <w:rsid w:val="00E961FB"/>
    <w:rsid w:val="00EA6068"/>
    <w:rsid w:val="00EB010C"/>
    <w:rsid w:val="00EB0896"/>
    <w:rsid w:val="00EB2F0E"/>
    <w:rsid w:val="00EB6DC3"/>
    <w:rsid w:val="00EB7415"/>
    <w:rsid w:val="00EB7D53"/>
    <w:rsid w:val="00EC1AB5"/>
    <w:rsid w:val="00EC324F"/>
    <w:rsid w:val="00EC5D05"/>
    <w:rsid w:val="00ED2259"/>
    <w:rsid w:val="00ED373A"/>
    <w:rsid w:val="00ED564B"/>
    <w:rsid w:val="00EE0624"/>
    <w:rsid w:val="00EE21A5"/>
    <w:rsid w:val="00EE4649"/>
    <w:rsid w:val="00EF13C9"/>
    <w:rsid w:val="00EF1D19"/>
    <w:rsid w:val="00EF2FC2"/>
    <w:rsid w:val="00EF3CA9"/>
    <w:rsid w:val="00F01FE0"/>
    <w:rsid w:val="00F04FAD"/>
    <w:rsid w:val="00F111B0"/>
    <w:rsid w:val="00F118A5"/>
    <w:rsid w:val="00F152CF"/>
    <w:rsid w:val="00F17D23"/>
    <w:rsid w:val="00F2589A"/>
    <w:rsid w:val="00F26E3F"/>
    <w:rsid w:val="00F37638"/>
    <w:rsid w:val="00F37DA0"/>
    <w:rsid w:val="00F414B3"/>
    <w:rsid w:val="00F41590"/>
    <w:rsid w:val="00F456CA"/>
    <w:rsid w:val="00F47648"/>
    <w:rsid w:val="00F5123D"/>
    <w:rsid w:val="00F52F56"/>
    <w:rsid w:val="00F56644"/>
    <w:rsid w:val="00F62389"/>
    <w:rsid w:val="00F6492A"/>
    <w:rsid w:val="00F66D96"/>
    <w:rsid w:val="00F717A9"/>
    <w:rsid w:val="00F71D08"/>
    <w:rsid w:val="00F721A6"/>
    <w:rsid w:val="00F804C3"/>
    <w:rsid w:val="00F8051C"/>
    <w:rsid w:val="00F82A4F"/>
    <w:rsid w:val="00F83623"/>
    <w:rsid w:val="00F87911"/>
    <w:rsid w:val="00F90B91"/>
    <w:rsid w:val="00FA753F"/>
    <w:rsid w:val="00FA7D18"/>
    <w:rsid w:val="00FB5122"/>
    <w:rsid w:val="00FC1C04"/>
    <w:rsid w:val="00FD1576"/>
    <w:rsid w:val="00FD5D57"/>
    <w:rsid w:val="00FD73BA"/>
    <w:rsid w:val="00FD797A"/>
    <w:rsid w:val="00FE1430"/>
    <w:rsid w:val="00FE2FD2"/>
    <w:rsid w:val="00FE657C"/>
    <w:rsid w:val="00FF0940"/>
    <w:rsid w:val="00FF098B"/>
    <w:rsid w:val="00FF27EC"/>
    <w:rsid w:val="00FF31B8"/>
    <w:rsid w:val="00FF6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1EE70B4-4031-4BFF-AB84-B320611B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1E5"/>
    <w:pPr>
      <w:jc w:val="both"/>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ary">
    <w:name w:val="notary"/>
    <w:basedOn w:val="Normal"/>
    <w:rsid w:val="00856A60"/>
    <w:pPr>
      <w:widowControl w:val="0"/>
      <w:tabs>
        <w:tab w:val="left" w:pos="-1440"/>
        <w:tab w:val="left" w:pos="-720"/>
        <w:tab w:val="left" w:pos="720"/>
        <w:tab w:val="left" w:pos="1440"/>
        <w:tab w:val="left" w:pos="4464"/>
        <w:tab w:val="left" w:pos="7200"/>
        <w:tab w:val="left" w:pos="7920"/>
      </w:tabs>
      <w:suppressAutoHyphens/>
    </w:pPr>
    <w:rPr>
      <w:snapToGrid w:val="0"/>
      <w:vanish/>
      <w:spacing w:val="-3"/>
    </w:rPr>
  </w:style>
  <w:style w:type="paragraph" w:styleId="EnvelopeAddress">
    <w:name w:val="envelope address"/>
    <w:basedOn w:val="Normal"/>
    <w:rsid w:val="00856A60"/>
    <w:pPr>
      <w:framePr w:w="7920" w:h="1980" w:hRule="exact" w:hSpace="180" w:wrap="auto" w:hAnchor="page" w:xAlign="center" w:yAlign="bottom"/>
      <w:ind w:left="2880"/>
    </w:pPr>
  </w:style>
  <w:style w:type="paragraph" w:styleId="Header">
    <w:name w:val="header"/>
    <w:basedOn w:val="Normal"/>
    <w:rsid w:val="00856A60"/>
    <w:pPr>
      <w:tabs>
        <w:tab w:val="center" w:pos="4320"/>
        <w:tab w:val="right" w:pos="8640"/>
      </w:tabs>
    </w:pPr>
  </w:style>
  <w:style w:type="paragraph" w:styleId="Footer">
    <w:name w:val="footer"/>
    <w:basedOn w:val="Normal"/>
    <w:link w:val="FooterChar"/>
    <w:uiPriority w:val="99"/>
    <w:rsid w:val="00856A60"/>
    <w:pPr>
      <w:tabs>
        <w:tab w:val="center" w:pos="4320"/>
        <w:tab w:val="right" w:pos="8640"/>
      </w:tabs>
    </w:pPr>
  </w:style>
  <w:style w:type="paragraph" w:customStyle="1" w:styleId="IndentBlock">
    <w:name w:val="IndentBlock"/>
    <w:basedOn w:val="Normal"/>
    <w:next w:val="Normal"/>
    <w:autoRedefine/>
    <w:rsid w:val="007C32DF"/>
    <w:pPr>
      <w:ind w:left="720" w:right="720"/>
    </w:pPr>
    <w:rPr>
      <w:sz w:val="28"/>
    </w:rPr>
  </w:style>
  <w:style w:type="paragraph" w:styleId="PlainText">
    <w:name w:val="Plain Text"/>
    <w:basedOn w:val="Normal"/>
    <w:rsid w:val="00856A60"/>
    <w:rPr>
      <w:rFonts w:ascii="Courier New" w:hAnsi="Courier New"/>
      <w:sz w:val="20"/>
    </w:rPr>
  </w:style>
  <w:style w:type="character" w:customStyle="1" w:styleId="EmailStyle211">
    <w:name w:val="EmailStyle211"/>
    <w:basedOn w:val="DefaultParagraphFont"/>
    <w:rsid w:val="00856A60"/>
    <w:rPr>
      <w:rFonts w:ascii="Arial" w:hAnsi="Arial" w:cs="Arial"/>
      <w:color w:val="auto"/>
      <w:sz w:val="20"/>
    </w:rPr>
  </w:style>
  <w:style w:type="character" w:customStyle="1" w:styleId="EmailStyle221">
    <w:name w:val="EmailStyle221"/>
    <w:basedOn w:val="DefaultParagraphFont"/>
    <w:rsid w:val="00856A60"/>
    <w:rPr>
      <w:rFonts w:ascii="Arial" w:hAnsi="Arial" w:cs="Arial"/>
      <w:color w:val="auto"/>
      <w:sz w:val="20"/>
    </w:rPr>
  </w:style>
  <w:style w:type="paragraph" w:customStyle="1" w:styleId="PleadingText">
    <w:name w:val="PleadingText"/>
    <w:rsid w:val="004D21E5"/>
    <w:pPr>
      <w:widowControl w:val="0"/>
      <w:spacing w:line="480" w:lineRule="exact"/>
    </w:pPr>
    <w:rPr>
      <w:sz w:val="24"/>
    </w:rPr>
  </w:style>
  <w:style w:type="paragraph" w:styleId="Caption">
    <w:name w:val="caption"/>
    <w:basedOn w:val="PleadingText"/>
    <w:qFormat/>
    <w:rsid w:val="00AD2887"/>
    <w:pPr>
      <w:spacing w:line="240" w:lineRule="exact"/>
      <w:jc w:val="both"/>
    </w:pPr>
    <w:rPr>
      <w:noProof/>
    </w:rPr>
  </w:style>
  <w:style w:type="character" w:customStyle="1" w:styleId="FooterChar">
    <w:name w:val="Footer Char"/>
    <w:basedOn w:val="DefaultParagraphFont"/>
    <w:link w:val="Footer"/>
    <w:uiPriority w:val="99"/>
    <w:rsid w:val="00AD2887"/>
    <w:rPr>
      <w:sz w:val="24"/>
    </w:rPr>
  </w:style>
  <w:style w:type="paragraph" w:styleId="BalloonText">
    <w:name w:val="Balloon Text"/>
    <w:basedOn w:val="Normal"/>
    <w:link w:val="BalloonTextChar"/>
    <w:rsid w:val="00AD2887"/>
    <w:rPr>
      <w:rFonts w:ascii="Tahoma" w:hAnsi="Tahoma" w:cs="Tahoma"/>
      <w:sz w:val="16"/>
      <w:szCs w:val="16"/>
    </w:rPr>
  </w:style>
  <w:style w:type="character" w:customStyle="1" w:styleId="BalloonTextChar">
    <w:name w:val="Balloon Text Char"/>
    <w:basedOn w:val="DefaultParagraphFont"/>
    <w:link w:val="BalloonText"/>
    <w:rsid w:val="00AD2887"/>
    <w:rPr>
      <w:rFonts w:ascii="Tahoma" w:hAnsi="Tahoma" w:cs="Tahoma"/>
      <w:sz w:val="16"/>
      <w:szCs w:val="16"/>
    </w:rPr>
  </w:style>
  <w:style w:type="paragraph" w:styleId="ListParagraph">
    <w:name w:val="List Paragraph"/>
    <w:basedOn w:val="Normal"/>
    <w:uiPriority w:val="34"/>
    <w:qFormat/>
    <w:rsid w:val="00605BBE"/>
    <w:pPr>
      <w:ind w:left="720"/>
      <w:contextualSpacing/>
    </w:pPr>
  </w:style>
  <w:style w:type="paragraph" w:styleId="FootnoteText">
    <w:name w:val="footnote text"/>
    <w:basedOn w:val="Normal"/>
    <w:link w:val="FootnoteTextChar"/>
    <w:uiPriority w:val="99"/>
    <w:rsid w:val="00605BBE"/>
    <w:rPr>
      <w:sz w:val="20"/>
    </w:rPr>
  </w:style>
  <w:style w:type="character" w:customStyle="1" w:styleId="FootnoteTextChar">
    <w:name w:val="Footnote Text Char"/>
    <w:basedOn w:val="DefaultParagraphFont"/>
    <w:link w:val="FootnoteText"/>
    <w:uiPriority w:val="99"/>
    <w:rsid w:val="00605BBE"/>
  </w:style>
  <w:style w:type="character" w:styleId="FootnoteReference">
    <w:name w:val="footnote reference"/>
    <w:basedOn w:val="DefaultParagraphFont"/>
    <w:uiPriority w:val="99"/>
    <w:unhideWhenUsed/>
    <w:rsid w:val="00605BBE"/>
    <w:rPr>
      <w:vertAlign w:val="superscript"/>
    </w:rPr>
  </w:style>
  <w:style w:type="paragraph" w:styleId="BodyText">
    <w:name w:val="Body Text"/>
    <w:basedOn w:val="Normal"/>
    <w:link w:val="BodyTextChar"/>
    <w:rsid w:val="00605BBE"/>
    <w:pPr>
      <w:spacing w:after="120"/>
    </w:pPr>
  </w:style>
  <w:style w:type="character" w:customStyle="1" w:styleId="BodyTextChar">
    <w:name w:val="Body Text Char"/>
    <w:basedOn w:val="DefaultParagraphFont"/>
    <w:link w:val="BodyText"/>
    <w:rsid w:val="00605BBE"/>
    <w:rPr>
      <w:sz w:val="24"/>
    </w:rPr>
  </w:style>
  <w:style w:type="paragraph" w:styleId="BodyTextFirstIndent">
    <w:name w:val="Body Text First Indent"/>
    <w:basedOn w:val="Normal"/>
    <w:link w:val="BodyTextFirstIndentChar"/>
    <w:qFormat/>
    <w:rsid w:val="00605BBE"/>
    <w:pPr>
      <w:widowControl w:val="0"/>
      <w:spacing w:line="480" w:lineRule="exact"/>
      <w:ind w:firstLine="720"/>
    </w:pPr>
    <w:rPr>
      <w:rFonts w:eastAsiaTheme="minorEastAsia"/>
      <w:szCs w:val="24"/>
    </w:rPr>
  </w:style>
  <w:style w:type="character" w:customStyle="1" w:styleId="BodyTextFirstIndentChar">
    <w:name w:val="Body Text First Indent Char"/>
    <w:basedOn w:val="BodyTextChar"/>
    <w:link w:val="BodyTextFirstIndent"/>
    <w:rsid w:val="00605BBE"/>
    <w:rPr>
      <w:rFonts w:eastAsiaTheme="minorEastAsia"/>
      <w:sz w:val="24"/>
      <w:szCs w:val="24"/>
    </w:rPr>
  </w:style>
  <w:style w:type="character" w:styleId="CommentReference">
    <w:name w:val="annotation reference"/>
    <w:basedOn w:val="DefaultParagraphFont"/>
    <w:rsid w:val="00605BBE"/>
    <w:rPr>
      <w:sz w:val="16"/>
      <w:szCs w:val="16"/>
    </w:rPr>
  </w:style>
  <w:style w:type="paragraph" w:styleId="CommentText">
    <w:name w:val="annotation text"/>
    <w:basedOn w:val="Normal"/>
    <w:link w:val="CommentTextChar"/>
    <w:rsid w:val="00605BBE"/>
    <w:rPr>
      <w:sz w:val="20"/>
    </w:rPr>
  </w:style>
  <w:style w:type="character" w:customStyle="1" w:styleId="CommentTextChar">
    <w:name w:val="Comment Text Char"/>
    <w:basedOn w:val="DefaultParagraphFont"/>
    <w:link w:val="CommentText"/>
    <w:rsid w:val="00605BBE"/>
  </w:style>
  <w:style w:type="paragraph" w:styleId="CommentSubject">
    <w:name w:val="annotation subject"/>
    <w:basedOn w:val="CommentText"/>
    <w:next w:val="CommentText"/>
    <w:link w:val="CommentSubjectChar"/>
    <w:rsid w:val="00605BBE"/>
    <w:rPr>
      <w:b/>
      <w:bCs/>
    </w:rPr>
  </w:style>
  <w:style w:type="character" w:customStyle="1" w:styleId="CommentSubjectChar">
    <w:name w:val="Comment Subject Char"/>
    <w:basedOn w:val="CommentTextChar"/>
    <w:link w:val="CommentSubject"/>
    <w:rsid w:val="00605BBE"/>
    <w:rPr>
      <w:b/>
      <w:bCs/>
    </w:rPr>
  </w:style>
  <w:style w:type="paragraph" w:styleId="TOAHeading">
    <w:name w:val="toa heading"/>
    <w:basedOn w:val="Normal"/>
    <w:next w:val="Normal"/>
    <w:uiPriority w:val="99"/>
    <w:rsid w:val="00033296"/>
    <w:pPr>
      <w:spacing w:before="120"/>
      <w:jc w:val="left"/>
    </w:pPr>
    <w:rPr>
      <w:rFonts w:eastAsiaTheme="majorEastAsia" w:cstheme="majorBidi"/>
      <w:b/>
      <w:bCs/>
      <w:i/>
      <w:sz w:val="28"/>
      <w:szCs w:val="24"/>
    </w:rPr>
  </w:style>
  <w:style w:type="paragraph" w:styleId="TableofAuthorities">
    <w:name w:val="table of authorities"/>
    <w:basedOn w:val="Normal"/>
    <w:next w:val="Normal"/>
    <w:uiPriority w:val="99"/>
    <w:rsid w:val="00857A2F"/>
    <w:pPr>
      <w:spacing w:before="360" w:after="360"/>
      <w:ind w:left="240" w:hanging="240"/>
      <w:jc w:val="left"/>
    </w:pPr>
    <w:rPr>
      <w:sz w:val="28"/>
    </w:rPr>
  </w:style>
  <w:style w:type="table" w:styleId="TableGrid">
    <w:name w:val="Table Grid"/>
    <w:basedOn w:val="TableNormal"/>
    <w:rsid w:val="001008E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ignatureblockline">
    <w:name w:val="Signature block line"/>
    <w:basedOn w:val="Normal"/>
    <w:rsid w:val="00B93135"/>
    <w:pPr>
      <w:tabs>
        <w:tab w:val="left" w:leader="underscore" w:pos="9360"/>
      </w:tabs>
      <w:spacing w:line="245" w:lineRule="exact"/>
      <w:ind w:left="6000"/>
      <w:jc w:val="left"/>
    </w:pPr>
    <w:rPr>
      <w:rFonts w:ascii="Courier New" w:hAnsi="Courier New"/>
      <w:sz w:val="20"/>
    </w:rPr>
  </w:style>
  <w:style w:type="paragraph" w:styleId="NormalWeb">
    <w:name w:val="Normal (Web)"/>
    <w:basedOn w:val="Normal"/>
    <w:uiPriority w:val="99"/>
    <w:unhideWhenUsed/>
    <w:rsid w:val="00755614"/>
    <w:pPr>
      <w:spacing w:before="100" w:beforeAutospacing="1" w:after="100" w:afterAutospacing="1"/>
      <w:jc w:val="left"/>
    </w:pPr>
    <w:rPr>
      <w:rFonts w:eastAsia="Calibri"/>
      <w:szCs w:val="24"/>
    </w:rPr>
  </w:style>
  <w:style w:type="character" w:customStyle="1" w:styleId="BodyChar">
    <w:name w:val="Body Char"/>
    <w:basedOn w:val="DefaultParagraphFont"/>
    <w:link w:val="Body"/>
    <w:locked/>
    <w:rsid w:val="00334054"/>
  </w:style>
  <w:style w:type="paragraph" w:customStyle="1" w:styleId="Body">
    <w:name w:val="Body"/>
    <w:basedOn w:val="Normal"/>
    <w:link w:val="BodyChar"/>
    <w:qFormat/>
    <w:rsid w:val="00334054"/>
    <w:pPr>
      <w:spacing w:line="480" w:lineRule="exact"/>
      <w:ind w:firstLine="720"/>
      <w:contextualSpacing/>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29948">
      <w:bodyDiv w:val="1"/>
      <w:marLeft w:val="0"/>
      <w:marRight w:val="0"/>
      <w:marTop w:val="0"/>
      <w:marBottom w:val="0"/>
      <w:divBdr>
        <w:top w:val="single" w:sz="12" w:space="0" w:color="767575"/>
        <w:left w:val="none" w:sz="0" w:space="0" w:color="auto"/>
        <w:bottom w:val="none" w:sz="0" w:space="0" w:color="auto"/>
        <w:right w:val="none" w:sz="0" w:space="0" w:color="auto"/>
      </w:divBdr>
      <w:divsChild>
        <w:div w:id="1822041137">
          <w:marLeft w:val="0"/>
          <w:marRight w:val="0"/>
          <w:marTop w:val="0"/>
          <w:marBottom w:val="0"/>
          <w:divBdr>
            <w:top w:val="none" w:sz="0" w:space="0" w:color="auto"/>
            <w:left w:val="none" w:sz="0" w:space="0" w:color="auto"/>
            <w:bottom w:val="none" w:sz="0" w:space="0" w:color="auto"/>
            <w:right w:val="none" w:sz="0" w:space="0" w:color="auto"/>
          </w:divBdr>
          <w:divsChild>
            <w:div w:id="148333227">
              <w:marLeft w:val="0"/>
              <w:marRight w:val="0"/>
              <w:marTop w:val="0"/>
              <w:marBottom w:val="0"/>
              <w:divBdr>
                <w:top w:val="none" w:sz="0" w:space="0" w:color="auto"/>
                <w:left w:val="none" w:sz="0" w:space="0" w:color="auto"/>
                <w:bottom w:val="none" w:sz="0" w:space="0" w:color="auto"/>
                <w:right w:val="none" w:sz="0" w:space="0" w:color="auto"/>
              </w:divBdr>
              <w:divsChild>
                <w:div w:id="1705447502">
                  <w:marLeft w:val="300"/>
                  <w:marRight w:val="300"/>
                  <w:marTop w:val="75"/>
                  <w:marBottom w:val="0"/>
                  <w:divBdr>
                    <w:top w:val="single" w:sz="6" w:space="0" w:color="888888"/>
                    <w:left w:val="single" w:sz="6" w:space="26" w:color="888888"/>
                    <w:bottom w:val="single" w:sz="6" w:space="0" w:color="888888"/>
                    <w:right w:val="single" w:sz="6" w:space="26" w:color="888888"/>
                  </w:divBdr>
                  <w:divsChild>
                    <w:div w:id="1291937565">
                      <w:marLeft w:val="300"/>
                      <w:marRight w:val="0"/>
                      <w:marTop w:val="0"/>
                      <w:marBottom w:val="0"/>
                      <w:divBdr>
                        <w:top w:val="none" w:sz="0" w:space="0" w:color="auto"/>
                        <w:left w:val="none" w:sz="0" w:space="0" w:color="auto"/>
                        <w:bottom w:val="none" w:sz="0" w:space="0" w:color="auto"/>
                        <w:right w:val="none" w:sz="0" w:space="0" w:color="auto"/>
                      </w:divBdr>
                      <w:divsChild>
                        <w:div w:id="242227317">
                          <w:marLeft w:val="0"/>
                          <w:marRight w:val="0"/>
                          <w:marTop w:val="0"/>
                          <w:marBottom w:val="0"/>
                          <w:divBdr>
                            <w:top w:val="none" w:sz="0" w:space="0" w:color="auto"/>
                            <w:left w:val="none" w:sz="0" w:space="0" w:color="auto"/>
                            <w:bottom w:val="none" w:sz="0" w:space="0" w:color="auto"/>
                            <w:right w:val="none" w:sz="0" w:space="0" w:color="auto"/>
                          </w:divBdr>
                          <w:divsChild>
                            <w:div w:id="18868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512679">
      <w:bodyDiv w:val="1"/>
      <w:marLeft w:val="0"/>
      <w:marRight w:val="0"/>
      <w:marTop w:val="0"/>
      <w:marBottom w:val="0"/>
      <w:divBdr>
        <w:top w:val="single" w:sz="12" w:space="0" w:color="767575"/>
        <w:left w:val="none" w:sz="0" w:space="0" w:color="auto"/>
        <w:bottom w:val="none" w:sz="0" w:space="0" w:color="auto"/>
        <w:right w:val="none" w:sz="0" w:space="0" w:color="auto"/>
      </w:divBdr>
      <w:divsChild>
        <w:div w:id="1411074887">
          <w:marLeft w:val="0"/>
          <w:marRight w:val="0"/>
          <w:marTop w:val="0"/>
          <w:marBottom w:val="0"/>
          <w:divBdr>
            <w:top w:val="none" w:sz="0" w:space="0" w:color="auto"/>
            <w:left w:val="none" w:sz="0" w:space="0" w:color="auto"/>
            <w:bottom w:val="none" w:sz="0" w:space="0" w:color="auto"/>
            <w:right w:val="none" w:sz="0" w:space="0" w:color="auto"/>
          </w:divBdr>
          <w:divsChild>
            <w:div w:id="1246305281">
              <w:marLeft w:val="0"/>
              <w:marRight w:val="0"/>
              <w:marTop w:val="0"/>
              <w:marBottom w:val="0"/>
              <w:divBdr>
                <w:top w:val="none" w:sz="0" w:space="0" w:color="auto"/>
                <w:left w:val="none" w:sz="0" w:space="0" w:color="auto"/>
                <w:bottom w:val="none" w:sz="0" w:space="0" w:color="auto"/>
                <w:right w:val="none" w:sz="0" w:space="0" w:color="auto"/>
              </w:divBdr>
              <w:divsChild>
                <w:div w:id="1199780909">
                  <w:marLeft w:val="300"/>
                  <w:marRight w:val="300"/>
                  <w:marTop w:val="75"/>
                  <w:marBottom w:val="0"/>
                  <w:divBdr>
                    <w:top w:val="single" w:sz="6" w:space="0" w:color="888888"/>
                    <w:left w:val="single" w:sz="6" w:space="26" w:color="888888"/>
                    <w:bottom w:val="single" w:sz="6" w:space="0" w:color="888888"/>
                    <w:right w:val="single" w:sz="6" w:space="26" w:color="888888"/>
                  </w:divBdr>
                  <w:divsChild>
                    <w:div w:id="1419323200">
                      <w:marLeft w:val="300"/>
                      <w:marRight w:val="0"/>
                      <w:marTop w:val="0"/>
                      <w:marBottom w:val="0"/>
                      <w:divBdr>
                        <w:top w:val="none" w:sz="0" w:space="0" w:color="auto"/>
                        <w:left w:val="none" w:sz="0" w:space="0" w:color="auto"/>
                        <w:bottom w:val="none" w:sz="0" w:space="0" w:color="auto"/>
                        <w:right w:val="none" w:sz="0" w:space="0" w:color="auto"/>
                      </w:divBdr>
                      <w:divsChild>
                        <w:div w:id="726535084">
                          <w:marLeft w:val="0"/>
                          <w:marRight w:val="0"/>
                          <w:marTop w:val="0"/>
                          <w:marBottom w:val="0"/>
                          <w:divBdr>
                            <w:top w:val="none" w:sz="0" w:space="0" w:color="auto"/>
                            <w:left w:val="none" w:sz="0" w:space="0" w:color="auto"/>
                            <w:bottom w:val="none" w:sz="0" w:space="0" w:color="auto"/>
                            <w:right w:val="none" w:sz="0" w:space="0" w:color="auto"/>
                          </w:divBdr>
                          <w:divsChild>
                            <w:div w:id="9648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68100">
      <w:bodyDiv w:val="1"/>
      <w:marLeft w:val="0"/>
      <w:marRight w:val="0"/>
      <w:marTop w:val="0"/>
      <w:marBottom w:val="0"/>
      <w:divBdr>
        <w:top w:val="none" w:sz="0" w:space="0" w:color="auto"/>
        <w:left w:val="none" w:sz="0" w:space="0" w:color="auto"/>
        <w:bottom w:val="none" w:sz="0" w:space="0" w:color="auto"/>
        <w:right w:val="none" w:sz="0" w:space="0" w:color="auto"/>
      </w:divBdr>
    </w:div>
    <w:div w:id="1864436234">
      <w:bodyDiv w:val="1"/>
      <w:marLeft w:val="0"/>
      <w:marRight w:val="0"/>
      <w:marTop w:val="0"/>
      <w:marBottom w:val="0"/>
      <w:divBdr>
        <w:top w:val="single" w:sz="12" w:space="0" w:color="767575"/>
        <w:left w:val="none" w:sz="0" w:space="0" w:color="auto"/>
        <w:bottom w:val="none" w:sz="0" w:space="0" w:color="auto"/>
        <w:right w:val="none" w:sz="0" w:space="0" w:color="auto"/>
      </w:divBdr>
      <w:divsChild>
        <w:div w:id="31660894">
          <w:marLeft w:val="0"/>
          <w:marRight w:val="0"/>
          <w:marTop w:val="0"/>
          <w:marBottom w:val="0"/>
          <w:divBdr>
            <w:top w:val="none" w:sz="0" w:space="0" w:color="auto"/>
            <w:left w:val="none" w:sz="0" w:space="0" w:color="auto"/>
            <w:bottom w:val="none" w:sz="0" w:space="0" w:color="auto"/>
            <w:right w:val="none" w:sz="0" w:space="0" w:color="auto"/>
          </w:divBdr>
          <w:divsChild>
            <w:div w:id="2082408682">
              <w:marLeft w:val="0"/>
              <w:marRight w:val="0"/>
              <w:marTop w:val="0"/>
              <w:marBottom w:val="0"/>
              <w:divBdr>
                <w:top w:val="none" w:sz="0" w:space="0" w:color="auto"/>
                <w:left w:val="none" w:sz="0" w:space="0" w:color="auto"/>
                <w:bottom w:val="none" w:sz="0" w:space="0" w:color="auto"/>
                <w:right w:val="none" w:sz="0" w:space="0" w:color="auto"/>
              </w:divBdr>
              <w:divsChild>
                <w:div w:id="668140104">
                  <w:marLeft w:val="300"/>
                  <w:marRight w:val="300"/>
                  <w:marTop w:val="75"/>
                  <w:marBottom w:val="0"/>
                  <w:divBdr>
                    <w:top w:val="single" w:sz="6" w:space="0" w:color="888888"/>
                    <w:left w:val="single" w:sz="6" w:space="26" w:color="888888"/>
                    <w:bottom w:val="single" w:sz="6" w:space="0" w:color="888888"/>
                    <w:right w:val="single" w:sz="6" w:space="26" w:color="888888"/>
                  </w:divBdr>
                  <w:divsChild>
                    <w:div w:id="1494444567">
                      <w:marLeft w:val="300"/>
                      <w:marRight w:val="0"/>
                      <w:marTop w:val="0"/>
                      <w:marBottom w:val="0"/>
                      <w:divBdr>
                        <w:top w:val="none" w:sz="0" w:space="0" w:color="auto"/>
                        <w:left w:val="none" w:sz="0" w:space="0" w:color="auto"/>
                        <w:bottom w:val="none" w:sz="0" w:space="0" w:color="auto"/>
                        <w:right w:val="none" w:sz="0" w:space="0" w:color="auto"/>
                      </w:divBdr>
                      <w:divsChild>
                        <w:div w:id="310138685">
                          <w:marLeft w:val="0"/>
                          <w:marRight w:val="0"/>
                          <w:marTop w:val="0"/>
                          <w:marBottom w:val="0"/>
                          <w:divBdr>
                            <w:top w:val="none" w:sz="0" w:space="0" w:color="auto"/>
                            <w:left w:val="none" w:sz="0" w:space="0" w:color="auto"/>
                            <w:bottom w:val="none" w:sz="0" w:space="0" w:color="auto"/>
                            <w:right w:val="none" w:sz="0" w:space="0" w:color="auto"/>
                          </w:divBdr>
                          <w:divsChild>
                            <w:div w:id="21329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762447">
      <w:bodyDiv w:val="1"/>
      <w:marLeft w:val="0"/>
      <w:marRight w:val="0"/>
      <w:marTop w:val="0"/>
      <w:marBottom w:val="0"/>
      <w:divBdr>
        <w:top w:val="single" w:sz="12" w:space="0" w:color="767575"/>
        <w:left w:val="none" w:sz="0" w:space="0" w:color="auto"/>
        <w:bottom w:val="none" w:sz="0" w:space="0" w:color="auto"/>
        <w:right w:val="none" w:sz="0" w:space="0" w:color="auto"/>
      </w:divBdr>
      <w:divsChild>
        <w:div w:id="273023820">
          <w:marLeft w:val="0"/>
          <w:marRight w:val="0"/>
          <w:marTop w:val="0"/>
          <w:marBottom w:val="0"/>
          <w:divBdr>
            <w:top w:val="none" w:sz="0" w:space="0" w:color="auto"/>
            <w:left w:val="none" w:sz="0" w:space="0" w:color="auto"/>
            <w:bottom w:val="none" w:sz="0" w:space="0" w:color="auto"/>
            <w:right w:val="none" w:sz="0" w:space="0" w:color="auto"/>
          </w:divBdr>
          <w:divsChild>
            <w:div w:id="1535120679">
              <w:marLeft w:val="0"/>
              <w:marRight w:val="0"/>
              <w:marTop w:val="0"/>
              <w:marBottom w:val="0"/>
              <w:divBdr>
                <w:top w:val="none" w:sz="0" w:space="0" w:color="auto"/>
                <w:left w:val="none" w:sz="0" w:space="0" w:color="auto"/>
                <w:bottom w:val="none" w:sz="0" w:space="0" w:color="auto"/>
                <w:right w:val="none" w:sz="0" w:space="0" w:color="auto"/>
              </w:divBdr>
              <w:divsChild>
                <w:div w:id="1157459077">
                  <w:marLeft w:val="300"/>
                  <w:marRight w:val="300"/>
                  <w:marTop w:val="75"/>
                  <w:marBottom w:val="0"/>
                  <w:divBdr>
                    <w:top w:val="single" w:sz="6" w:space="0" w:color="888888"/>
                    <w:left w:val="single" w:sz="6" w:space="26" w:color="888888"/>
                    <w:bottom w:val="single" w:sz="6" w:space="0" w:color="888888"/>
                    <w:right w:val="single" w:sz="6" w:space="26" w:color="888888"/>
                  </w:divBdr>
                  <w:divsChild>
                    <w:div w:id="1596281443">
                      <w:marLeft w:val="300"/>
                      <w:marRight w:val="0"/>
                      <w:marTop w:val="0"/>
                      <w:marBottom w:val="0"/>
                      <w:divBdr>
                        <w:top w:val="none" w:sz="0" w:space="0" w:color="auto"/>
                        <w:left w:val="none" w:sz="0" w:space="0" w:color="auto"/>
                        <w:bottom w:val="none" w:sz="0" w:space="0" w:color="auto"/>
                        <w:right w:val="none" w:sz="0" w:space="0" w:color="auto"/>
                      </w:divBdr>
                      <w:divsChild>
                        <w:div w:id="1966736457">
                          <w:marLeft w:val="0"/>
                          <w:marRight w:val="0"/>
                          <w:marTop w:val="0"/>
                          <w:marBottom w:val="0"/>
                          <w:divBdr>
                            <w:top w:val="none" w:sz="0" w:space="0" w:color="auto"/>
                            <w:left w:val="none" w:sz="0" w:space="0" w:color="auto"/>
                            <w:bottom w:val="none" w:sz="0" w:space="0" w:color="auto"/>
                            <w:right w:val="none" w:sz="0" w:space="0" w:color="auto"/>
                          </w:divBdr>
                          <w:divsChild>
                            <w:div w:id="1930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539375-617E-4099-AB08-9D3F2D56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43</Pages>
  <Words>11478</Words>
  <Characters>65430</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 Dawson</dc:creator>
  <cp:keywords/>
  <dc:description/>
  <cp:lastModifiedBy>Morgan Glynn</cp:lastModifiedBy>
  <cp:revision>17</cp:revision>
  <cp:lastPrinted>2016-09-01T09:47:00Z</cp:lastPrinted>
  <dcterms:created xsi:type="dcterms:W3CDTF">2016-08-31T01:28:00Z</dcterms:created>
  <dcterms:modified xsi:type="dcterms:W3CDTF">2016-09-01T11:10:00Z</dcterms:modified>
</cp:coreProperties>
</file>