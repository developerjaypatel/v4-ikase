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9FD" w:rsidRDefault="0023488A" w:rsidP="006F45AB">
      <w:pPr>
        <w:widowControl w:val="0"/>
        <w:spacing w:line="240" w:lineRule="auto"/>
        <w:jc w:val="center"/>
        <w:rPr>
          <w:rFonts w:ascii="Times New Roman" w:hAnsi="Times New Roman"/>
          <w:sz w:val="24"/>
          <w:szCs w:val="24"/>
        </w:rPr>
      </w:pPr>
      <w:r>
        <w:rPr>
          <w:rFonts w:ascii="Times New Roman" w:hAnsi="Times New Roman"/>
          <w:sz w:val="24"/>
          <w:szCs w:val="24"/>
        </w:rPr>
        <w:t>October 1</w:t>
      </w:r>
      <w:r w:rsidR="00215ABC">
        <w:rPr>
          <w:rFonts w:ascii="Times New Roman" w:hAnsi="Times New Roman"/>
          <w:sz w:val="24"/>
          <w:szCs w:val="24"/>
        </w:rPr>
        <w:t>3</w:t>
      </w:r>
      <w:r w:rsidR="008729C2">
        <w:rPr>
          <w:rFonts w:ascii="Times New Roman" w:hAnsi="Times New Roman"/>
          <w:sz w:val="24"/>
          <w:szCs w:val="24"/>
        </w:rPr>
        <w:t>, 2016</w:t>
      </w:r>
    </w:p>
    <w:p w:rsidR="00E033DE" w:rsidRPr="006F45AB" w:rsidRDefault="00E033DE" w:rsidP="006F45AB">
      <w:pPr>
        <w:widowControl w:val="0"/>
        <w:spacing w:line="240" w:lineRule="auto"/>
        <w:jc w:val="center"/>
        <w:rPr>
          <w:rFonts w:ascii="Times New Roman" w:hAnsi="Times New Roman"/>
          <w:sz w:val="24"/>
          <w:szCs w:val="24"/>
        </w:rPr>
      </w:pPr>
    </w:p>
    <w:p w:rsidR="00605498" w:rsidRPr="006F45AB" w:rsidRDefault="008729C2" w:rsidP="006F45AB">
      <w:pPr>
        <w:widowControl w:val="0"/>
        <w:spacing w:after="0" w:line="240" w:lineRule="auto"/>
        <w:rPr>
          <w:rFonts w:ascii="Times New Roman" w:hAnsi="Times New Roman"/>
          <w:b/>
          <w:i/>
          <w:sz w:val="24"/>
          <w:szCs w:val="24"/>
        </w:rPr>
      </w:pPr>
      <w:r>
        <w:rPr>
          <w:rFonts w:ascii="Times New Roman" w:hAnsi="Times New Roman"/>
          <w:b/>
          <w:i/>
          <w:sz w:val="24"/>
          <w:szCs w:val="24"/>
        </w:rPr>
        <w:t xml:space="preserve">VIA EMAIL </w:t>
      </w:r>
      <w:r w:rsidR="00E033DE">
        <w:rPr>
          <w:rFonts w:ascii="Times New Roman" w:hAnsi="Times New Roman"/>
          <w:b/>
          <w:i/>
          <w:sz w:val="24"/>
          <w:szCs w:val="24"/>
        </w:rPr>
        <w:t xml:space="preserve">and </w:t>
      </w:r>
      <w:r>
        <w:rPr>
          <w:rFonts w:ascii="Times New Roman" w:hAnsi="Times New Roman"/>
          <w:b/>
          <w:i/>
          <w:sz w:val="24"/>
          <w:szCs w:val="24"/>
        </w:rPr>
        <w:t>FIRST CLASS U.S. MAIL</w:t>
      </w:r>
    </w:p>
    <w:p w:rsidR="00D62EB2" w:rsidRDefault="00E033DE" w:rsidP="006F45AB">
      <w:pPr>
        <w:widowControl w:val="0"/>
        <w:spacing w:after="0" w:line="240" w:lineRule="auto"/>
        <w:rPr>
          <w:rFonts w:ascii="Times New Roman" w:hAnsi="Times New Roman"/>
          <w:sz w:val="24"/>
          <w:szCs w:val="24"/>
        </w:rPr>
      </w:pPr>
      <w:r>
        <w:rPr>
          <w:rFonts w:ascii="Times New Roman" w:hAnsi="Times New Roman"/>
          <w:sz w:val="24"/>
          <w:szCs w:val="24"/>
        </w:rPr>
        <w:t>Fabiola Garcia</w:t>
      </w:r>
    </w:p>
    <w:p w:rsidR="00D62EB2" w:rsidRDefault="00E033DE" w:rsidP="006F45AB">
      <w:pPr>
        <w:widowControl w:val="0"/>
        <w:spacing w:after="0" w:line="240" w:lineRule="auto"/>
        <w:rPr>
          <w:rFonts w:ascii="Times New Roman" w:hAnsi="Times New Roman"/>
          <w:sz w:val="24"/>
          <w:szCs w:val="24"/>
        </w:rPr>
      </w:pPr>
      <w:r>
        <w:rPr>
          <w:rFonts w:ascii="Times New Roman" w:hAnsi="Times New Roman"/>
          <w:sz w:val="24"/>
          <w:szCs w:val="24"/>
        </w:rPr>
        <w:t>3201 Yorba Linda Blvd., Apt. 141</w:t>
      </w:r>
    </w:p>
    <w:p w:rsidR="00D62EB2" w:rsidRDefault="00E033DE" w:rsidP="006F45AB">
      <w:pPr>
        <w:widowControl w:val="0"/>
        <w:spacing w:after="0" w:line="240" w:lineRule="auto"/>
        <w:rPr>
          <w:rFonts w:ascii="Times New Roman" w:hAnsi="Times New Roman"/>
          <w:sz w:val="24"/>
          <w:szCs w:val="24"/>
        </w:rPr>
      </w:pPr>
      <w:r>
        <w:rPr>
          <w:rFonts w:ascii="Times New Roman" w:hAnsi="Times New Roman"/>
          <w:sz w:val="24"/>
          <w:szCs w:val="24"/>
        </w:rPr>
        <w:t xml:space="preserve">Fullerton, </w:t>
      </w:r>
      <w:r w:rsidR="00D62EB2">
        <w:rPr>
          <w:rFonts w:ascii="Times New Roman" w:hAnsi="Times New Roman"/>
          <w:sz w:val="24"/>
          <w:szCs w:val="24"/>
        </w:rPr>
        <w:t xml:space="preserve">CA </w:t>
      </w:r>
      <w:r>
        <w:rPr>
          <w:rFonts w:ascii="Times New Roman" w:hAnsi="Times New Roman"/>
          <w:sz w:val="24"/>
          <w:szCs w:val="24"/>
        </w:rPr>
        <w:t>92831</w:t>
      </w:r>
    </w:p>
    <w:p w:rsidR="00E033DE" w:rsidRPr="00D62EB2" w:rsidRDefault="00E033DE" w:rsidP="006F45AB">
      <w:pPr>
        <w:widowControl w:val="0"/>
        <w:spacing w:after="0" w:line="240" w:lineRule="auto"/>
        <w:rPr>
          <w:rFonts w:ascii="Times New Roman" w:hAnsi="Times New Roman"/>
          <w:sz w:val="24"/>
          <w:szCs w:val="24"/>
        </w:rPr>
      </w:pPr>
    </w:p>
    <w:p w:rsidR="0062260C" w:rsidRPr="003B795A" w:rsidRDefault="0062260C" w:rsidP="001038A5">
      <w:pPr>
        <w:tabs>
          <w:tab w:val="left" w:pos="0"/>
        </w:tabs>
        <w:spacing w:after="0" w:line="240" w:lineRule="auto"/>
        <w:rPr>
          <w:rFonts w:ascii="Times New Roman" w:hAnsi="Times New Roman"/>
          <w:sz w:val="24"/>
          <w:szCs w:val="24"/>
          <w:lang w:val="es-ES"/>
        </w:rPr>
      </w:pPr>
    </w:p>
    <w:p w:rsidR="002403EA" w:rsidRPr="0062260C" w:rsidRDefault="006F45AB" w:rsidP="006F45AB">
      <w:pPr>
        <w:widowControl w:val="0"/>
        <w:spacing w:after="0" w:line="240" w:lineRule="auto"/>
        <w:ind w:left="720" w:hanging="720"/>
        <w:rPr>
          <w:rFonts w:ascii="Times New Roman" w:hAnsi="Times New Roman"/>
          <w:b/>
          <w:sz w:val="24"/>
          <w:szCs w:val="24"/>
          <w:u w:val="single"/>
          <w:lang w:val="es-ES"/>
        </w:rPr>
      </w:pPr>
      <w:r w:rsidRPr="0062260C">
        <w:rPr>
          <w:rFonts w:ascii="Times New Roman" w:hAnsi="Times New Roman"/>
          <w:sz w:val="24"/>
          <w:szCs w:val="24"/>
          <w:lang w:val="es-ES"/>
        </w:rPr>
        <w:t>Re:</w:t>
      </w:r>
      <w:r w:rsidR="000F2ACA" w:rsidRPr="0062260C">
        <w:rPr>
          <w:rFonts w:ascii="Times New Roman" w:hAnsi="Times New Roman"/>
          <w:sz w:val="24"/>
          <w:szCs w:val="24"/>
          <w:lang w:val="es-ES"/>
        </w:rPr>
        <w:tab/>
      </w:r>
      <w:r w:rsidR="00E033DE" w:rsidRPr="00E033DE">
        <w:rPr>
          <w:rFonts w:ascii="Times New Roman" w:hAnsi="Times New Roman"/>
          <w:b/>
          <w:sz w:val="24"/>
          <w:szCs w:val="24"/>
          <w:u w:val="single"/>
          <w:lang w:val="es-ES"/>
        </w:rPr>
        <w:t>GARCIA et al. v. WASHINGTON SENIOR SERVICES OF AMERICA, LLC et al.</w:t>
      </w:r>
    </w:p>
    <w:p w:rsidR="002403EA" w:rsidRDefault="00E033DE" w:rsidP="006F45AB">
      <w:pPr>
        <w:widowControl w:val="0"/>
        <w:spacing w:after="0" w:line="240" w:lineRule="auto"/>
        <w:rPr>
          <w:rFonts w:ascii="Times New Roman" w:hAnsi="Times New Roman"/>
          <w:sz w:val="24"/>
          <w:szCs w:val="24"/>
          <w:lang w:val="es-ES"/>
        </w:rPr>
      </w:pPr>
      <w:r>
        <w:rPr>
          <w:rFonts w:ascii="Times New Roman" w:hAnsi="Times New Roman"/>
          <w:sz w:val="24"/>
          <w:szCs w:val="24"/>
          <w:lang w:val="es-ES"/>
        </w:rPr>
        <w:tab/>
        <w:t>Orange County Superior Court Case No. 30-2012-00571403-CU-OE-CXC</w:t>
      </w:r>
    </w:p>
    <w:p w:rsidR="00E033DE" w:rsidRDefault="00E033DE" w:rsidP="006F45AB">
      <w:pPr>
        <w:widowControl w:val="0"/>
        <w:spacing w:after="0" w:line="240" w:lineRule="auto"/>
        <w:rPr>
          <w:rFonts w:ascii="Times New Roman" w:hAnsi="Times New Roman"/>
          <w:sz w:val="24"/>
          <w:szCs w:val="24"/>
          <w:lang w:val="es-ES"/>
        </w:rPr>
      </w:pPr>
    </w:p>
    <w:p w:rsidR="00E033DE" w:rsidRDefault="00E033DE" w:rsidP="006F45AB">
      <w:pPr>
        <w:widowControl w:val="0"/>
        <w:spacing w:after="0" w:line="240" w:lineRule="auto"/>
        <w:rPr>
          <w:rFonts w:ascii="Times New Roman" w:hAnsi="Times New Roman"/>
          <w:sz w:val="24"/>
          <w:szCs w:val="24"/>
        </w:rPr>
      </w:pPr>
      <w:r>
        <w:rPr>
          <w:rFonts w:ascii="Times New Roman" w:hAnsi="Times New Roman"/>
          <w:sz w:val="24"/>
          <w:szCs w:val="24"/>
        </w:rPr>
        <w:t>Dear Ms. Garcia,</w:t>
      </w:r>
    </w:p>
    <w:p w:rsidR="00E033DE" w:rsidRDefault="00E033DE" w:rsidP="006F45AB">
      <w:pPr>
        <w:widowControl w:val="0"/>
        <w:spacing w:after="0" w:line="240" w:lineRule="auto"/>
        <w:rPr>
          <w:rFonts w:ascii="Times New Roman" w:hAnsi="Times New Roman"/>
          <w:sz w:val="24"/>
          <w:szCs w:val="24"/>
        </w:rPr>
      </w:pPr>
    </w:p>
    <w:p w:rsidR="00215ABC" w:rsidRDefault="00215ABC" w:rsidP="006F45AB">
      <w:pPr>
        <w:widowControl w:val="0"/>
        <w:spacing w:after="0" w:line="240" w:lineRule="auto"/>
        <w:rPr>
          <w:rFonts w:ascii="Times New Roman" w:hAnsi="Times New Roman"/>
          <w:sz w:val="24"/>
          <w:szCs w:val="24"/>
        </w:rPr>
      </w:pPr>
      <w:r>
        <w:rPr>
          <w:rFonts w:ascii="Times New Roman" w:hAnsi="Times New Roman"/>
          <w:sz w:val="24"/>
          <w:szCs w:val="24"/>
        </w:rPr>
        <w:tab/>
        <w:t>Please be advised that pursuant to California Evidence Code § 1119(c), “[a]</w:t>
      </w:r>
      <w:r w:rsidRPr="00215ABC">
        <w:rPr>
          <w:rFonts w:ascii="Times New Roman" w:hAnsi="Times New Roman"/>
          <w:sz w:val="24"/>
          <w:szCs w:val="24"/>
        </w:rPr>
        <w:t>ll communications, negotiations, or settlement discussions by and between participants in the course of a mediation or a mediation consultation shall remain confidential</w:t>
      </w:r>
      <w:r w:rsidR="00E033DE">
        <w:rPr>
          <w:rFonts w:ascii="Times New Roman" w:hAnsi="Times New Roman"/>
          <w:sz w:val="24"/>
          <w:szCs w:val="24"/>
        </w:rPr>
        <w:tab/>
      </w:r>
      <w:r>
        <w:rPr>
          <w:rFonts w:ascii="Times New Roman" w:hAnsi="Times New Roman"/>
          <w:sz w:val="24"/>
          <w:szCs w:val="24"/>
        </w:rPr>
        <w:t>.”  As such, the following contents of this letter cannot be disclosed by you to any other persons</w:t>
      </w:r>
      <w:ins w:id="0" w:author="DeviceAdmin" w:date="2016-10-13T13:17:00Z">
        <w:r w:rsidR="008D738A">
          <w:rPr>
            <w:rFonts w:ascii="Times New Roman" w:hAnsi="Times New Roman"/>
            <w:sz w:val="24"/>
            <w:szCs w:val="24"/>
          </w:rPr>
          <w:t xml:space="preserve"> or used for any purpose other than settlement negotiations.</w:t>
        </w:r>
      </w:ins>
      <w:del w:id="1" w:author="DeviceAdmin" w:date="2016-10-13T13:18:00Z">
        <w:r w:rsidDel="008D738A">
          <w:rPr>
            <w:rFonts w:ascii="Times New Roman" w:hAnsi="Times New Roman"/>
            <w:sz w:val="24"/>
            <w:szCs w:val="24"/>
          </w:rPr>
          <w:delText>, and failure to keep this letter confidential may result in a civil action against you.</w:delText>
        </w:r>
      </w:del>
    </w:p>
    <w:p w:rsidR="00215ABC" w:rsidRDefault="00215ABC" w:rsidP="006F45AB">
      <w:pPr>
        <w:widowControl w:val="0"/>
        <w:spacing w:after="0" w:line="240" w:lineRule="auto"/>
        <w:rPr>
          <w:rFonts w:ascii="Times New Roman" w:hAnsi="Times New Roman"/>
          <w:sz w:val="24"/>
          <w:szCs w:val="24"/>
        </w:rPr>
      </w:pPr>
    </w:p>
    <w:p w:rsidR="000F2ACA" w:rsidRPr="006F45AB" w:rsidRDefault="0023488A" w:rsidP="00215ABC">
      <w:pPr>
        <w:widowControl w:val="0"/>
        <w:spacing w:after="0" w:line="240" w:lineRule="auto"/>
        <w:ind w:firstLine="720"/>
        <w:rPr>
          <w:rFonts w:ascii="Times New Roman" w:hAnsi="Times New Roman"/>
          <w:sz w:val="24"/>
          <w:szCs w:val="24"/>
        </w:rPr>
      </w:pPr>
      <w:r>
        <w:rPr>
          <w:rFonts w:ascii="Times New Roman" w:hAnsi="Times New Roman"/>
          <w:sz w:val="24"/>
          <w:szCs w:val="24"/>
        </w:rPr>
        <w:t xml:space="preserve">Pursuant to your request, </w:t>
      </w:r>
      <w:r w:rsidR="00E033DE">
        <w:rPr>
          <w:rFonts w:ascii="Times New Roman" w:hAnsi="Times New Roman"/>
          <w:sz w:val="24"/>
          <w:szCs w:val="24"/>
        </w:rPr>
        <w:t>please find the following summary of the mediation</w:t>
      </w:r>
      <w:r w:rsidR="00E95101">
        <w:rPr>
          <w:rFonts w:ascii="Times New Roman" w:hAnsi="Times New Roman"/>
          <w:sz w:val="24"/>
          <w:szCs w:val="24"/>
        </w:rPr>
        <w:t xml:space="preserve"> wh</w:t>
      </w:r>
      <w:r w:rsidR="00804826">
        <w:rPr>
          <w:rFonts w:ascii="Times New Roman" w:hAnsi="Times New Roman"/>
          <w:sz w:val="24"/>
          <w:szCs w:val="24"/>
        </w:rPr>
        <w:t>ich occurred on October 3, 2016 at JAMS with mediator</w:t>
      </w:r>
      <w:r w:rsidR="004A526E">
        <w:rPr>
          <w:rFonts w:ascii="Times New Roman" w:hAnsi="Times New Roman"/>
          <w:sz w:val="24"/>
          <w:szCs w:val="24"/>
        </w:rPr>
        <w:t>,</w:t>
      </w:r>
      <w:r w:rsidR="00804826">
        <w:rPr>
          <w:rFonts w:ascii="Times New Roman" w:hAnsi="Times New Roman"/>
          <w:sz w:val="24"/>
          <w:szCs w:val="24"/>
        </w:rPr>
        <w:t xml:space="preserve"> the Hon. Peter D. Lichtman.</w:t>
      </w:r>
    </w:p>
    <w:p w:rsidR="002403EA" w:rsidRDefault="002403EA" w:rsidP="006F45AB">
      <w:pPr>
        <w:widowControl w:val="0"/>
        <w:spacing w:after="0" w:line="240" w:lineRule="auto"/>
        <w:rPr>
          <w:rFonts w:ascii="Times New Roman" w:hAnsi="Times New Roman"/>
          <w:sz w:val="24"/>
          <w:szCs w:val="24"/>
        </w:rPr>
      </w:pPr>
    </w:p>
    <w:p w:rsidR="00804826" w:rsidRDefault="00804826" w:rsidP="006F45AB">
      <w:pPr>
        <w:widowControl w:val="0"/>
        <w:spacing w:after="0" w:line="240" w:lineRule="auto"/>
        <w:rPr>
          <w:rFonts w:ascii="Times New Roman" w:hAnsi="Times New Roman"/>
          <w:sz w:val="24"/>
          <w:szCs w:val="24"/>
        </w:rPr>
      </w:pPr>
      <w:r>
        <w:rPr>
          <w:rFonts w:ascii="Times New Roman" w:hAnsi="Times New Roman"/>
          <w:sz w:val="24"/>
          <w:szCs w:val="24"/>
        </w:rPr>
        <w:tab/>
        <w:t xml:space="preserve">The mediation began with Judge Lichtman informing Plaintiffs that Defendants </w:t>
      </w:r>
      <w:r w:rsidR="00E62230">
        <w:rPr>
          <w:rFonts w:ascii="Times New Roman" w:hAnsi="Times New Roman"/>
          <w:sz w:val="24"/>
          <w:szCs w:val="24"/>
        </w:rPr>
        <w:t xml:space="preserve">lack sufficient </w:t>
      </w:r>
      <w:r w:rsidR="004A526E">
        <w:rPr>
          <w:rFonts w:ascii="Times New Roman" w:hAnsi="Times New Roman"/>
          <w:sz w:val="24"/>
          <w:szCs w:val="24"/>
        </w:rPr>
        <w:t xml:space="preserve">funds </w:t>
      </w:r>
      <w:r>
        <w:rPr>
          <w:rFonts w:ascii="Times New Roman" w:hAnsi="Times New Roman"/>
          <w:sz w:val="24"/>
          <w:szCs w:val="24"/>
        </w:rPr>
        <w:t>to settle this case</w:t>
      </w:r>
      <w:r w:rsidR="00E62230">
        <w:rPr>
          <w:rFonts w:ascii="Times New Roman" w:hAnsi="Times New Roman"/>
          <w:sz w:val="24"/>
          <w:szCs w:val="24"/>
        </w:rPr>
        <w:t>,</w:t>
      </w:r>
      <w:r>
        <w:rPr>
          <w:rFonts w:ascii="Times New Roman" w:hAnsi="Times New Roman"/>
          <w:sz w:val="24"/>
          <w:szCs w:val="24"/>
        </w:rPr>
        <w:t xml:space="preserve"> due to the</w:t>
      </w:r>
      <w:r w:rsidR="008A2F4A">
        <w:rPr>
          <w:rFonts w:ascii="Times New Roman" w:hAnsi="Times New Roman"/>
          <w:sz w:val="24"/>
          <w:szCs w:val="24"/>
        </w:rPr>
        <w:t xml:space="preserve"> fact</w:t>
      </w:r>
      <w:r w:rsidR="00E62230">
        <w:rPr>
          <w:rFonts w:ascii="Times New Roman" w:hAnsi="Times New Roman"/>
          <w:sz w:val="24"/>
          <w:szCs w:val="24"/>
        </w:rPr>
        <w:t xml:space="preserve"> Defendants </w:t>
      </w:r>
      <w:r>
        <w:rPr>
          <w:rFonts w:ascii="Times New Roman" w:hAnsi="Times New Roman"/>
          <w:sz w:val="24"/>
          <w:szCs w:val="24"/>
        </w:rPr>
        <w:t>have been</w:t>
      </w:r>
      <w:r w:rsidR="00E62230">
        <w:rPr>
          <w:rFonts w:ascii="Times New Roman" w:hAnsi="Times New Roman"/>
          <w:sz w:val="24"/>
          <w:szCs w:val="24"/>
        </w:rPr>
        <w:t xml:space="preserve"> recently</w:t>
      </w:r>
      <w:r>
        <w:rPr>
          <w:rFonts w:ascii="Times New Roman" w:hAnsi="Times New Roman"/>
          <w:sz w:val="24"/>
          <w:szCs w:val="24"/>
        </w:rPr>
        <w:t xml:space="preserve"> sold and</w:t>
      </w:r>
      <w:r w:rsidR="00E62230">
        <w:rPr>
          <w:rFonts w:ascii="Times New Roman" w:hAnsi="Times New Roman"/>
          <w:sz w:val="24"/>
          <w:szCs w:val="24"/>
        </w:rPr>
        <w:t xml:space="preserve"> all assets have been</w:t>
      </w:r>
      <w:r>
        <w:rPr>
          <w:rFonts w:ascii="Times New Roman" w:hAnsi="Times New Roman"/>
          <w:sz w:val="24"/>
          <w:szCs w:val="24"/>
        </w:rPr>
        <w:t xml:space="preserve"> liquidated.  Defendants further informed Judge Lichtman that there </w:t>
      </w:r>
      <w:r w:rsidR="00E62230">
        <w:rPr>
          <w:rFonts w:ascii="Times New Roman" w:hAnsi="Times New Roman"/>
          <w:sz w:val="24"/>
          <w:szCs w:val="24"/>
        </w:rPr>
        <w:t xml:space="preserve">are no proceeds from the </w:t>
      </w:r>
      <w:r>
        <w:rPr>
          <w:rFonts w:ascii="Times New Roman" w:hAnsi="Times New Roman"/>
          <w:sz w:val="24"/>
          <w:szCs w:val="24"/>
        </w:rPr>
        <w:t>sale</w:t>
      </w:r>
      <w:r w:rsidR="008112BA">
        <w:rPr>
          <w:rFonts w:ascii="Times New Roman" w:hAnsi="Times New Roman"/>
          <w:sz w:val="24"/>
          <w:szCs w:val="24"/>
        </w:rPr>
        <w:t xml:space="preserve"> which can be used for settlement purposes</w:t>
      </w:r>
      <w:r>
        <w:rPr>
          <w:rFonts w:ascii="Times New Roman" w:hAnsi="Times New Roman"/>
          <w:sz w:val="24"/>
          <w:szCs w:val="24"/>
        </w:rPr>
        <w:t xml:space="preserve"> </w:t>
      </w:r>
      <w:r w:rsidR="00E62230">
        <w:rPr>
          <w:rFonts w:ascii="Times New Roman" w:hAnsi="Times New Roman"/>
          <w:sz w:val="24"/>
          <w:szCs w:val="24"/>
        </w:rPr>
        <w:t xml:space="preserve">as </w:t>
      </w:r>
      <w:r>
        <w:rPr>
          <w:rFonts w:ascii="Times New Roman" w:hAnsi="Times New Roman"/>
          <w:sz w:val="24"/>
          <w:szCs w:val="24"/>
        </w:rPr>
        <w:t xml:space="preserve">all </w:t>
      </w:r>
      <w:r w:rsidR="008112BA">
        <w:rPr>
          <w:rFonts w:ascii="Times New Roman" w:hAnsi="Times New Roman"/>
          <w:sz w:val="24"/>
          <w:szCs w:val="24"/>
        </w:rPr>
        <w:t xml:space="preserve">funds </w:t>
      </w:r>
      <w:r w:rsidR="00215ABC">
        <w:rPr>
          <w:rFonts w:ascii="Times New Roman" w:hAnsi="Times New Roman"/>
          <w:sz w:val="24"/>
          <w:szCs w:val="24"/>
        </w:rPr>
        <w:t xml:space="preserve">procured by the sale </w:t>
      </w:r>
      <w:r>
        <w:rPr>
          <w:rFonts w:ascii="Times New Roman" w:hAnsi="Times New Roman"/>
          <w:sz w:val="24"/>
          <w:szCs w:val="24"/>
        </w:rPr>
        <w:t>were used to satisfy</w:t>
      </w:r>
      <w:r w:rsidR="008112BA">
        <w:rPr>
          <w:rFonts w:ascii="Times New Roman" w:hAnsi="Times New Roman"/>
          <w:sz w:val="24"/>
          <w:szCs w:val="24"/>
        </w:rPr>
        <w:t xml:space="preserve"> </w:t>
      </w:r>
      <w:r w:rsidR="00215ABC">
        <w:rPr>
          <w:rFonts w:ascii="Times New Roman" w:hAnsi="Times New Roman"/>
          <w:sz w:val="24"/>
          <w:szCs w:val="24"/>
        </w:rPr>
        <w:t>Defendants’</w:t>
      </w:r>
      <w:r>
        <w:rPr>
          <w:rFonts w:ascii="Times New Roman" w:hAnsi="Times New Roman"/>
          <w:sz w:val="24"/>
          <w:szCs w:val="24"/>
        </w:rPr>
        <w:t xml:space="preserve"> pre-existing</w:t>
      </w:r>
      <w:r w:rsidR="00E62230">
        <w:rPr>
          <w:rFonts w:ascii="Times New Roman" w:hAnsi="Times New Roman"/>
          <w:sz w:val="24"/>
          <w:szCs w:val="24"/>
        </w:rPr>
        <w:t xml:space="preserve"> </w:t>
      </w:r>
      <w:r>
        <w:rPr>
          <w:rFonts w:ascii="Times New Roman" w:hAnsi="Times New Roman"/>
          <w:sz w:val="24"/>
          <w:szCs w:val="24"/>
        </w:rPr>
        <w:t>creditors.</w:t>
      </w:r>
    </w:p>
    <w:p w:rsidR="00804826" w:rsidRDefault="00804826" w:rsidP="006F45AB">
      <w:pPr>
        <w:widowControl w:val="0"/>
        <w:spacing w:after="0" w:line="240" w:lineRule="auto"/>
        <w:rPr>
          <w:rFonts w:ascii="Times New Roman" w:hAnsi="Times New Roman"/>
          <w:sz w:val="24"/>
          <w:szCs w:val="24"/>
        </w:rPr>
      </w:pPr>
    </w:p>
    <w:p w:rsidR="00F13369" w:rsidRDefault="00804826" w:rsidP="006F45AB">
      <w:pPr>
        <w:widowControl w:val="0"/>
        <w:spacing w:after="0" w:line="240" w:lineRule="auto"/>
        <w:rPr>
          <w:rFonts w:ascii="Times New Roman" w:hAnsi="Times New Roman"/>
          <w:sz w:val="24"/>
          <w:szCs w:val="24"/>
        </w:rPr>
      </w:pPr>
      <w:r>
        <w:rPr>
          <w:rFonts w:ascii="Times New Roman" w:hAnsi="Times New Roman"/>
          <w:sz w:val="24"/>
          <w:szCs w:val="24"/>
        </w:rPr>
        <w:tab/>
      </w:r>
      <w:r w:rsidR="00E62230">
        <w:rPr>
          <w:rFonts w:ascii="Times New Roman" w:hAnsi="Times New Roman"/>
          <w:sz w:val="24"/>
          <w:szCs w:val="24"/>
        </w:rPr>
        <w:t>W</w:t>
      </w:r>
      <w:r w:rsidR="00DF3CB8">
        <w:rPr>
          <w:rFonts w:ascii="Times New Roman" w:hAnsi="Times New Roman"/>
          <w:sz w:val="24"/>
          <w:szCs w:val="24"/>
        </w:rPr>
        <w:t xml:space="preserve">ith this </w:t>
      </w:r>
      <w:r>
        <w:rPr>
          <w:rFonts w:ascii="Times New Roman" w:hAnsi="Times New Roman"/>
          <w:sz w:val="24"/>
          <w:szCs w:val="24"/>
        </w:rPr>
        <w:t xml:space="preserve">information, </w:t>
      </w:r>
      <w:del w:id="2" w:author="DeviceAdmin" w:date="2016-10-13T13:19:00Z">
        <w:r w:rsidDel="008D738A">
          <w:rPr>
            <w:rFonts w:ascii="Times New Roman" w:hAnsi="Times New Roman"/>
            <w:sz w:val="24"/>
            <w:szCs w:val="24"/>
          </w:rPr>
          <w:delText xml:space="preserve">Plaintiffs diligently </w:delText>
        </w:r>
      </w:del>
      <w:ins w:id="3" w:author="DeviceAdmin" w:date="2016-10-13T13:19:00Z">
        <w:r w:rsidR="008D738A">
          <w:rPr>
            <w:rFonts w:ascii="Times New Roman" w:hAnsi="Times New Roman"/>
            <w:sz w:val="24"/>
            <w:szCs w:val="24"/>
          </w:rPr>
          <w:t xml:space="preserve">we </w:t>
        </w:r>
      </w:ins>
      <w:r>
        <w:rPr>
          <w:rFonts w:ascii="Times New Roman" w:hAnsi="Times New Roman"/>
          <w:sz w:val="24"/>
          <w:szCs w:val="24"/>
        </w:rPr>
        <w:t xml:space="preserve">proceeded </w:t>
      </w:r>
      <w:r w:rsidR="00E62230">
        <w:rPr>
          <w:rFonts w:ascii="Times New Roman" w:hAnsi="Times New Roman"/>
          <w:sz w:val="24"/>
          <w:szCs w:val="24"/>
        </w:rPr>
        <w:t>in</w:t>
      </w:r>
      <w:r w:rsidR="00634E91">
        <w:rPr>
          <w:rFonts w:ascii="Times New Roman" w:hAnsi="Times New Roman"/>
          <w:sz w:val="24"/>
          <w:szCs w:val="24"/>
        </w:rPr>
        <w:t xml:space="preserve"> a</w:t>
      </w:r>
      <w:r w:rsidR="00E62230">
        <w:rPr>
          <w:rFonts w:ascii="Times New Roman" w:hAnsi="Times New Roman"/>
          <w:sz w:val="24"/>
          <w:szCs w:val="24"/>
        </w:rPr>
        <w:t xml:space="preserve"> </w:t>
      </w:r>
      <w:r w:rsidR="008D4C46">
        <w:rPr>
          <w:rFonts w:ascii="Times New Roman" w:hAnsi="Times New Roman"/>
          <w:sz w:val="24"/>
          <w:szCs w:val="24"/>
        </w:rPr>
        <w:t xml:space="preserve">good faith attempt </w:t>
      </w:r>
      <w:r w:rsidR="00E62230">
        <w:rPr>
          <w:rFonts w:ascii="Times New Roman" w:hAnsi="Times New Roman"/>
          <w:sz w:val="24"/>
          <w:szCs w:val="24"/>
        </w:rPr>
        <w:t xml:space="preserve">to </w:t>
      </w:r>
      <w:r>
        <w:rPr>
          <w:rFonts w:ascii="Times New Roman" w:hAnsi="Times New Roman"/>
          <w:sz w:val="24"/>
          <w:szCs w:val="24"/>
        </w:rPr>
        <w:t>negotiat</w:t>
      </w:r>
      <w:r w:rsidR="00E62230">
        <w:rPr>
          <w:rFonts w:ascii="Times New Roman" w:hAnsi="Times New Roman"/>
          <w:sz w:val="24"/>
          <w:szCs w:val="24"/>
        </w:rPr>
        <w:t xml:space="preserve">e </w:t>
      </w:r>
      <w:r>
        <w:rPr>
          <w:rFonts w:ascii="Times New Roman" w:hAnsi="Times New Roman"/>
          <w:sz w:val="24"/>
          <w:szCs w:val="24"/>
        </w:rPr>
        <w:t>a</w:t>
      </w:r>
      <w:r w:rsidR="00215ABC">
        <w:rPr>
          <w:rFonts w:ascii="Times New Roman" w:hAnsi="Times New Roman"/>
          <w:sz w:val="24"/>
          <w:szCs w:val="24"/>
        </w:rPr>
        <w:t xml:space="preserve"> </w:t>
      </w:r>
      <w:r>
        <w:rPr>
          <w:rFonts w:ascii="Times New Roman" w:hAnsi="Times New Roman"/>
          <w:sz w:val="24"/>
          <w:szCs w:val="24"/>
        </w:rPr>
        <w:t xml:space="preserve">settlement.  Plaintiffs made </w:t>
      </w:r>
      <w:r w:rsidR="00215ABC">
        <w:rPr>
          <w:rFonts w:ascii="Times New Roman" w:hAnsi="Times New Roman"/>
          <w:sz w:val="24"/>
          <w:szCs w:val="24"/>
        </w:rPr>
        <w:t xml:space="preserve">a reasonable </w:t>
      </w:r>
      <w:r>
        <w:rPr>
          <w:rFonts w:ascii="Times New Roman" w:hAnsi="Times New Roman"/>
          <w:sz w:val="24"/>
          <w:szCs w:val="24"/>
        </w:rPr>
        <w:t>opening offer, wh</w:t>
      </w:r>
      <w:r w:rsidR="008A2F4A">
        <w:rPr>
          <w:rFonts w:ascii="Times New Roman" w:hAnsi="Times New Roman"/>
          <w:sz w:val="24"/>
          <w:szCs w:val="24"/>
        </w:rPr>
        <w:t xml:space="preserve">erein </w:t>
      </w:r>
      <w:r>
        <w:rPr>
          <w:rFonts w:ascii="Times New Roman" w:hAnsi="Times New Roman"/>
          <w:sz w:val="24"/>
          <w:szCs w:val="24"/>
        </w:rPr>
        <w:t xml:space="preserve">Defendants </w:t>
      </w:r>
      <w:r w:rsidR="008A2F4A">
        <w:rPr>
          <w:rFonts w:ascii="Times New Roman" w:hAnsi="Times New Roman"/>
          <w:sz w:val="24"/>
          <w:szCs w:val="24"/>
        </w:rPr>
        <w:t xml:space="preserve">responded </w:t>
      </w:r>
      <w:r w:rsidR="00DF3CB8">
        <w:rPr>
          <w:rFonts w:ascii="Times New Roman" w:hAnsi="Times New Roman"/>
          <w:sz w:val="24"/>
          <w:szCs w:val="24"/>
        </w:rPr>
        <w:t xml:space="preserve">that </w:t>
      </w:r>
      <w:r w:rsidR="008A2F4A">
        <w:rPr>
          <w:rFonts w:ascii="Times New Roman" w:hAnsi="Times New Roman"/>
          <w:sz w:val="24"/>
          <w:szCs w:val="24"/>
        </w:rPr>
        <w:t>there w</w:t>
      </w:r>
      <w:r w:rsidR="00DF3CB8">
        <w:rPr>
          <w:rFonts w:ascii="Times New Roman" w:hAnsi="Times New Roman"/>
          <w:sz w:val="24"/>
          <w:szCs w:val="24"/>
        </w:rPr>
        <w:t xml:space="preserve">ere </w:t>
      </w:r>
      <w:r w:rsidR="00E62230">
        <w:rPr>
          <w:rFonts w:ascii="Times New Roman" w:hAnsi="Times New Roman"/>
          <w:sz w:val="24"/>
          <w:szCs w:val="24"/>
        </w:rPr>
        <w:t xml:space="preserve">insufficient </w:t>
      </w:r>
      <w:r w:rsidR="008A2F4A">
        <w:rPr>
          <w:rFonts w:ascii="Times New Roman" w:hAnsi="Times New Roman"/>
          <w:sz w:val="24"/>
          <w:szCs w:val="24"/>
        </w:rPr>
        <w:t xml:space="preserve">funds to </w:t>
      </w:r>
      <w:r w:rsidR="00E62230">
        <w:rPr>
          <w:rFonts w:ascii="Times New Roman" w:hAnsi="Times New Roman"/>
          <w:sz w:val="24"/>
          <w:szCs w:val="24"/>
        </w:rPr>
        <w:t>make a counter-offer.</w:t>
      </w:r>
      <w:r w:rsidR="00410094">
        <w:rPr>
          <w:rFonts w:ascii="Times New Roman" w:hAnsi="Times New Roman"/>
          <w:sz w:val="24"/>
          <w:szCs w:val="24"/>
        </w:rPr>
        <w:t xml:space="preserve">  </w:t>
      </w:r>
      <w:del w:id="4" w:author="DeviceAdmin" w:date="2016-10-13T13:18:00Z">
        <w:r w:rsidR="008A2F4A" w:rsidDel="008D738A">
          <w:rPr>
            <w:rFonts w:ascii="Times New Roman" w:hAnsi="Times New Roman"/>
            <w:sz w:val="24"/>
            <w:szCs w:val="24"/>
          </w:rPr>
          <w:delText>Plaintiffs</w:delText>
        </w:r>
        <w:r w:rsidR="00410094" w:rsidDel="008D738A">
          <w:rPr>
            <w:rFonts w:ascii="Times New Roman" w:hAnsi="Times New Roman"/>
            <w:sz w:val="24"/>
            <w:szCs w:val="24"/>
          </w:rPr>
          <w:delText xml:space="preserve"> </w:delText>
        </w:r>
      </w:del>
      <w:ins w:id="5" w:author="DeviceAdmin" w:date="2016-10-13T13:21:00Z">
        <w:r w:rsidR="008D738A">
          <w:rPr>
            <w:rFonts w:ascii="Times New Roman" w:hAnsi="Times New Roman"/>
            <w:sz w:val="24"/>
            <w:szCs w:val="24"/>
          </w:rPr>
          <w:t xml:space="preserve">Defendants hinted at what they may be able to offer as </w:t>
        </w:r>
        <w:proofErr w:type="spellStart"/>
        <w:r w:rsidR="008D738A">
          <w:rPr>
            <w:rFonts w:ascii="Times New Roman" w:hAnsi="Times New Roman"/>
            <w:sz w:val="24"/>
            <w:szCs w:val="24"/>
          </w:rPr>
          <w:t>as</w:t>
        </w:r>
        <w:proofErr w:type="spellEnd"/>
        <w:r w:rsidR="008D738A">
          <w:rPr>
            <w:rFonts w:ascii="Times New Roman" w:hAnsi="Times New Roman"/>
            <w:sz w:val="24"/>
            <w:szCs w:val="24"/>
          </w:rPr>
          <w:t xml:space="preserve"> class settlement but did not make any official counter-offer.  </w:t>
        </w:r>
      </w:ins>
      <w:ins w:id="6" w:author="DeviceAdmin" w:date="2016-10-13T13:18:00Z">
        <w:r w:rsidR="008D738A">
          <w:rPr>
            <w:rFonts w:ascii="Times New Roman" w:hAnsi="Times New Roman"/>
            <w:sz w:val="24"/>
            <w:szCs w:val="24"/>
          </w:rPr>
          <w:t>We</w:t>
        </w:r>
        <w:r w:rsidR="008D738A">
          <w:rPr>
            <w:rFonts w:ascii="Times New Roman" w:hAnsi="Times New Roman"/>
            <w:sz w:val="24"/>
            <w:szCs w:val="24"/>
          </w:rPr>
          <w:t xml:space="preserve"> </w:t>
        </w:r>
      </w:ins>
      <w:r w:rsidR="00410094">
        <w:rPr>
          <w:rFonts w:ascii="Times New Roman" w:hAnsi="Times New Roman"/>
          <w:sz w:val="24"/>
          <w:szCs w:val="24"/>
        </w:rPr>
        <w:t>then</w:t>
      </w:r>
      <w:r w:rsidR="008A2F4A">
        <w:rPr>
          <w:rFonts w:ascii="Times New Roman" w:hAnsi="Times New Roman"/>
          <w:sz w:val="24"/>
          <w:szCs w:val="24"/>
        </w:rPr>
        <w:t xml:space="preserve"> requested to</w:t>
      </w:r>
      <w:r w:rsidR="00F13369">
        <w:rPr>
          <w:rFonts w:ascii="Times New Roman" w:hAnsi="Times New Roman"/>
          <w:sz w:val="24"/>
          <w:szCs w:val="24"/>
        </w:rPr>
        <w:t xml:space="preserve"> review </w:t>
      </w:r>
      <w:r w:rsidR="00E62230">
        <w:rPr>
          <w:rFonts w:ascii="Times New Roman" w:hAnsi="Times New Roman"/>
          <w:sz w:val="24"/>
          <w:szCs w:val="24"/>
        </w:rPr>
        <w:t>Defendants’</w:t>
      </w:r>
      <w:r w:rsidR="008A2F4A">
        <w:rPr>
          <w:rFonts w:ascii="Times New Roman" w:hAnsi="Times New Roman"/>
          <w:sz w:val="24"/>
          <w:szCs w:val="24"/>
        </w:rPr>
        <w:t xml:space="preserve"> </w:t>
      </w:r>
      <w:r w:rsidR="00DF3CB8">
        <w:rPr>
          <w:rFonts w:ascii="Times New Roman" w:hAnsi="Times New Roman"/>
          <w:sz w:val="24"/>
          <w:szCs w:val="24"/>
        </w:rPr>
        <w:t xml:space="preserve">tax </w:t>
      </w:r>
      <w:r w:rsidR="00E62230">
        <w:rPr>
          <w:rFonts w:ascii="Times New Roman" w:hAnsi="Times New Roman"/>
          <w:sz w:val="24"/>
          <w:szCs w:val="24"/>
        </w:rPr>
        <w:t>records and</w:t>
      </w:r>
      <w:r w:rsidR="00F13369">
        <w:rPr>
          <w:rFonts w:ascii="Times New Roman" w:hAnsi="Times New Roman"/>
          <w:sz w:val="24"/>
          <w:szCs w:val="24"/>
        </w:rPr>
        <w:t xml:space="preserve"> other</w:t>
      </w:r>
      <w:r w:rsidR="00E62230">
        <w:rPr>
          <w:rFonts w:ascii="Times New Roman" w:hAnsi="Times New Roman"/>
          <w:sz w:val="24"/>
          <w:szCs w:val="24"/>
        </w:rPr>
        <w:t xml:space="preserve"> </w:t>
      </w:r>
      <w:r w:rsidR="00DF3CB8">
        <w:rPr>
          <w:rFonts w:ascii="Times New Roman" w:hAnsi="Times New Roman"/>
          <w:sz w:val="24"/>
          <w:szCs w:val="24"/>
        </w:rPr>
        <w:t xml:space="preserve">financial </w:t>
      </w:r>
      <w:r w:rsidR="00E62230">
        <w:rPr>
          <w:rFonts w:ascii="Times New Roman" w:hAnsi="Times New Roman"/>
          <w:sz w:val="24"/>
          <w:szCs w:val="24"/>
        </w:rPr>
        <w:t xml:space="preserve">documents </w:t>
      </w:r>
      <w:r w:rsidR="00F13369">
        <w:rPr>
          <w:rFonts w:ascii="Times New Roman" w:hAnsi="Times New Roman"/>
          <w:sz w:val="24"/>
          <w:szCs w:val="24"/>
        </w:rPr>
        <w:t xml:space="preserve">verifying </w:t>
      </w:r>
      <w:r w:rsidR="008A2F4A">
        <w:rPr>
          <w:rFonts w:ascii="Times New Roman" w:hAnsi="Times New Roman"/>
          <w:sz w:val="24"/>
          <w:szCs w:val="24"/>
        </w:rPr>
        <w:t>Defendants’</w:t>
      </w:r>
      <w:r w:rsidR="00DF3CB8">
        <w:rPr>
          <w:rFonts w:ascii="Times New Roman" w:hAnsi="Times New Roman"/>
          <w:sz w:val="24"/>
          <w:szCs w:val="24"/>
        </w:rPr>
        <w:t xml:space="preserve"> position.  </w:t>
      </w:r>
      <w:r w:rsidR="00F13369">
        <w:rPr>
          <w:rFonts w:ascii="Times New Roman" w:hAnsi="Times New Roman"/>
          <w:sz w:val="24"/>
          <w:szCs w:val="24"/>
        </w:rPr>
        <w:t xml:space="preserve">In turn, </w:t>
      </w:r>
      <w:r w:rsidR="00DF3CB8">
        <w:rPr>
          <w:rFonts w:ascii="Times New Roman" w:hAnsi="Times New Roman"/>
          <w:sz w:val="24"/>
          <w:szCs w:val="24"/>
        </w:rPr>
        <w:t>Defendants produced a</w:t>
      </w:r>
      <w:r w:rsidR="00F13369">
        <w:rPr>
          <w:rFonts w:ascii="Times New Roman" w:hAnsi="Times New Roman"/>
          <w:sz w:val="24"/>
          <w:szCs w:val="24"/>
        </w:rPr>
        <w:t xml:space="preserve"> </w:t>
      </w:r>
      <w:del w:id="7" w:author="DeviceAdmin" w:date="2016-10-13T13:19:00Z">
        <w:r w:rsidR="00F13369" w:rsidDel="008D738A">
          <w:rPr>
            <w:rFonts w:ascii="Times New Roman" w:hAnsi="Times New Roman"/>
            <w:sz w:val="24"/>
            <w:szCs w:val="24"/>
          </w:rPr>
          <w:delText>self-made</w:delText>
        </w:r>
      </w:del>
      <w:ins w:id="8" w:author="DeviceAdmin" w:date="2016-10-13T13:19:00Z">
        <w:r w:rsidR="008D738A">
          <w:rPr>
            <w:rFonts w:ascii="Times New Roman" w:hAnsi="Times New Roman"/>
            <w:sz w:val="24"/>
            <w:szCs w:val="24"/>
          </w:rPr>
          <w:t>purported</w:t>
        </w:r>
      </w:ins>
      <w:r w:rsidR="00F13369">
        <w:rPr>
          <w:rFonts w:ascii="Times New Roman" w:hAnsi="Times New Roman"/>
          <w:sz w:val="24"/>
          <w:szCs w:val="24"/>
        </w:rPr>
        <w:t xml:space="preserve"> balance sheet</w:t>
      </w:r>
      <w:r w:rsidR="00986950">
        <w:rPr>
          <w:rFonts w:ascii="Times New Roman" w:hAnsi="Times New Roman"/>
          <w:sz w:val="24"/>
          <w:szCs w:val="24"/>
        </w:rPr>
        <w:t xml:space="preserve"> and </w:t>
      </w:r>
      <w:del w:id="9" w:author="DeviceAdmin" w:date="2016-10-13T13:18:00Z">
        <w:r w:rsidR="00986950" w:rsidDel="008D738A">
          <w:rPr>
            <w:rFonts w:ascii="Times New Roman" w:hAnsi="Times New Roman"/>
            <w:sz w:val="24"/>
            <w:szCs w:val="24"/>
          </w:rPr>
          <w:delText>W-2</w:delText>
        </w:r>
      </w:del>
      <w:ins w:id="10" w:author="DeviceAdmin" w:date="2016-10-13T13:18:00Z">
        <w:r w:rsidR="008D738A">
          <w:rPr>
            <w:rFonts w:ascii="Times New Roman" w:hAnsi="Times New Roman"/>
            <w:sz w:val="24"/>
            <w:szCs w:val="24"/>
          </w:rPr>
          <w:t>corporate</w:t>
        </w:r>
      </w:ins>
      <w:r w:rsidR="00986950">
        <w:rPr>
          <w:rFonts w:ascii="Times New Roman" w:hAnsi="Times New Roman"/>
          <w:sz w:val="24"/>
          <w:szCs w:val="24"/>
        </w:rPr>
        <w:t xml:space="preserve"> tax returns</w:t>
      </w:r>
      <w:r w:rsidR="00F13369">
        <w:rPr>
          <w:rFonts w:ascii="Times New Roman" w:hAnsi="Times New Roman"/>
          <w:sz w:val="24"/>
          <w:szCs w:val="24"/>
        </w:rPr>
        <w:t xml:space="preserve"> </w:t>
      </w:r>
      <w:del w:id="11" w:author="DeviceAdmin" w:date="2016-10-13T13:19:00Z">
        <w:r w:rsidR="00F13369" w:rsidDel="008D738A">
          <w:rPr>
            <w:rFonts w:ascii="Times New Roman" w:hAnsi="Times New Roman"/>
            <w:sz w:val="24"/>
            <w:szCs w:val="24"/>
          </w:rPr>
          <w:delText xml:space="preserve">purportedly </w:delText>
        </w:r>
      </w:del>
      <w:r w:rsidR="00F13369">
        <w:rPr>
          <w:rFonts w:ascii="Times New Roman" w:hAnsi="Times New Roman"/>
          <w:sz w:val="24"/>
          <w:szCs w:val="24"/>
        </w:rPr>
        <w:t>show</w:t>
      </w:r>
      <w:r w:rsidR="00986950">
        <w:rPr>
          <w:rFonts w:ascii="Times New Roman" w:hAnsi="Times New Roman"/>
          <w:sz w:val="24"/>
          <w:szCs w:val="24"/>
        </w:rPr>
        <w:t xml:space="preserve">ing </w:t>
      </w:r>
      <w:del w:id="12" w:author="DeviceAdmin" w:date="2016-10-13T13:19:00Z">
        <w:r w:rsidR="00F13369" w:rsidDel="008D738A">
          <w:rPr>
            <w:rFonts w:ascii="Times New Roman" w:hAnsi="Times New Roman"/>
            <w:sz w:val="24"/>
            <w:szCs w:val="24"/>
          </w:rPr>
          <w:delText xml:space="preserve">the </w:delText>
        </w:r>
        <w:r w:rsidR="005549E7" w:rsidDel="008D738A">
          <w:rPr>
            <w:rFonts w:ascii="Times New Roman" w:hAnsi="Times New Roman"/>
            <w:sz w:val="24"/>
            <w:szCs w:val="24"/>
          </w:rPr>
          <w:delText xml:space="preserve">various </w:delText>
        </w:r>
      </w:del>
      <w:ins w:id="13" w:author="DeviceAdmin" w:date="2016-10-13T13:19:00Z">
        <w:r w:rsidR="008D738A">
          <w:rPr>
            <w:rFonts w:ascii="Times New Roman" w:hAnsi="Times New Roman"/>
            <w:sz w:val="24"/>
            <w:szCs w:val="24"/>
          </w:rPr>
          <w:t>reported</w:t>
        </w:r>
        <w:r w:rsidR="008D738A">
          <w:rPr>
            <w:rFonts w:ascii="Times New Roman" w:hAnsi="Times New Roman"/>
            <w:sz w:val="24"/>
            <w:szCs w:val="24"/>
          </w:rPr>
          <w:t xml:space="preserve"> </w:t>
        </w:r>
      </w:ins>
      <w:r w:rsidR="005549E7">
        <w:rPr>
          <w:rFonts w:ascii="Times New Roman" w:hAnsi="Times New Roman"/>
          <w:sz w:val="24"/>
          <w:szCs w:val="24"/>
        </w:rPr>
        <w:t>losses</w:t>
      </w:r>
      <w:del w:id="14" w:author="DeviceAdmin" w:date="2016-10-13T13:20:00Z">
        <w:r w:rsidR="00F13369" w:rsidDel="008D738A">
          <w:rPr>
            <w:rFonts w:ascii="Times New Roman" w:hAnsi="Times New Roman"/>
            <w:sz w:val="24"/>
            <w:szCs w:val="24"/>
          </w:rPr>
          <w:delText xml:space="preserve"> and debts Defendants have undertook</w:delText>
        </w:r>
      </w:del>
      <w:r w:rsidR="00F13369">
        <w:rPr>
          <w:rFonts w:ascii="Times New Roman" w:hAnsi="Times New Roman"/>
          <w:sz w:val="24"/>
          <w:szCs w:val="24"/>
        </w:rPr>
        <w:t xml:space="preserve">.  </w:t>
      </w:r>
      <w:ins w:id="15" w:author="DeviceAdmin" w:date="2016-10-13T13:22:00Z">
        <w:r w:rsidR="008D738A">
          <w:rPr>
            <w:rFonts w:ascii="Times New Roman" w:hAnsi="Times New Roman"/>
            <w:sz w:val="24"/>
            <w:szCs w:val="24"/>
          </w:rPr>
          <w:t xml:space="preserve">We were unable during the mediation to verify the accuracy of the information contained within the documents provided.  </w:t>
        </w:r>
      </w:ins>
      <w:ins w:id="16" w:author="DeviceAdmin" w:date="2016-10-13T13:20:00Z">
        <w:r w:rsidR="008D738A">
          <w:rPr>
            <w:rFonts w:ascii="Times New Roman" w:hAnsi="Times New Roman"/>
            <w:sz w:val="24"/>
            <w:szCs w:val="24"/>
          </w:rPr>
          <w:t xml:space="preserve">While we do have concerns about the financial viability of the Defendants to sustain this litigation, we believe it is in the best </w:t>
        </w:r>
      </w:ins>
      <w:ins w:id="17" w:author="DeviceAdmin" w:date="2016-10-13T13:22:00Z">
        <w:r w:rsidR="008D738A">
          <w:rPr>
            <w:rFonts w:ascii="Times New Roman" w:hAnsi="Times New Roman"/>
            <w:sz w:val="24"/>
            <w:szCs w:val="24"/>
          </w:rPr>
          <w:lastRenderedPageBreak/>
          <w:t>interest</w:t>
        </w:r>
      </w:ins>
      <w:ins w:id="18" w:author="DeviceAdmin" w:date="2016-10-13T13:20:00Z">
        <w:r w:rsidR="008D738A">
          <w:rPr>
            <w:rFonts w:ascii="Times New Roman" w:hAnsi="Times New Roman"/>
            <w:sz w:val="24"/>
            <w:szCs w:val="24"/>
          </w:rPr>
          <w:t xml:space="preserve"> </w:t>
        </w:r>
      </w:ins>
      <w:ins w:id="19" w:author="DeviceAdmin" w:date="2016-10-13T13:22:00Z">
        <w:r w:rsidR="008D738A">
          <w:rPr>
            <w:rFonts w:ascii="Times New Roman" w:hAnsi="Times New Roman"/>
            <w:sz w:val="24"/>
            <w:szCs w:val="24"/>
          </w:rPr>
          <w:t xml:space="preserve">of the Plaintiffs and the class to attempt to bring into the litigation the company that purchased SSA.  </w:t>
        </w:r>
      </w:ins>
      <w:del w:id="20" w:author="DeviceAdmin" w:date="2016-10-13T13:22:00Z">
        <w:r w:rsidR="00F13369" w:rsidDel="008D738A">
          <w:rPr>
            <w:rFonts w:ascii="Times New Roman" w:hAnsi="Times New Roman"/>
            <w:sz w:val="24"/>
            <w:szCs w:val="24"/>
          </w:rPr>
          <w:delText>H</w:delText>
        </w:r>
        <w:r w:rsidR="005549E7" w:rsidDel="008D738A">
          <w:rPr>
            <w:rFonts w:ascii="Times New Roman" w:hAnsi="Times New Roman"/>
            <w:sz w:val="24"/>
            <w:szCs w:val="24"/>
          </w:rPr>
          <w:delText>owever,</w:delText>
        </w:r>
        <w:r w:rsidR="00F13369" w:rsidDel="008D738A">
          <w:rPr>
            <w:rFonts w:ascii="Times New Roman" w:hAnsi="Times New Roman"/>
            <w:sz w:val="24"/>
            <w:szCs w:val="24"/>
          </w:rPr>
          <w:delText xml:space="preserve"> </w:delText>
        </w:r>
      </w:del>
      <w:del w:id="21" w:author="DeviceAdmin" w:date="2016-10-13T13:18:00Z">
        <w:r w:rsidR="00F13369" w:rsidDel="008D738A">
          <w:rPr>
            <w:rFonts w:ascii="Times New Roman" w:hAnsi="Times New Roman"/>
            <w:sz w:val="24"/>
            <w:szCs w:val="24"/>
          </w:rPr>
          <w:delText xml:space="preserve">Plaintiffs </w:delText>
        </w:r>
      </w:del>
      <w:del w:id="22" w:author="DeviceAdmin" w:date="2016-10-13T13:22:00Z">
        <w:r w:rsidR="00F13369" w:rsidDel="008D738A">
          <w:rPr>
            <w:rFonts w:ascii="Times New Roman" w:hAnsi="Times New Roman"/>
            <w:sz w:val="24"/>
            <w:szCs w:val="24"/>
          </w:rPr>
          <w:delText>lacked</w:delText>
        </w:r>
        <w:r w:rsidR="00410094" w:rsidDel="008D738A">
          <w:rPr>
            <w:rFonts w:ascii="Times New Roman" w:hAnsi="Times New Roman"/>
            <w:sz w:val="24"/>
            <w:szCs w:val="24"/>
          </w:rPr>
          <w:delText xml:space="preserve"> an</w:delText>
        </w:r>
        <w:r w:rsidR="00F13369" w:rsidDel="008D738A">
          <w:rPr>
            <w:rFonts w:ascii="Times New Roman" w:hAnsi="Times New Roman"/>
            <w:sz w:val="24"/>
            <w:szCs w:val="24"/>
          </w:rPr>
          <w:delText xml:space="preserve"> ample opportunity to authenticate the documentation provided by Defendants and we </w:delText>
        </w:r>
        <w:r w:rsidR="00410094" w:rsidDel="008D738A">
          <w:rPr>
            <w:rFonts w:ascii="Times New Roman" w:hAnsi="Times New Roman"/>
            <w:sz w:val="24"/>
            <w:szCs w:val="24"/>
          </w:rPr>
          <w:delText>were not able to determine whether the document</w:delText>
        </w:r>
        <w:r w:rsidR="00986950" w:rsidDel="008D738A">
          <w:rPr>
            <w:rFonts w:ascii="Times New Roman" w:hAnsi="Times New Roman"/>
            <w:sz w:val="24"/>
            <w:szCs w:val="24"/>
          </w:rPr>
          <w:delText xml:space="preserve">s were </w:delText>
        </w:r>
        <w:r w:rsidR="00410094" w:rsidDel="008D738A">
          <w:rPr>
            <w:rFonts w:ascii="Times New Roman" w:hAnsi="Times New Roman"/>
            <w:sz w:val="24"/>
            <w:szCs w:val="24"/>
          </w:rPr>
          <w:delText>valid nor what Defendants’ balance sheet actually revealed, if anything.</w:delText>
        </w:r>
      </w:del>
    </w:p>
    <w:p w:rsidR="00F13369" w:rsidRDefault="00F13369" w:rsidP="006F45AB">
      <w:pPr>
        <w:widowControl w:val="0"/>
        <w:spacing w:after="0" w:line="240" w:lineRule="auto"/>
        <w:rPr>
          <w:rFonts w:ascii="Times New Roman" w:hAnsi="Times New Roman"/>
          <w:sz w:val="24"/>
          <w:szCs w:val="24"/>
        </w:rPr>
      </w:pPr>
    </w:p>
    <w:p w:rsidR="005549E7" w:rsidRDefault="005549E7" w:rsidP="006F45AB">
      <w:pPr>
        <w:widowControl w:val="0"/>
        <w:spacing w:after="0" w:line="240" w:lineRule="auto"/>
        <w:rPr>
          <w:rFonts w:ascii="Times New Roman" w:hAnsi="Times New Roman"/>
          <w:sz w:val="24"/>
          <w:szCs w:val="24"/>
        </w:rPr>
      </w:pPr>
      <w:r>
        <w:rPr>
          <w:rFonts w:ascii="Times New Roman" w:hAnsi="Times New Roman"/>
          <w:sz w:val="24"/>
          <w:szCs w:val="24"/>
        </w:rPr>
        <w:tab/>
      </w:r>
      <w:del w:id="23" w:author="DeviceAdmin" w:date="2016-10-13T13:23:00Z">
        <w:r w:rsidR="00F13369" w:rsidDel="008D738A">
          <w:rPr>
            <w:rFonts w:ascii="Times New Roman" w:hAnsi="Times New Roman"/>
            <w:sz w:val="24"/>
            <w:szCs w:val="24"/>
          </w:rPr>
          <w:delText xml:space="preserve">Accordingly, </w:delText>
        </w:r>
        <w:r w:rsidDel="008D738A">
          <w:rPr>
            <w:rFonts w:ascii="Times New Roman" w:hAnsi="Times New Roman"/>
            <w:sz w:val="24"/>
            <w:szCs w:val="24"/>
          </w:rPr>
          <w:delText>Defendants</w:delText>
        </w:r>
        <w:r w:rsidR="00F13369" w:rsidDel="008D738A">
          <w:rPr>
            <w:rFonts w:ascii="Times New Roman" w:hAnsi="Times New Roman"/>
            <w:sz w:val="24"/>
            <w:szCs w:val="24"/>
          </w:rPr>
          <w:delText xml:space="preserve"> </w:delText>
        </w:r>
        <w:r w:rsidDel="008D738A">
          <w:rPr>
            <w:rFonts w:ascii="Times New Roman" w:hAnsi="Times New Roman"/>
            <w:sz w:val="24"/>
            <w:szCs w:val="24"/>
          </w:rPr>
          <w:delText>made a</w:delText>
        </w:r>
        <w:r w:rsidR="00F13369" w:rsidDel="008D738A">
          <w:rPr>
            <w:rFonts w:ascii="Times New Roman" w:hAnsi="Times New Roman"/>
            <w:sz w:val="24"/>
            <w:szCs w:val="24"/>
          </w:rPr>
          <w:delText xml:space="preserve"> </w:delText>
        </w:r>
        <w:r w:rsidDel="008D738A">
          <w:rPr>
            <w:rFonts w:ascii="Times New Roman" w:hAnsi="Times New Roman"/>
            <w:sz w:val="24"/>
            <w:szCs w:val="24"/>
          </w:rPr>
          <w:delText>settlement offer of approximately Two Hundred Thousand Dollars ($200,000.00)</w:delText>
        </w:r>
        <w:r w:rsidR="00F13369" w:rsidDel="008D738A">
          <w:rPr>
            <w:rFonts w:ascii="Times New Roman" w:hAnsi="Times New Roman"/>
            <w:sz w:val="24"/>
            <w:szCs w:val="24"/>
          </w:rPr>
          <w:delText xml:space="preserve">, which </w:delText>
        </w:r>
        <w:r w:rsidDel="008D738A">
          <w:rPr>
            <w:rFonts w:ascii="Times New Roman" w:hAnsi="Times New Roman"/>
            <w:sz w:val="24"/>
            <w:szCs w:val="24"/>
          </w:rPr>
          <w:delText xml:space="preserve">was nowhere </w:delText>
        </w:r>
        <w:r w:rsidR="00F13369" w:rsidDel="008D738A">
          <w:rPr>
            <w:rFonts w:ascii="Times New Roman" w:hAnsi="Times New Roman"/>
            <w:sz w:val="24"/>
            <w:szCs w:val="24"/>
          </w:rPr>
          <w:delText xml:space="preserve">close to </w:delText>
        </w:r>
        <w:r w:rsidDel="008D738A">
          <w:rPr>
            <w:rFonts w:ascii="Times New Roman" w:hAnsi="Times New Roman"/>
            <w:sz w:val="24"/>
            <w:szCs w:val="24"/>
          </w:rPr>
          <w:delText>what Plaintiffs</w:delText>
        </w:r>
        <w:r w:rsidR="00F13369" w:rsidDel="008D738A">
          <w:rPr>
            <w:rFonts w:ascii="Times New Roman" w:hAnsi="Times New Roman"/>
            <w:sz w:val="24"/>
            <w:szCs w:val="24"/>
          </w:rPr>
          <w:delText xml:space="preserve"> had initially </w:delText>
        </w:r>
        <w:r w:rsidDel="008D738A">
          <w:rPr>
            <w:rFonts w:ascii="Times New Roman" w:hAnsi="Times New Roman"/>
            <w:sz w:val="24"/>
            <w:szCs w:val="24"/>
          </w:rPr>
          <w:delText>requested</w:delText>
        </w:r>
        <w:r w:rsidR="00F13369" w:rsidDel="008D738A">
          <w:rPr>
            <w:rFonts w:ascii="Times New Roman" w:hAnsi="Times New Roman"/>
            <w:sz w:val="24"/>
            <w:szCs w:val="24"/>
          </w:rPr>
          <w:delText xml:space="preserve">.  As such, </w:delText>
        </w:r>
        <w:r w:rsidR="00410094" w:rsidDel="008D738A">
          <w:rPr>
            <w:rFonts w:ascii="Times New Roman" w:hAnsi="Times New Roman"/>
            <w:sz w:val="24"/>
            <w:szCs w:val="24"/>
          </w:rPr>
          <w:delText>no</w:delText>
        </w:r>
        <w:r w:rsidR="00986950" w:rsidDel="008D738A">
          <w:rPr>
            <w:rFonts w:ascii="Times New Roman" w:hAnsi="Times New Roman"/>
            <w:sz w:val="24"/>
            <w:szCs w:val="24"/>
          </w:rPr>
          <w:delText xml:space="preserve"> further</w:delText>
        </w:r>
        <w:r w:rsidR="00410094" w:rsidDel="008D738A">
          <w:rPr>
            <w:rFonts w:ascii="Times New Roman" w:hAnsi="Times New Roman"/>
            <w:sz w:val="24"/>
            <w:szCs w:val="24"/>
          </w:rPr>
          <w:delText xml:space="preserve"> negotiations took place and </w:delText>
        </w:r>
        <w:r w:rsidDel="008D738A">
          <w:rPr>
            <w:rFonts w:ascii="Times New Roman" w:hAnsi="Times New Roman"/>
            <w:sz w:val="24"/>
            <w:szCs w:val="24"/>
          </w:rPr>
          <w:delText>the mediation was</w:delText>
        </w:r>
        <w:r w:rsidR="00410094" w:rsidDel="008D738A">
          <w:rPr>
            <w:rFonts w:ascii="Times New Roman" w:hAnsi="Times New Roman"/>
            <w:sz w:val="24"/>
            <w:szCs w:val="24"/>
          </w:rPr>
          <w:delText xml:space="preserve"> ultimately unsuccessful</w:delText>
        </w:r>
        <w:r w:rsidDel="008D738A">
          <w:rPr>
            <w:rFonts w:ascii="Times New Roman" w:hAnsi="Times New Roman"/>
            <w:sz w:val="24"/>
            <w:szCs w:val="24"/>
          </w:rPr>
          <w:delText>.</w:delText>
        </w:r>
      </w:del>
    </w:p>
    <w:p w:rsidR="00410094" w:rsidRDefault="00410094" w:rsidP="006F45AB">
      <w:pPr>
        <w:widowControl w:val="0"/>
        <w:spacing w:after="0" w:line="240" w:lineRule="auto"/>
        <w:rPr>
          <w:rFonts w:ascii="Times New Roman" w:hAnsi="Times New Roman"/>
          <w:sz w:val="24"/>
          <w:szCs w:val="24"/>
        </w:rPr>
      </w:pPr>
    </w:p>
    <w:p w:rsidR="00410094" w:rsidRDefault="00410094" w:rsidP="006F45AB">
      <w:pPr>
        <w:widowControl w:val="0"/>
        <w:spacing w:after="0" w:line="240" w:lineRule="auto"/>
        <w:rPr>
          <w:rFonts w:ascii="Times New Roman" w:hAnsi="Times New Roman"/>
          <w:sz w:val="24"/>
          <w:szCs w:val="24"/>
        </w:rPr>
      </w:pPr>
      <w:r>
        <w:rPr>
          <w:rFonts w:ascii="Times New Roman" w:hAnsi="Times New Roman"/>
          <w:sz w:val="24"/>
          <w:szCs w:val="24"/>
        </w:rPr>
        <w:tab/>
      </w:r>
      <w:r w:rsidR="00214376">
        <w:rPr>
          <w:rFonts w:ascii="Times New Roman" w:hAnsi="Times New Roman"/>
          <w:sz w:val="24"/>
          <w:szCs w:val="24"/>
        </w:rPr>
        <w:t>Moving forward, we</w:t>
      </w:r>
      <w:r>
        <w:rPr>
          <w:rFonts w:ascii="Times New Roman" w:hAnsi="Times New Roman"/>
          <w:sz w:val="24"/>
          <w:szCs w:val="24"/>
        </w:rPr>
        <w:t xml:space="preserve"> intend to amend the First Amended Complaint to</w:t>
      </w:r>
      <w:r w:rsidR="00214376">
        <w:rPr>
          <w:rFonts w:ascii="Times New Roman" w:hAnsi="Times New Roman"/>
          <w:sz w:val="24"/>
          <w:szCs w:val="24"/>
        </w:rPr>
        <w:t xml:space="preserve"> add a new defendant, Meridian Senior Living, LLC, the purchaser of Defendants.  We are also awaiting responses from Defendants for some outstanding discovery which is pending.  Be advised that we anticipate having our Motion for Certification heard in early 2017.</w:t>
      </w:r>
    </w:p>
    <w:p w:rsidR="00F13369" w:rsidRDefault="00F13369" w:rsidP="006F45AB">
      <w:pPr>
        <w:widowControl w:val="0"/>
        <w:spacing w:after="0" w:line="240" w:lineRule="auto"/>
        <w:rPr>
          <w:rFonts w:ascii="Times New Roman" w:hAnsi="Times New Roman"/>
          <w:sz w:val="24"/>
          <w:szCs w:val="24"/>
        </w:rPr>
      </w:pPr>
    </w:p>
    <w:p w:rsidR="00214376" w:rsidRDefault="00214376" w:rsidP="006F45AB">
      <w:pPr>
        <w:widowControl w:val="0"/>
        <w:spacing w:after="0" w:line="240" w:lineRule="auto"/>
        <w:rPr>
          <w:rFonts w:ascii="Times New Roman" w:hAnsi="Times New Roman"/>
          <w:sz w:val="24"/>
          <w:szCs w:val="24"/>
        </w:rPr>
      </w:pPr>
      <w:r>
        <w:rPr>
          <w:rFonts w:ascii="Times New Roman" w:hAnsi="Times New Roman"/>
          <w:sz w:val="24"/>
          <w:szCs w:val="24"/>
        </w:rPr>
        <w:tab/>
        <w:t>Ms. Garcia, I would like to remind you once more that prior to mediation, we signed confidentiality agreements on behalf of Plaintiffs</w:t>
      </w:r>
      <w:r w:rsidR="00986950">
        <w:rPr>
          <w:rFonts w:ascii="Times New Roman" w:hAnsi="Times New Roman"/>
          <w:sz w:val="24"/>
          <w:szCs w:val="24"/>
        </w:rPr>
        <w:t xml:space="preserve"> and the Class,</w:t>
      </w:r>
      <w:r w:rsidR="00914FCC">
        <w:rPr>
          <w:rFonts w:ascii="Times New Roman" w:hAnsi="Times New Roman"/>
          <w:sz w:val="24"/>
          <w:szCs w:val="24"/>
        </w:rPr>
        <w:t xml:space="preserve"> </w:t>
      </w:r>
      <w:r w:rsidR="000831B9">
        <w:rPr>
          <w:rFonts w:ascii="Times New Roman" w:hAnsi="Times New Roman"/>
          <w:sz w:val="24"/>
          <w:szCs w:val="24"/>
        </w:rPr>
        <w:t>prohibiting anyone involved in this litigation</w:t>
      </w:r>
      <w:r w:rsidR="00914FCC">
        <w:rPr>
          <w:rFonts w:ascii="Times New Roman" w:hAnsi="Times New Roman"/>
          <w:sz w:val="24"/>
          <w:szCs w:val="24"/>
        </w:rPr>
        <w:t>, including you,</w:t>
      </w:r>
      <w:r w:rsidR="000831B9">
        <w:rPr>
          <w:rFonts w:ascii="Times New Roman" w:hAnsi="Times New Roman"/>
          <w:sz w:val="24"/>
          <w:szCs w:val="24"/>
        </w:rPr>
        <w:t xml:space="preserve"> from disclosing </w:t>
      </w:r>
      <w:r w:rsidR="00914FCC">
        <w:rPr>
          <w:rFonts w:ascii="Times New Roman" w:hAnsi="Times New Roman"/>
          <w:sz w:val="24"/>
          <w:szCs w:val="24"/>
        </w:rPr>
        <w:t xml:space="preserve">and/or discussing </w:t>
      </w:r>
      <w:r w:rsidR="00986950">
        <w:rPr>
          <w:rFonts w:ascii="Times New Roman" w:hAnsi="Times New Roman"/>
          <w:sz w:val="24"/>
          <w:szCs w:val="24"/>
        </w:rPr>
        <w:t xml:space="preserve">the summary of the mediation </w:t>
      </w:r>
      <w:r w:rsidR="000831B9">
        <w:rPr>
          <w:rFonts w:ascii="Times New Roman" w:hAnsi="Times New Roman"/>
          <w:sz w:val="24"/>
          <w:szCs w:val="24"/>
        </w:rPr>
        <w:t xml:space="preserve">which </w:t>
      </w:r>
      <w:r w:rsidR="00986950">
        <w:rPr>
          <w:rFonts w:ascii="Times New Roman" w:hAnsi="Times New Roman"/>
          <w:sz w:val="24"/>
          <w:szCs w:val="24"/>
        </w:rPr>
        <w:t xml:space="preserve">is </w:t>
      </w:r>
      <w:r w:rsidR="000831B9">
        <w:rPr>
          <w:rFonts w:ascii="Times New Roman" w:hAnsi="Times New Roman"/>
          <w:sz w:val="24"/>
          <w:szCs w:val="24"/>
        </w:rPr>
        <w:t>contained in this le</w:t>
      </w:r>
      <w:r w:rsidR="00986950">
        <w:rPr>
          <w:rFonts w:ascii="Times New Roman" w:hAnsi="Times New Roman"/>
          <w:sz w:val="24"/>
          <w:szCs w:val="24"/>
        </w:rPr>
        <w:t>tter.</w:t>
      </w:r>
      <w:bookmarkStart w:id="24" w:name="_GoBack"/>
      <w:bookmarkEnd w:id="24"/>
    </w:p>
    <w:p w:rsidR="00F13369" w:rsidRDefault="00F13369" w:rsidP="006F45AB">
      <w:pPr>
        <w:widowControl w:val="0"/>
        <w:spacing w:after="0" w:line="240" w:lineRule="auto"/>
        <w:rPr>
          <w:rFonts w:ascii="Times New Roman" w:hAnsi="Times New Roman"/>
          <w:sz w:val="24"/>
          <w:szCs w:val="24"/>
        </w:rPr>
      </w:pPr>
      <w:r>
        <w:rPr>
          <w:rFonts w:ascii="Times New Roman" w:hAnsi="Times New Roman"/>
          <w:sz w:val="24"/>
          <w:szCs w:val="24"/>
        </w:rPr>
        <w:tab/>
      </w:r>
    </w:p>
    <w:p w:rsidR="004C2B82" w:rsidRPr="003970FE" w:rsidRDefault="005549E7" w:rsidP="006F45AB">
      <w:pPr>
        <w:widowControl w:val="0"/>
        <w:spacing w:after="0" w:line="240" w:lineRule="auto"/>
        <w:rPr>
          <w:rFonts w:ascii="Times New Roman" w:hAnsi="Times New Roman"/>
          <w:sz w:val="24"/>
          <w:szCs w:val="24"/>
        </w:rPr>
      </w:pPr>
      <w:r>
        <w:rPr>
          <w:rFonts w:ascii="Times New Roman" w:hAnsi="Times New Roman"/>
          <w:sz w:val="24"/>
          <w:szCs w:val="24"/>
        </w:rPr>
        <w:t xml:space="preserve"> </w:t>
      </w:r>
      <w:r w:rsidR="00DF3CB8">
        <w:rPr>
          <w:rFonts w:ascii="Times New Roman" w:hAnsi="Times New Roman"/>
          <w:sz w:val="24"/>
          <w:szCs w:val="24"/>
        </w:rPr>
        <w:t xml:space="preserve"> </w:t>
      </w:r>
      <w:r w:rsidR="008A2F4A">
        <w:rPr>
          <w:rFonts w:ascii="Times New Roman" w:hAnsi="Times New Roman"/>
          <w:sz w:val="24"/>
          <w:szCs w:val="24"/>
        </w:rPr>
        <w:t xml:space="preserve"> </w:t>
      </w:r>
      <w:r w:rsidR="00804826">
        <w:rPr>
          <w:rFonts w:ascii="Times New Roman" w:hAnsi="Times New Roman"/>
          <w:sz w:val="24"/>
          <w:szCs w:val="24"/>
        </w:rPr>
        <w:t xml:space="preserve">  </w:t>
      </w:r>
      <w:r w:rsidR="000F2ACA" w:rsidRPr="003970FE">
        <w:rPr>
          <w:rFonts w:ascii="Times New Roman" w:hAnsi="Times New Roman"/>
          <w:sz w:val="24"/>
          <w:szCs w:val="24"/>
        </w:rPr>
        <w:t>Please feel free to contact our office if you have any</w:t>
      </w:r>
      <w:r w:rsidR="00041C59" w:rsidRPr="003970FE">
        <w:rPr>
          <w:rFonts w:ascii="Times New Roman" w:hAnsi="Times New Roman"/>
          <w:sz w:val="24"/>
          <w:szCs w:val="24"/>
        </w:rPr>
        <w:t xml:space="preserve"> </w:t>
      </w:r>
      <w:r w:rsidR="000F2ACA" w:rsidRPr="003970FE">
        <w:rPr>
          <w:rFonts w:ascii="Times New Roman" w:hAnsi="Times New Roman"/>
          <w:sz w:val="24"/>
          <w:szCs w:val="24"/>
        </w:rPr>
        <w:t>comments or questions.</w:t>
      </w:r>
    </w:p>
    <w:p w:rsidR="00C523A5" w:rsidRDefault="00C523A5" w:rsidP="006F45AB">
      <w:pPr>
        <w:widowControl w:val="0"/>
        <w:spacing w:after="0" w:line="240" w:lineRule="auto"/>
        <w:ind w:left="5040"/>
        <w:rPr>
          <w:rFonts w:ascii="Times New Roman" w:hAnsi="Times New Roman"/>
          <w:sz w:val="24"/>
          <w:szCs w:val="24"/>
        </w:rPr>
      </w:pPr>
    </w:p>
    <w:p w:rsidR="006F45AB" w:rsidRPr="003970FE" w:rsidRDefault="006F45AB" w:rsidP="006F45AB">
      <w:pPr>
        <w:widowControl w:val="0"/>
        <w:spacing w:after="0" w:line="240" w:lineRule="auto"/>
        <w:ind w:left="5040"/>
        <w:rPr>
          <w:rFonts w:ascii="Times New Roman" w:hAnsi="Times New Roman"/>
          <w:sz w:val="24"/>
          <w:szCs w:val="24"/>
        </w:rPr>
      </w:pPr>
      <w:r w:rsidRPr="003970FE">
        <w:rPr>
          <w:rFonts w:ascii="Times New Roman" w:hAnsi="Times New Roman"/>
          <w:sz w:val="24"/>
          <w:szCs w:val="24"/>
        </w:rPr>
        <w:t>Sincerely,</w:t>
      </w:r>
    </w:p>
    <w:p w:rsidR="006F45AB" w:rsidRPr="003970FE" w:rsidRDefault="006F45AB" w:rsidP="006F45AB">
      <w:pPr>
        <w:widowControl w:val="0"/>
        <w:spacing w:after="0" w:line="240" w:lineRule="auto"/>
        <w:ind w:left="5040"/>
        <w:rPr>
          <w:rFonts w:ascii="Times New Roman" w:hAnsi="Times New Roman"/>
          <w:sz w:val="24"/>
          <w:szCs w:val="24"/>
        </w:rPr>
      </w:pPr>
    </w:p>
    <w:p w:rsidR="005E5E94" w:rsidRPr="003970FE" w:rsidRDefault="005E5E94" w:rsidP="006F45AB">
      <w:pPr>
        <w:widowControl w:val="0"/>
        <w:spacing w:after="0" w:line="240" w:lineRule="auto"/>
        <w:ind w:left="5040"/>
        <w:rPr>
          <w:rFonts w:ascii="Times New Roman" w:hAnsi="Times New Roman"/>
          <w:sz w:val="24"/>
          <w:szCs w:val="24"/>
        </w:rPr>
      </w:pPr>
    </w:p>
    <w:p w:rsidR="00605498" w:rsidRPr="003970FE" w:rsidRDefault="00986950" w:rsidP="006F45AB">
      <w:pPr>
        <w:widowControl w:val="0"/>
        <w:spacing w:after="0" w:line="240" w:lineRule="auto"/>
        <w:ind w:left="5040"/>
        <w:rPr>
          <w:rFonts w:ascii="Times New Roman" w:hAnsi="Times New Roman"/>
          <w:sz w:val="24"/>
          <w:szCs w:val="24"/>
        </w:rPr>
      </w:pPr>
      <w:r>
        <w:rPr>
          <w:rFonts w:ascii="Times New Roman" w:hAnsi="Times New Roman"/>
          <w:sz w:val="24"/>
          <w:szCs w:val="24"/>
        </w:rPr>
        <w:t>Atoy H. Wilson, Esq.</w:t>
      </w:r>
    </w:p>
    <w:p w:rsidR="00813DC4" w:rsidRPr="00986950" w:rsidRDefault="001D0DB3" w:rsidP="006F45AB">
      <w:pPr>
        <w:widowControl w:val="0"/>
        <w:spacing w:after="0" w:line="240" w:lineRule="auto"/>
        <w:ind w:left="5040"/>
        <w:rPr>
          <w:rFonts w:ascii="Times New Roman" w:hAnsi="Times New Roman"/>
          <w:b/>
          <w:sz w:val="24"/>
          <w:szCs w:val="24"/>
        </w:rPr>
      </w:pPr>
      <w:r w:rsidRPr="00986950">
        <w:rPr>
          <w:rFonts w:ascii="Times New Roman" w:hAnsi="Times New Roman"/>
          <w:b/>
          <w:sz w:val="24"/>
          <w:szCs w:val="24"/>
        </w:rPr>
        <w:t>MAHONEY LAW GROUP, APC</w:t>
      </w:r>
    </w:p>
    <w:p w:rsidR="00A059FD" w:rsidRPr="006F45AB" w:rsidRDefault="00A059FD" w:rsidP="006F45AB">
      <w:pPr>
        <w:widowControl w:val="0"/>
        <w:spacing w:after="0" w:line="240" w:lineRule="auto"/>
        <w:ind w:left="5040"/>
        <w:rPr>
          <w:rFonts w:ascii="Times New Roman" w:hAnsi="Times New Roman"/>
          <w:sz w:val="24"/>
          <w:szCs w:val="24"/>
        </w:rPr>
      </w:pPr>
    </w:p>
    <w:sectPr w:rsidR="00A059FD" w:rsidRPr="006F45AB" w:rsidSect="00533507">
      <w:headerReference w:type="default" r:id="rId9"/>
      <w:headerReference w:type="first" r:id="rId10"/>
      <w:pgSz w:w="12240" w:h="15840"/>
      <w:pgMar w:top="1440" w:right="1440" w:bottom="117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0F3F" w:rsidRDefault="00860F3F" w:rsidP="00A059FD">
      <w:pPr>
        <w:spacing w:after="0" w:line="240" w:lineRule="auto"/>
      </w:pPr>
      <w:r>
        <w:separator/>
      </w:r>
    </w:p>
  </w:endnote>
  <w:endnote w:type="continuationSeparator" w:id="0">
    <w:p w:rsidR="00860F3F" w:rsidRDefault="00860F3F" w:rsidP="00A0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0F3F" w:rsidRDefault="00860F3F" w:rsidP="00A059FD">
      <w:pPr>
        <w:spacing w:after="0" w:line="240" w:lineRule="auto"/>
      </w:pPr>
      <w:r>
        <w:separator/>
      </w:r>
    </w:p>
  </w:footnote>
  <w:footnote w:type="continuationSeparator" w:id="0">
    <w:p w:rsidR="00860F3F" w:rsidRDefault="00860F3F" w:rsidP="00A059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3A3D" w:rsidRPr="006F45AB" w:rsidRDefault="00410094" w:rsidP="005750E0">
    <w:pPr>
      <w:spacing w:after="0" w:line="240" w:lineRule="auto"/>
      <w:jc w:val="both"/>
      <w:rPr>
        <w:rFonts w:ascii="Times New Roman" w:hAnsi="Times New Roman"/>
        <w:iCs/>
      </w:rPr>
    </w:pPr>
    <w:r>
      <w:rPr>
        <w:rFonts w:ascii="Times New Roman" w:hAnsi="Times New Roman"/>
        <w:iCs/>
      </w:rPr>
      <w:t>Fabiola Garcia</w:t>
    </w:r>
  </w:p>
  <w:p w:rsidR="009D3A3D" w:rsidRPr="006F45AB" w:rsidRDefault="00410094">
    <w:pPr>
      <w:pStyle w:val="Header"/>
      <w:rPr>
        <w:rFonts w:ascii="Times New Roman" w:hAnsi="Times New Roman"/>
      </w:rPr>
    </w:pPr>
    <w:r>
      <w:rPr>
        <w:rFonts w:ascii="Times New Roman" w:hAnsi="Times New Roman"/>
      </w:rPr>
      <w:t>October 13, 2016</w:t>
    </w:r>
  </w:p>
  <w:p w:rsidR="009D3A3D" w:rsidRPr="006F45AB" w:rsidRDefault="00860F3F">
    <w:pPr>
      <w:pStyle w:val="Header"/>
      <w:rPr>
        <w:rFonts w:ascii="Times New Roman" w:hAnsi="Times New Roman"/>
      </w:rPr>
    </w:pPr>
    <w:sdt>
      <w:sdtPr>
        <w:rPr>
          <w:rFonts w:ascii="Times New Roman" w:hAnsi="Times New Roman"/>
        </w:rPr>
        <w:id w:val="565053097"/>
        <w:docPartObj>
          <w:docPartGallery w:val="Page Numbers (Top of Page)"/>
          <w:docPartUnique/>
        </w:docPartObj>
      </w:sdtPr>
      <w:sdtEndPr/>
      <w:sdtContent>
        <w:r w:rsidR="009D3A3D" w:rsidRPr="006F45AB">
          <w:rPr>
            <w:rFonts w:ascii="Times New Roman" w:hAnsi="Times New Roman"/>
          </w:rPr>
          <w:t xml:space="preserve">Page </w:t>
        </w:r>
        <w:r w:rsidR="009D3A3D" w:rsidRPr="006F45AB">
          <w:rPr>
            <w:rFonts w:ascii="Times New Roman" w:hAnsi="Times New Roman"/>
            <w:b/>
          </w:rPr>
          <w:fldChar w:fldCharType="begin"/>
        </w:r>
        <w:r w:rsidR="009D3A3D" w:rsidRPr="006F45AB">
          <w:rPr>
            <w:rFonts w:ascii="Times New Roman" w:hAnsi="Times New Roman"/>
            <w:b/>
          </w:rPr>
          <w:instrText xml:space="preserve"> PAGE </w:instrText>
        </w:r>
        <w:r w:rsidR="009D3A3D" w:rsidRPr="006F45AB">
          <w:rPr>
            <w:rFonts w:ascii="Times New Roman" w:hAnsi="Times New Roman"/>
            <w:b/>
          </w:rPr>
          <w:fldChar w:fldCharType="separate"/>
        </w:r>
        <w:r w:rsidR="008D738A">
          <w:rPr>
            <w:rFonts w:ascii="Times New Roman" w:hAnsi="Times New Roman"/>
            <w:b/>
            <w:noProof/>
          </w:rPr>
          <w:t>2</w:t>
        </w:r>
        <w:r w:rsidR="009D3A3D" w:rsidRPr="006F45AB">
          <w:rPr>
            <w:rFonts w:ascii="Times New Roman" w:hAnsi="Times New Roman"/>
            <w:b/>
          </w:rPr>
          <w:fldChar w:fldCharType="end"/>
        </w:r>
        <w:r w:rsidR="009D3A3D" w:rsidRPr="006F45AB">
          <w:rPr>
            <w:rFonts w:ascii="Times New Roman" w:hAnsi="Times New Roman"/>
          </w:rPr>
          <w:t xml:space="preserve"> of </w:t>
        </w:r>
        <w:r w:rsidR="009D3A3D" w:rsidRPr="006F45AB">
          <w:rPr>
            <w:rFonts w:ascii="Times New Roman" w:hAnsi="Times New Roman"/>
            <w:b/>
          </w:rPr>
          <w:fldChar w:fldCharType="begin"/>
        </w:r>
        <w:r w:rsidR="009D3A3D" w:rsidRPr="006F45AB">
          <w:rPr>
            <w:rFonts w:ascii="Times New Roman" w:hAnsi="Times New Roman"/>
            <w:b/>
          </w:rPr>
          <w:instrText xml:space="preserve"> NUMPAGES  </w:instrText>
        </w:r>
        <w:r w:rsidR="009D3A3D" w:rsidRPr="006F45AB">
          <w:rPr>
            <w:rFonts w:ascii="Times New Roman" w:hAnsi="Times New Roman"/>
            <w:b/>
          </w:rPr>
          <w:fldChar w:fldCharType="separate"/>
        </w:r>
        <w:r w:rsidR="008D738A">
          <w:rPr>
            <w:rFonts w:ascii="Times New Roman" w:hAnsi="Times New Roman"/>
            <w:b/>
            <w:noProof/>
          </w:rPr>
          <w:t>2</w:t>
        </w:r>
        <w:r w:rsidR="009D3A3D" w:rsidRPr="006F45AB">
          <w:rPr>
            <w:rFonts w:ascii="Times New Roman" w:hAnsi="Times New Roman"/>
            <w:b/>
          </w:rPr>
          <w:fldChar w:fldCharType="end"/>
        </w:r>
      </w:sdtContent>
    </w:sdt>
  </w:p>
  <w:p w:rsidR="009D3A3D" w:rsidRPr="006F45AB" w:rsidRDefault="009D3A3D">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3A3D" w:rsidRPr="006F45AB" w:rsidRDefault="009D3A3D" w:rsidP="006F45AB">
    <w:pPr>
      <w:pStyle w:val="Header"/>
      <w:jc w:val="right"/>
      <w:rPr>
        <w:rFonts w:ascii="Times New Roman" w:hAnsi="Times New Roman"/>
        <w:sz w:val="20"/>
        <w:szCs w:val="20"/>
      </w:rPr>
    </w:pPr>
  </w:p>
  <w:p w:rsidR="009D3A3D" w:rsidRPr="006F45AB" w:rsidRDefault="009D3A3D" w:rsidP="006F45AB">
    <w:pPr>
      <w:pStyle w:val="Header"/>
      <w:jc w:val="right"/>
      <w:rPr>
        <w:rFonts w:ascii="Times New Roman" w:hAnsi="Times New Roman"/>
        <w:sz w:val="20"/>
        <w:szCs w:val="20"/>
      </w:rPr>
    </w:pPr>
  </w:p>
  <w:p w:rsidR="009D3A3D" w:rsidRPr="006F45AB" w:rsidRDefault="009D3A3D" w:rsidP="006F45AB">
    <w:pPr>
      <w:pStyle w:val="Header"/>
      <w:jc w:val="right"/>
      <w:rPr>
        <w:rFonts w:ascii="Times New Roman" w:hAnsi="Times New Roman"/>
        <w:sz w:val="20"/>
        <w:szCs w:val="20"/>
      </w:rPr>
    </w:pPr>
  </w:p>
  <w:p w:rsidR="009D3A3D" w:rsidRPr="006F45AB" w:rsidRDefault="009D3A3D" w:rsidP="006F45AB">
    <w:pPr>
      <w:pStyle w:val="Header"/>
      <w:jc w:val="right"/>
      <w:rPr>
        <w:rFonts w:ascii="Times New Roman" w:hAnsi="Times New Roman"/>
        <w:sz w:val="20"/>
        <w:szCs w:val="20"/>
      </w:rPr>
    </w:pPr>
  </w:p>
  <w:p w:rsidR="009D3A3D" w:rsidRPr="006F45AB" w:rsidRDefault="009D3A3D" w:rsidP="006F45AB">
    <w:pPr>
      <w:pStyle w:val="Header"/>
      <w:jc w:val="right"/>
      <w:rPr>
        <w:rFonts w:ascii="Times New Roman" w:hAnsi="Times New Roman"/>
        <w:sz w:val="20"/>
        <w:szCs w:val="20"/>
      </w:rPr>
    </w:pPr>
  </w:p>
  <w:p w:rsidR="009D3A3D" w:rsidRPr="006F45AB" w:rsidRDefault="009D3A3D" w:rsidP="006F45AB">
    <w:pPr>
      <w:pStyle w:val="Header"/>
      <w:jc w:val="right"/>
      <w:rPr>
        <w:rFonts w:ascii="Times New Roman" w:hAnsi="Times New Roman"/>
        <w:sz w:val="20"/>
        <w:szCs w:val="20"/>
      </w:rPr>
    </w:pPr>
  </w:p>
  <w:p w:rsidR="009D3A3D" w:rsidRPr="006F45AB" w:rsidRDefault="009D3A3D" w:rsidP="006F45AB">
    <w:pPr>
      <w:pStyle w:val="Header"/>
      <w:jc w:val="right"/>
      <w:rPr>
        <w:rFonts w:ascii="Times New Roman" w:hAnsi="Times New Roman"/>
        <w:sz w:val="20"/>
        <w:szCs w:val="20"/>
      </w:rPr>
    </w:pPr>
  </w:p>
  <w:p w:rsidR="009D3A3D" w:rsidRPr="003970FE" w:rsidRDefault="008729C2" w:rsidP="006F45AB">
    <w:pPr>
      <w:pStyle w:val="Header"/>
      <w:jc w:val="right"/>
      <w:rPr>
        <w:rFonts w:ascii="Times New Roman" w:hAnsi="Times New Roman"/>
        <w:sz w:val="20"/>
        <w:szCs w:val="20"/>
      </w:rPr>
    </w:pPr>
    <w:r>
      <w:rPr>
        <w:rFonts w:ascii="Times New Roman" w:hAnsi="Times New Roman"/>
        <w:sz w:val="20"/>
        <w:szCs w:val="20"/>
      </w:rPr>
      <w:t>Atoy H. Wilson</w:t>
    </w:r>
  </w:p>
  <w:p w:rsidR="009D3A3D" w:rsidRPr="003970FE" w:rsidRDefault="009D3A3D" w:rsidP="006F45AB">
    <w:pPr>
      <w:pStyle w:val="Header"/>
      <w:jc w:val="right"/>
      <w:rPr>
        <w:rFonts w:ascii="Times New Roman" w:hAnsi="Times New Roman"/>
        <w:sz w:val="20"/>
        <w:szCs w:val="20"/>
      </w:rPr>
    </w:pPr>
    <w:r w:rsidRPr="003970FE">
      <w:rPr>
        <w:rFonts w:ascii="Times New Roman" w:hAnsi="Times New Roman"/>
        <w:sz w:val="20"/>
        <w:szCs w:val="20"/>
      </w:rPr>
      <w:t>562.590.5550 phone</w:t>
    </w:r>
  </w:p>
  <w:p w:rsidR="009D3A3D" w:rsidRPr="003970FE" w:rsidRDefault="009D3A3D" w:rsidP="006F45AB">
    <w:pPr>
      <w:pStyle w:val="Header"/>
      <w:jc w:val="right"/>
      <w:rPr>
        <w:rFonts w:ascii="Times New Roman" w:hAnsi="Times New Roman"/>
        <w:sz w:val="20"/>
        <w:szCs w:val="20"/>
      </w:rPr>
    </w:pPr>
    <w:r w:rsidRPr="003970FE">
      <w:rPr>
        <w:rFonts w:ascii="Times New Roman" w:hAnsi="Times New Roman"/>
        <w:sz w:val="20"/>
        <w:szCs w:val="20"/>
      </w:rPr>
      <w:t>562.590.8400 facsimile</w:t>
    </w:r>
  </w:p>
  <w:p w:rsidR="009D3A3D" w:rsidRPr="006F45AB" w:rsidRDefault="008729C2" w:rsidP="006F45AB">
    <w:pPr>
      <w:pStyle w:val="Header"/>
      <w:jc w:val="right"/>
      <w:rPr>
        <w:rFonts w:ascii="Times New Roman" w:hAnsi="Times New Roman"/>
        <w:sz w:val="20"/>
        <w:szCs w:val="20"/>
      </w:rPr>
    </w:pPr>
    <w:r>
      <w:rPr>
        <w:rFonts w:ascii="Times New Roman" w:hAnsi="Times New Roman"/>
        <w:sz w:val="20"/>
        <w:szCs w:val="20"/>
      </w:rPr>
      <w:t>awilson</w:t>
    </w:r>
    <w:r w:rsidR="009D3A3D" w:rsidRPr="003970FE">
      <w:rPr>
        <w:rFonts w:ascii="Times New Roman" w:hAnsi="Times New Roman"/>
        <w:sz w:val="20"/>
        <w:szCs w:val="20"/>
      </w:rPr>
      <w:t>@mahoney-law.net</w:t>
    </w:r>
  </w:p>
  <w:p w:rsidR="009D3A3D" w:rsidRPr="006F45AB" w:rsidRDefault="009D3A3D" w:rsidP="006F45AB">
    <w:pPr>
      <w:pStyle w:val="Header"/>
      <w:jc w:val="right"/>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98F229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9FD"/>
    <w:rsid w:val="00006A54"/>
    <w:rsid w:val="0001116F"/>
    <w:rsid w:val="000369A2"/>
    <w:rsid w:val="00041C59"/>
    <w:rsid w:val="00044DB0"/>
    <w:rsid w:val="0005159F"/>
    <w:rsid w:val="0005610B"/>
    <w:rsid w:val="000579F4"/>
    <w:rsid w:val="0006007B"/>
    <w:rsid w:val="0006049F"/>
    <w:rsid w:val="000678BA"/>
    <w:rsid w:val="00067D8A"/>
    <w:rsid w:val="00077EAC"/>
    <w:rsid w:val="000831B9"/>
    <w:rsid w:val="000A0365"/>
    <w:rsid w:val="000A14FE"/>
    <w:rsid w:val="000A2B42"/>
    <w:rsid w:val="000B08BC"/>
    <w:rsid w:val="000B64F7"/>
    <w:rsid w:val="000B749F"/>
    <w:rsid w:val="000C46D7"/>
    <w:rsid w:val="000D3E16"/>
    <w:rsid w:val="000F2ACA"/>
    <w:rsid w:val="001038A5"/>
    <w:rsid w:val="001038F2"/>
    <w:rsid w:val="00113191"/>
    <w:rsid w:val="001145D1"/>
    <w:rsid w:val="001145E4"/>
    <w:rsid w:val="00123056"/>
    <w:rsid w:val="0014239C"/>
    <w:rsid w:val="00146666"/>
    <w:rsid w:val="0017498C"/>
    <w:rsid w:val="00180BB8"/>
    <w:rsid w:val="001B51F4"/>
    <w:rsid w:val="001D0DB3"/>
    <w:rsid w:val="001D2562"/>
    <w:rsid w:val="001F1005"/>
    <w:rsid w:val="00214376"/>
    <w:rsid w:val="00215ABC"/>
    <w:rsid w:val="00217D29"/>
    <w:rsid w:val="002206D4"/>
    <w:rsid w:val="0023488A"/>
    <w:rsid w:val="002403EA"/>
    <w:rsid w:val="00266ECB"/>
    <w:rsid w:val="00270A9A"/>
    <w:rsid w:val="00280E64"/>
    <w:rsid w:val="00282B5A"/>
    <w:rsid w:val="002852EB"/>
    <w:rsid w:val="002B569A"/>
    <w:rsid w:val="002B5AF0"/>
    <w:rsid w:val="002C357D"/>
    <w:rsid w:val="002D5F4B"/>
    <w:rsid w:val="002E3F49"/>
    <w:rsid w:val="00303687"/>
    <w:rsid w:val="0030500A"/>
    <w:rsid w:val="0031441D"/>
    <w:rsid w:val="00317C48"/>
    <w:rsid w:val="003234BF"/>
    <w:rsid w:val="00327580"/>
    <w:rsid w:val="00335424"/>
    <w:rsid w:val="00362EE7"/>
    <w:rsid w:val="0037738D"/>
    <w:rsid w:val="00377F5C"/>
    <w:rsid w:val="003830EE"/>
    <w:rsid w:val="00387647"/>
    <w:rsid w:val="00396644"/>
    <w:rsid w:val="003970FE"/>
    <w:rsid w:val="003A2BF8"/>
    <w:rsid w:val="003B795A"/>
    <w:rsid w:val="003E296E"/>
    <w:rsid w:val="003E530E"/>
    <w:rsid w:val="003F25ED"/>
    <w:rsid w:val="00402B28"/>
    <w:rsid w:val="00410094"/>
    <w:rsid w:val="00422D72"/>
    <w:rsid w:val="004432CE"/>
    <w:rsid w:val="00444E77"/>
    <w:rsid w:val="00444EAF"/>
    <w:rsid w:val="00466F8E"/>
    <w:rsid w:val="00467B1B"/>
    <w:rsid w:val="004728F9"/>
    <w:rsid w:val="00472CDF"/>
    <w:rsid w:val="00481BB5"/>
    <w:rsid w:val="0048691D"/>
    <w:rsid w:val="004905CC"/>
    <w:rsid w:val="004A526E"/>
    <w:rsid w:val="004B189D"/>
    <w:rsid w:val="004B7C0E"/>
    <w:rsid w:val="004C03CA"/>
    <w:rsid w:val="004C2B82"/>
    <w:rsid w:val="004E1985"/>
    <w:rsid w:val="005027DE"/>
    <w:rsid w:val="0051121D"/>
    <w:rsid w:val="005130A9"/>
    <w:rsid w:val="00514666"/>
    <w:rsid w:val="00533507"/>
    <w:rsid w:val="005437E8"/>
    <w:rsid w:val="00544DE9"/>
    <w:rsid w:val="00546C5B"/>
    <w:rsid w:val="00550E18"/>
    <w:rsid w:val="005549E7"/>
    <w:rsid w:val="005618CA"/>
    <w:rsid w:val="005750E0"/>
    <w:rsid w:val="005775AF"/>
    <w:rsid w:val="0058117A"/>
    <w:rsid w:val="005815BD"/>
    <w:rsid w:val="00584E52"/>
    <w:rsid w:val="005937CE"/>
    <w:rsid w:val="005B6E0C"/>
    <w:rsid w:val="005E5388"/>
    <w:rsid w:val="005E5E94"/>
    <w:rsid w:val="005E6743"/>
    <w:rsid w:val="005F1FD5"/>
    <w:rsid w:val="005F656A"/>
    <w:rsid w:val="005F6CB3"/>
    <w:rsid w:val="00605498"/>
    <w:rsid w:val="00613750"/>
    <w:rsid w:val="0062260C"/>
    <w:rsid w:val="00632B9C"/>
    <w:rsid w:val="006336F5"/>
    <w:rsid w:val="0063466A"/>
    <w:rsid w:val="00634E91"/>
    <w:rsid w:val="00640F00"/>
    <w:rsid w:val="00647502"/>
    <w:rsid w:val="006475C6"/>
    <w:rsid w:val="00651808"/>
    <w:rsid w:val="00664BA4"/>
    <w:rsid w:val="00667402"/>
    <w:rsid w:val="0068182C"/>
    <w:rsid w:val="00687620"/>
    <w:rsid w:val="00697E8F"/>
    <w:rsid w:val="006C16CF"/>
    <w:rsid w:val="006D37CF"/>
    <w:rsid w:val="006D4FF0"/>
    <w:rsid w:val="006F45AB"/>
    <w:rsid w:val="006F4ED2"/>
    <w:rsid w:val="0070274C"/>
    <w:rsid w:val="00707F72"/>
    <w:rsid w:val="00733384"/>
    <w:rsid w:val="00767245"/>
    <w:rsid w:val="00770FA7"/>
    <w:rsid w:val="0077725A"/>
    <w:rsid w:val="007849C5"/>
    <w:rsid w:val="00784EAC"/>
    <w:rsid w:val="007A7F3A"/>
    <w:rsid w:val="007B104B"/>
    <w:rsid w:val="007B2960"/>
    <w:rsid w:val="007B34C3"/>
    <w:rsid w:val="007B419B"/>
    <w:rsid w:val="007B6D00"/>
    <w:rsid w:val="007C3335"/>
    <w:rsid w:val="007C7640"/>
    <w:rsid w:val="007E1D9E"/>
    <w:rsid w:val="007E2530"/>
    <w:rsid w:val="007E4DDA"/>
    <w:rsid w:val="007E7431"/>
    <w:rsid w:val="007F2669"/>
    <w:rsid w:val="007F6C68"/>
    <w:rsid w:val="008014DF"/>
    <w:rsid w:val="00804826"/>
    <w:rsid w:val="008112BA"/>
    <w:rsid w:val="00813DC4"/>
    <w:rsid w:val="00853355"/>
    <w:rsid w:val="00855650"/>
    <w:rsid w:val="00860F3F"/>
    <w:rsid w:val="008677EE"/>
    <w:rsid w:val="00871A09"/>
    <w:rsid w:val="008729C2"/>
    <w:rsid w:val="00887C43"/>
    <w:rsid w:val="00895673"/>
    <w:rsid w:val="008A2379"/>
    <w:rsid w:val="008A2944"/>
    <w:rsid w:val="008A2F4A"/>
    <w:rsid w:val="008A5BCF"/>
    <w:rsid w:val="008A651E"/>
    <w:rsid w:val="008B061F"/>
    <w:rsid w:val="008B642D"/>
    <w:rsid w:val="008B6EC2"/>
    <w:rsid w:val="008C4F82"/>
    <w:rsid w:val="008C6848"/>
    <w:rsid w:val="008D4C46"/>
    <w:rsid w:val="008D738A"/>
    <w:rsid w:val="008F7824"/>
    <w:rsid w:val="009019B2"/>
    <w:rsid w:val="00905F6B"/>
    <w:rsid w:val="00914FCC"/>
    <w:rsid w:val="0092049D"/>
    <w:rsid w:val="00925B60"/>
    <w:rsid w:val="00965CD3"/>
    <w:rsid w:val="00986950"/>
    <w:rsid w:val="00987BDA"/>
    <w:rsid w:val="009A411F"/>
    <w:rsid w:val="009A4E00"/>
    <w:rsid w:val="009C6B1D"/>
    <w:rsid w:val="009D2338"/>
    <w:rsid w:val="009D3A3D"/>
    <w:rsid w:val="009D6934"/>
    <w:rsid w:val="009D725B"/>
    <w:rsid w:val="009E1E21"/>
    <w:rsid w:val="00A059FD"/>
    <w:rsid w:val="00A26F99"/>
    <w:rsid w:val="00A328AC"/>
    <w:rsid w:val="00A34043"/>
    <w:rsid w:val="00A374CA"/>
    <w:rsid w:val="00A729A2"/>
    <w:rsid w:val="00A736B3"/>
    <w:rsid w:val="00A83B8D"/>
    <w:rsid w:val="00AB6F50"/>
    <w:rsid w:val="00AC685D"/>
    <w:rsid w:val="00AD1B31"/>
    <w:rsid w:val="00AD6EA2"/>
    <w:rsid w:val="00AD6F34"/>
    <w:rsid w:val="00AE72E6"/>
    <w:rsid w:val="00B143F6"/>
    <w:rsid w:val="00B21EBA"/>
    <w:rsid w:val="00B22B25"/>
    <w:rsid w:val="00B34D1E"/>
    <w:rsid w:val="00B51B37"/>
    <w:rsid w:val="00B6323F"/>
    <w:rsid w:val="00B73F19"/>
    <w:rsid w:val="00B852AD"/>
    <w:rsid w:val="00BA1A6E"/>
    <w:rsid w:val="00BA3AA3"/>
    <w:rsid w:val="00BA3AE0"/>
    <w:rsid w:val="00BA6948"/>
    <w:rsid w:val="00BD2DEB"/>
    <w:rsid w:val="00BE669B"/>
    <w:rsid w:val="00BF2CB1"/>
    <w:rsid w:val="00BF5488"/>
    <w:rsid w:val="00C1286C"/>
    <w:rsid w:val="00C23850"/>
    <w:rsid w:val="00C41480"/>
    <w:rsid w:val="00C523A5"/>
    <w:rsid w:val="00C73A3F"/>
    <w:rsid w:val="00C80B69"/>
    <w:rsid w:val="00C82719"/>
    <w:rsid w:val="00C91D93"/>
    <w:rsid w:val="00CD06C8"/>
    <w:rsid w:val="00CD1A46"/>
    <w:rsid w:val="00D00B01"/>
    <w:rsid w:val="00D159B2"/>
    <w:rsid w:val="00D32803"/>
    <w:rsid w:val="00D43188"/>
    <w:rsid w:val="00D454A6"/>
    <w:rsid w:val="00D53A65"/>
    <w:rsid w:val="00D62EB2"/>
    <w:rsid w:val="00D64982"/>
    <w:rsid w:val="00D66AC7"/>
    <w:rsid w:val="00D70B97"/>
    <w:rsid w:val="00D70E9F"/>
    <w:rsid w:val="00D74487"/>
    <w:rsid w:val="00D76EB4"/>
    <w:rsid w:val="00DC2F41"/>
    <w:rsid w:val="00DD2389"/>
    <w:rsid w:val="00DD6CE4"/>
    <w:rsid w:val="00DE3280"/>
    <w:rsid w:val="00DE4DD1"/>
    <w:rsid w:val="00DF3069"/>
    <w:rsid w:val="00DF3CB8"/>
    <w:rsid w:val="00DF49C5"/>
    <w:rsid w:val="00E016D8"/>
    <w:rsid w:val="00E033DE"/>
    <w:rsid w:val="00E05E71"/>
    <w:rsid w:val="00E076D3"/>
    <w:rsid w:val="00E45FB5"/>
    <w:rsid w:val="00E46361"/>
    <w:rsid w:val="00E563D2"/>
    <w:rsid w:val="00E62230"/>
    <w:rsid w:val="00E62C90"/>
    <w:rsid w:val="00E6632A"/>
    <w:rsid w:val="00E67E28"/>
    <w:rsid w:val="00E71639"/>
    <w:rsid w:val="00E76B61"/>
    <w:rsid w:val="00E95101"/>
    <w:rsid w:val="00E979D6"/>
    <w:rsid w:val="00EB1E28"/>
    <w:rsid w:val="00EB27FB"/>
    <w:rsid w:val="00EC6233"/>
    <w:rsid w:val="00F02DAA"/>
    <w:rsid w:val="00F13369"/>
    <w:rsid w:val="00F2063B"/>
    <w:rsid w:val="00F2280E"/>
    <w:rsid w:val="00F240F7"/>
    <w:rsid w:val="00F31D5E"/>
    <w:rsid w:val="00F41C90"/>
    <w:rsid w:val="00F43581"/>
    <w:rsid w:val="00F54A0B"/>
    <w:rsid w:val="00F61BB5"/>
    <w:rsid w:val="00F622C5"/>
    <w:rsid w:val="00F7568F"/>
    <w:rsid w:val="00F83729"/>
    <w:rsid w:val="00F872C6"/>
    <w:rsid w:val="00F9637F"/>
    <w:rsid w:val="00FB50EC"/>
    <w:rsid w:val="00FC79C8"/>
    <w:rsid w:val="00FE6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59F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9FD"/>
    <w:rPr>
      <w:rFonts w:ascii="Calibri" w:eastAsia="Calibri" w:hAnsi="Calibri" w:cs="Times New Roman"/>
    </w:rPr>
  </w:style>
  <w:style w:type="paragraph" w:styleId="Footer">
    <w:name w:val="footer"/>
    <w:basedOn w:val="Normal"/>
    <w:link w:val="FooterChar"/>
    <w:uiPriority w:val="99"/>
    <w:unhideWhenUsed/>
    <w:rsid w:val="00A05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9FD"/>
    <w:rPr>
      <w:rFonts w:ascii="Calibri" w:eastAsia="Calibri" w:hAnsi="Calibri" w:cs="Times New Roman"/>
    </w:rPr>
  </w:style>
  <w:style w:type="paragraph" w:styleId="BalloonText">
    <w:name w:val="Balloon Text"/>
    <w:basedOn w:val="Normal"/>
    <w:link w:val="BalloonTextChar"/>
    <w:uiPriority w:val="99"/>
    <w:semiHidden/>
    <w:unhideWhenUsed/>
    <w:rsid w:val="00A059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9FD"/>
    <w:rPr>
      <w:rFonts w:ascii="Tahoma" w:eastAsia="Calibri" w:hAnsi="Tahoma" w:cs="Tahoma"/>
      <w:sz w:val="16"/>
      <w:szCs w:val="16"/>
    </w:rPr>
  </w:style>
  <w:style w:type="character" w:customStyle="1" w:styleId="Normal1">
    <w:name w:val="Normal1"/>
    <w:rsid w:val="0017498C"/>
    <w:rPr>
      <w:rFonts w:ascii="Arial Narrow" w:hAnsi="Arial Narrow"/>
      <w:noProof w:val="0"/>
      <w:color w:val="000000"/>
      <w:sz w:val="24"/>
      <w:lang w:val="en-US"/>
    </w:rPr>
  </w:style>
  <w:style w:type="paragraph" w:customStyle="1" w:styleId="FormText">
    <w:name w:val="Form Text"/>
    <w:aliases w:val="no indt,+spc"/>
    <w:rsid w:val="0017498C"/>
    <w:pPr>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customStyle="1" w:styleId="FormTextspc">
    <w:name w:val="Form Text +spc"/>
    <w:rsid w:val="0017498C"/>
    <w:pPr>
      <w:overflowPunct w:val="0"/>
      <w:autoSpaceDE w:val="0"/>
      <w:autoSpaceDN w:val="0"/>
      <w:adjustRightInd w:val="0"/>
      <w:spacing w:before="120" w:after="0" w:line="250" w:lineRule="atLeast"/>
      <w:ind w:firstLine="240"/>
      <w:jc w:val="both"/>
      <w:textAlignment w:val="baseline"/>
    </w:pPr>
    <w:rPr>
      <w:rFonts w:ascii="Arial Narrow" w:eastAsia="Times New Roman" w:hAnsi="Arial Narrow" w:cs="Times New Roman"/>
      <w:color w:val="000000"/>
      <w:sz w:val="20"/>
      <w:szCs w:val="20"/>
    </w:rPr>
  </w:style>
  <w:style w:type="paragraph" w:customStyle="1" w:styleId="FormBullet1">
    <w:name w:val="Form Bullet 1"/>
    <w:rsid w:val="0017498C"/>
    <w:pPr>
      <w:overflowPunct w:val="0"/>
      <w:autoSpaceDE w:val="0"/>
      <w:autoSpaceDN w:val="0"/>
      <w:adjustRightInd w:val="0"/>
      <w:spacing w:after="0" w:line="250" w:lineRule="atLeast"/>
      <w:ind w:left="360" w:hanging="360"/>
      <w:jc w:val="both"/>
      <w:textAlignment w:val="baseline"/>
    </w:pPr>
    <w:rPr>
      <w:rFonts w:ascii="Arial Narrow" w:eastAsia="Times New Roman" w:hAnsi="Arial Narrow" w:cs="Times New Roman"/>
      <w:color w:val="000000"/>
      <w:sz w:val="20"/>
      <w:szCs w:val="20"/>
    </w:rPr>
  </w:style>
  <w:style w:type="paragraph" w:customStyle="1" w:styleId="FormSignature">
    <w:name w:val="Form Signature"/>
    <w:rsid w:val="00377F5C"/>
    <w:pPr>
      <w:tabs>
        <w:tab w:val="left" w:pos="240"/>
        <w:tab w:val="left" w:pos="5280"/>
        <w:tab w:val="right" w:leader="underscore" w:pos="8640"/>
      </w:tabs>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styleId="ListBullet">
    <w:name w:val="List Bullet"/>
    <w:basedOn w:val="Normal"/>
    <w:rsid w:val="00377F5C"/>
    <w:pPr>
      <w:widowControl w:val="0"/>
      <w:numPr>
        <w:numId w:val="1"/>
      </w:numPr>
      <w:autoSpaceDE w:val="0"/>
      <w:autoSpaceDN w:val="0"/>
      <w:adjustRightInd w:val="0"/>
      <w:spacing w:after="0" w:line="240" w:lineRule="auto"/>
    </w:pPr>
    <w:rPr>
      <w:rFonts w:ascii="Times New Roman" w:eastAsia="Times New Roman" w:hAnsi="Times New Roman"/>
      <w:sz w:val="24"/>
      <w:szCs w:val="24"/>
    </w:rPr>
  </w:style>
  <w:style w:type="character" w:customStyle="1" w:styleId="xn-person">
    <w:name w:val="xn-person"/>
    <w:basedOn w:val="DefaultParagraphFont"/>
    <w:rsid w:val="005112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59F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9FD"/>
    <w:rPr>
      <w:rFonts w:ascii="Calibri" w:eastAsia="Calibri" w:hAnsi="Calibri" w:cs="Times New Roman"/>
    </w:rPr>
  </w:style>
  <w:style w:type="paragraph" w:styleId="Footer">
    <w:name w:val="footer"/>
    <w:basedOn w:val="Normal"/>
    <w:link w:val="FooterChar"/>
    <w:uiPriority w:val="99"/>
    <w:unhideWhenUsed/>
    <w:rsid w:val="00A05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9FD"/>
    <w:rPr>
      <w:rFonts w:ascii="Calibri" w:eastAsia="Calibri" w:hAnsi="Calibri" w:cs="Times New Roman"/>
    </w:rPr>
  </w:style>
  <w:style w:type="paragraph" w:styleId="BalloonText">
    <w:name w:val="Balloon Text"/>
    <w:basedOn w:val="Normal"/>
    <w:link w:val="BalloonTextChar"/>
    <w:uiPriority w:val="99"/>
    <w:semiHidden/>
    <w:unhideWhenUsed/>
    <w:rsid w:val="00A059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9FD"/>
    <w:rPr>
      <w:rFonts w:ascii="Tahoma" w:eastAsia="Calibri" w:hAnsi="Tahoma" w:cs="Tahoma"/>
      <w:sz w:val="16"/>
      <w:szCs w:val="16"/>
    </w:rPr>
  </w:style>
  <w:style w:type="character" w:customStyle="1" w:styleId="Normal1">
    <w:name w:val="Normal1"/>
    <w:rsid w:val="0017498C"/>
    <w:rPr>
      <w:rFonts w:ascii="Arial Narrow" w:hAnsi="Arial Narrow"/>
      <w:noProof w:val="0"/>
      <w:color w:val="000000"/>
      <w:sz w:val="24"/>
      <w:lang w:val="en-US"/>
    </w:rPr>
  </w:style>
  <w:style w:type="paragraph" w:customStyle="1" w:styleId="FormText">
    <w:name w:val="Form Text"/>
    <w:aliases w:val="no indt,+spc"/>
    <w:rsid w:val="0017498C"/>
    <w:pPr>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customStyle="1" w:styleId="FormTextspc">
    <w:name w:val="Form Text +spc"/>
    <w:rsid w:val="0017498C"/>
    <w:pPr>
      <w:overflowPunct w:val="0"/>
      <w:autoSpaceDE w:val="0"/>
      <w:autoSpaceDN w:val="0"/>
      <w:adjustRightInd w:val="0"/>
      <w:spacing w:before="120" w:after="0" w:line="250" w:lineRule="atLeast"/>
      <w:ind w:firstLine="240"/>
      <w:jc w:val="both"/>
      <w:textAlignment w:val="baseline"/>
    </w:pPr>
    <w:rPr>
      <w:rFonts w:ascii="Arial Narrow" w:eastAsia="Times New Roman" w:hAnsi="Arial Narrow" w:cs="Times New Roman"/>
      <w:color w:val="000000"/>
      <w:sz w:val="20"/>
      <w:szCs w:val="20"/>
    </w:rPr>
  </w:style>
  <w:style w:type="paragraph" w:customStyle="1" w:styleId="FormBullet1">
    <w:name w:val="Form Bullet 1"/>
    <w:rsid w:val="0017498C"/>
    <w:pPr>
      <w:overflowPunct w:val="0"/>
      <w:autoSpaceDE w:val="0"/>
      <w:autoSpaceDN w:val="0"/>
      <w:adjustRightInd w:val="0"/>
      <w:spacing w:after="0" w:line="250" w:lineRule="atLeast"/>
      <w:ind w:left="360" w:hanging="360"/>
      <w:jc w:val="both"/>
      <w:textAlignment w:val="baseline"/>
    </w:pPr>
    <w:rPr>
      <w:rFonts w:ascii="Arial Narrow" w:eastAsia="Times New Roman" w:hAnsi="Arial Narrow" w:cs="Times New Roman"/>
      <w:color w:val="000000"/>
      <w:sz w:val="20"/>
      <w:szCs w:val="20"/>
    </w:rPr>
  </w:style>
  <w:style w:type="paragraph" w:customStyle="1" w:styleId="FormSignature">
    <w:name w:val="Form Signature"/>
    <w:rsid w:val="00377F5C"/>
    <w:pPr>
      <w:tabs>
        <w:tab w:val="left" w:pos="240"/>
        <w:tab w:val="left" w:pos="5280"/>
        <w:tab w:val="right" w:leader="underscore" w:pos="8640"/>
      </w:tabs>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styleId="ListBullet">
    <w:name w:val="List Bullet"/>
    <w:basedOn w:val="Normal"/>
    <w:rsid w:val="00377F5C"/>
    <w:pPr>
      <w:widowControl w:val="0"/>
      <w:numPr>
        <w:numId w:val="1"/>
      </w:numPr>
      <w:autoSpaceDE w:val="0"/>
      <w:autoSpaceDN w:val="0"/>
      <w:adjustRightInd w:val="0"/>
      <w:spacing w:after="0" w:line="240" w:lineRule="auto"/>
    </w:pPr>
    <w:rPr>
      <w:rFonts w:ascii="Times New Roman" w:eastAsia="Times New Roman" w:hAnsi="Times New Roman"/>
      <w:sz w:val="24"/>
      <w:szCs w:val="24"/>
    </w:rPr>
  </w:style>
  <w:style w:type="character" w:customStyle="1" w:styleId="xn-person">
    <w:name w:val="xn-person"/>
    <w:basedOn w:val="DefaultParagraphFont"/>
    <w:rsid w:val="00511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43153-7625-4A63-A146-27B0A473D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cburrows</dc:creator>
  <cp:lastModifiedBy>DeviceAdmin</cp:lastModifiedBy>
  <cp:revision>2</cp:revision>
  <cp:lastPrinted>2014-03-13T23:56:00Z</cp:lastPrinted>
  <dcterms:created xsi:type="dcterms:W3CDTF">2016-10-13T20:24:00Z</dcterms:created>
  <dcterms:modified xsi:type="dcterms:W3CDTF">2016-10-13T20:24:00Z</dcterms:modified>
</cp:coreProperties>
</file>