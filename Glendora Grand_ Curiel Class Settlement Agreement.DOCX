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2055" w:rsidRPr="00D71878" w:rsidRDefault="001E2055" w:rsidP="00E51A95">
      <w:pPr>
        <w:pStyle w:val="AttorneyName"/>
        <w:widowControl w:val="0"/>
        <w:spacing w:line="180" w:lineRule="exact"/>
        <w:rPr>
          <w:rFonts w:ascii="Times New Roman" w:hAnsi="Times New Roman"/>
          <w:sz w:val="24"/>
          <w:szCs w:val="24"/>
        </w:rPr>
      </w:pPr>
    </w:p>
    <w:p w:rsidR="001E2055" w:rsidRPr="00D71878" w:rsidRDefault="001E2055" w:rsidP="00E51A95">
      <w:pPr>
        <w:pStyle w:val="AttorneyName"/>
        <w:widowControl w:val="0"/>
        <w:spacing w:line="240" w:lineRule="exact"/>
        <w:contextualSpacing/>
        <w:rPr>
          <w:rFonts w:ascii="Times New Roman" w:hAnsi="Times New Roman"/>
          <w:sz w:val="24"/>
          <w:szCs w:val="24"/>
        </w:rPr>
      </w:pPr>
      <w:r w:rsidRPr="00D71878">
        <w:rPr>
          <w:rFonts w:ascii="Times New Roman" w:hAnsi="Times New Roman"/>
          <w:sz w:val="24"/>
          <w:szCs w:val="24"/>
        </w:rPr>
        <w:t>Kevin Mahoney (SBN: 235367)</w:t>
      </w:r>
    </w:p>
    <w:p w:rsidR="001E2055" w:rsidRPr="00D71878" w:rsidRDefault="008F763C" w:rsidP="00E51A95">
      <w:pPr>
        <w:pStyle w:val="AttorneyName"/>
        <w:widowControl w:val="0"/>
        <w:spacing w:line="240" w:lineRule="exact"/>
        <w:contextualSpacing/>
        <w:rPr>
          <w:rFonts w:ascii="Times New Roman" w:hAnsi="Times New Roman"/>
          <w:sz w:val="24"/>
          <w:szCs w:val="24"/>
        </w:rPr>
      </w:pPr>
      <w:hyperlink r:id="rId8" w:history="1">
        <w:r w:rsidR="001E2055" w:rsidRPr="00D71878">
          <w:rPr>
            <w:rStyle w:val="Hyperlink"/>
            <w:rFonts w:ascii="Times New Roman" w:hAnsi="Times New Roman"/>
            <w:sz w:val="24"/>
            <w:szCs w:val="24"/>
          </w:rPr>
          <w:t>kmahoney@mahoney-law.net</w:t>
        </w:r>
      </w:hyperlink>
    </w:p>
    <w:p w:rsidR="001E2055" w:rsidRPr="00D71878" w:rsidRDefault="001E2055" w:rsidP="00E51A95">
      <w:pPr>
        <w:pStyle w:val="AttorneyName"/>
        <w:widowControl w:val="0"/>
        <w:spacing w:line="240" w:lineRule="exact"/>
        <w:contextualSpacing/>
        <w:rPr>
          <w:rFonts w:ascii="Times New Roman" w:hAnsi="Times New Roman"/>
          <w:sz w:val="24"/>
          <w:szCs w:val="24"/>
        </w:rPr>
      </w:pPr>
      <w:bookmarkStart w:id="0" w:name="OLE_LINK7"/>
      <w:r w:rsidRPr="00D71878">
        <w:rPr>
          <w:rFonts w:ascii="Times New Roman" w:hAnsi="Times New Roman"/>
          <w:sz w:val="24"/>
          <w:szCs w:val="24"/>
        </w:rPr>
        <w:t xml:space="preserve">Treana Allen (SBN: 302922) </w:t>
      </w:r>
    </w:p>
    <w:p w:rsidR="001E2055" w:rsidRPr="00D71878" w:rsidRDefault="008F763C" w:rsidP="00E51A95">
      <w:pPr>
        <w:pStyle w:val="AttorneyName"/>
        <w:widowControl w:val="0"/>
        <w:spacing w:line="240" w:lineRule="exact"/>
        <w:contextualSpacing/>
        <w:rPr>
          <w:rFonts w:ascii="Times New Roman" w:hAnsi="Times New Roman"/>
          <w:sz w:val="24"/>
          <w:szCs w:val="24"/>
        </w:rPr>
      </w:pPr>
      <w:hyperlink r:id="rId9" w:history="1">
        <w:r w:rsidR="001E2055" w:rsidRPr="00D71878">
          <w:rPr>
            <w:rStyle w:val="Hyperlink"/>
            <w:rFonts w:ascii="Times New Roman" w:hAnsi="Times New Roman"/>
            <w:sz w:val="24"/>
            <w:szCs w:val="24"/>
          </w:rPr>
          <w:t>tallen@mahoney-law.net</w:t>
        </w:r>
      </w:hyperlink>
    </w:p>
    <w:bookmarkEnd w:id="0"/>
    <w:p w:rsidR="001E2055" w:rsidRPr="00D71878" w:rsidRDefault="001E2055" w:rsidP="00E51A95">
      <w:pPr>
        <w:pStyle w:val="AttorneyName"/>
        <w:widowControl w:val="0"/>
        <w:spacing w:line="240" w:lineRule="exact"/>
        <w:contextualSpacing/>
        <w:rPr>
          <w:rFonts w:ascii="Times New Roman" w:hAnsi="Times New Roman"/>
          <w:sz w:val="24"/>
          <w:szCs w:val="24"/>
        </w:rPr>
      </w:pPr>
      <w:r w:rsidRPr="00D71878">
        <w:rPr>
          <w:rFonts w:ascii="Times New Roman" w:hAnsi="Times New Roman"/>
          <w:b/>
          <w:sz w:val="24"/>
          <w:szCs w:val="24"/>
        </w:rPr>
        <w:t>MAHONEY LAW GROUP, APC</w:t>
      </w:r>
    </w:p>
    <w:p w:rsidR="001E2055" w:rsidRPr="00D71878" w:rsidRDefault="001E2055" w:rsidP="00E51A95">
      <w:pPr>
        <w:pStyle w:val="AttorneyName"/>
        <w:widowControl w:val="0"/>
        <w:spacing w:line="240" w:lineRule="exact"/>
        <w:contextualSpacing/>
        <w:rPr>
          <w:rFonts w:ascii="Times New Roman" w:hAnsi="Times New Roman"/>
          <w:sz w:val="24"/>
          <w:szCs w:val="24"/>
        </w:rPr>
      </w:pPr>
      <w:r w:rsidRPr="00D71878">
        <w:rPr>
          <w:rFonts w:ascii="Times New Roman" w:hAnsi="Times New Roman"/>
          <w:sz w:val="24"/>
          <w:szCs w:val="24"/>
        </w:rPr>
        <w:t>249 E. Ocean Blvd., Ste. 814</w:t>
      </w:r>
    </w:p>
    <w:p w:rsidR="001E2055" w:rsidRPr="00D71878" w:rsidRDefault="001E2055" w:rsidP="00E51A95">
      <w:pPr>
        <w:pStyle w:val="AttorneyName"/>
        <w:widowControl w:val="0"/>
        <w:spacing w:line="240" w:lineRule="exact"/>
        <w:contextualSpacing/>
        <w:rPr>
          <w:rFonts w:ascii="Times New Roman" w:hAnsi="Times New Roman"/>
          <w:sz w:val="24"/>
          <w:szCs w:val="24"/>
        </w:rPr>
      </w:pPr>
      <w:r w:rsidRPr="00D71878">
        <w:rPr>
          <w:rFonts w:ascii="Times New Roman" w:hAnsi="Times New Roman"/>
          <w:sz w:val="24"/>
          <w:szCs w:val="24"/>
        </w:rPr>
        <w:t>Long Beach, CA 90802</w:t>
      </w:r>
    </w:p>
    <w:p w:rsidR="001E2055" w:rsidRPr="00D71878" w:rsidRDefault="001E2055" w:rsidP="00E51A95">
      <w:pPr>
        <w:pStyle w:val="AttorneyName"/>
        <w:widowControl w:val="0"/>
        <w:spacing w:line="240" w:lineRule="exact"/>
        <w:contextualSpacing/>
        <w:rPr>
          <w:rFonts w:ascii="Times New Roman" w:hAnsi="Times New Roman"/>
          <w:sz w:val="24"/>
          <w:szCs w:val="24"/>
        </w:rPr>
      </w:pPr>
      <w:r w:rsidRPr="00D71878">
        <w:rPr>
          <w:rFonts w:ascii="Times New Roman" w:hAnsi="Times New Roman"/>
          <w:sz w:val="24"/>
          <w:szCs w:val="24"/>
        </w:rPr>
        <w:t>Telephone: (562) 590-5550</w:t>
      </w:r>
    </w:p>
    <w:p w:rsidR="001E2055" w:rsidRPr="00D71878" w:rsidRDefault="001E2055" w:rsidP="00E51A95">
      <w:pPr>
        <w:pStyle w:val="AttorneyName"/>
        <w:widowControl w:val="0"/>
        <w:spacing w:line="240" w:lineRule="exact"/>
        <w:contextualSpacing/>
        <w:rPr>
          <w:rFonts w:ascii="Times New Roman" w:hAnsi="Times New Roman"/>
          <w:sz w:val="24"/>
          <w:szCs w:val="24"/>
        </w:rPr>
      </w:pPr>
      <w:r w:rsidRPr="00D71878">
        <w:rPr>
          <w:rFonts w:ascii="Times New Roman" w:hAnsi="Times New Roman"/>
          <w:sz w:val="24"/>
          <w:szCs w:val="24"/>
        </w:rPr>
        <w:t>Facsimile: (562) 590-8400</w:t>
      </w:r>
    </w:p>
    <w:p w:rsidR="001E2055" w:rsidRPr="00D71878" w:rsidRDefault="001E2055" w:rsidP="00E51A95">
      <w:pPr>
        <w:pStyle w:val="AttorneyName"/>
        <w:widowControl w:val="0"/>
        <w:spacing w:line="240" w:lineRule="exact"/>
        <w:contextualSpacing/>
        <w:rPr>
          <w:rFonts w:ascii="Times New Roman" w:hAnsi="Times New Roman"/>
          <w:sz w:val="24"/>
          <w:szCs w:val="24"/>
        </w:rPr>
      </w:pPr>
    </w:p>
    <w:p w:rsidR="001E2055" w:rsidRPr="00D71878" w:rsidRDefault="001E2055" w:rsidP="00E51A95">
      <w:pPr>
        <w:pStyle w:val="AttorneyName"/>
        <w:widowControl w:val="0"/>
        <w:spacing w:line="240" w:lineRule="exact"/>
        <w:contextualSpacing/>
        <w:rPr>
          <w:rFonts w:ascii="Times New Roman" w:hAnsi="Times New Roman"/>
          <w:sz w:val="24"/>
          <w:szCs w:val="24"/>
        </w:rPr>
      </w:pPr>
      <w:r w:rsidRPr="00D71878">
        <w:rPr>
          <w:rFonts w:ascii="Times New Roman" w:hAnsi="Times New Roman"/>
          <w:sz w:val="24"/>
          <w:szCs w:val="24"/>
        </w:rPr>
        <w:t xml:space="preserve">Attorneys for Plaintiff </w:t>
      </w:r>
      <w:r w:rsidR="005C7F0B">
        <w:rPr>
          <w:rFonts w:ascii="Times New Roman" w:hAnsi="Times New Roman"/>
          <w:sz w:val="24"/>
          <w:szCs w:val="24"/>
        </w:rPr>
        <w:t>MANUEL CURIEL</w:t>
      </w:r>
      <w:r w:rsidRPr="00D71878">
        <w:rPr>
          <w:rFonts w:ascii="Times New Roman" w:hAnsi="Times New Roman"/>
          <w:sz w:val="24"/>
          <w:szCs w:val="24"/>
        </w:rPr>
        <w:t xml:space="preserve"> as an individual and on behalf of all employees similarly situated</w:t>
      </w:r>
    </w:p>
    <w:p w:rsidR="001E2055" w:rsidRPr="00D71878" w:rsidRDefault="001E2055" w:rsidP="00E51A95">
      <w:pPr>
        <w:pStyle w:val="AttorneyName"/>
        <w:widowControl w:val="0"/>
        <w:spacing w:line="240" w:lineRule="exact"/>
        <w:contextualSpacing/>
        <w:rPr>
          <w:rFonts w:ascii="Times New Roman" w:hAnsi="Times New Roman"/>
          <w:sz w:val="24"/>
          <w:szCs w:val="24"/>
        </w:rPr>
      </w:pPr>
    </w:p>
    <w:p w:rsidR="001E2055" w:rsidRDefault="007F4568" w:rsidP="00E51A95">
      <w:pPr>
        <w:pStyle w:val="FirmName"/>
      </w:pPr>
      <w:r>
        <w:t>MUSICK, PEELER</w:t>
      </w:r>
      <w:r w:rsidR="001E2055">
        <w:t xml:space="preserve"> &amp; </w:t>
      </w:r>
      <w:r>
        <w:t>GARRETT</w:t>
      </w:r>
      <w:r w:rsidR="001E2055">
        <w:t> </w:t>
      </w:r>
      <w:proofErr w:type="spellStart"/>
      <w:r w:rsidR="001E2055" w:rsidRPr="00FA165B">
        <w:rPr>
          <w:smallCaps/>
        </w:rPr>
        <w:t>llp</w:t>
      </w:r>
      <w:proofErr w:type="spellEnd"/>
    </w:p>
    <w:p w:rsidR="001E2055" w:rsidRDefault="007F4568" w:rsidP="00E51A95">
      <w:pPr>
        <w:pStyle w:val="Normal0"/>
      </w:pPr>
      <w:r>
        <w:t>BARBORA PULMANOVA</w:t>
      </w:r>
      <w:r w:rsidR="001E2055">
        <w:t xml:space="preserve">, SB# </w:t>
      </w:r>
      <w:r>
        <w:t>234028</w:t>
      </w:r>
    </w:p>
    <w:p w:rsidR="001E2055" w:rsidRDefault="001E2055" w:rsidP="00E51A95">
      <w:pPr>
        <w:pStyle w:val="Normal0"/>
      </w:pPr>
      <w:r w:rsidRPr="00FA165B">
        <w:t xml:space="preserve">    E-Mail: </w:t>
      </w:r>
      <w:hyperlink r:id="rId10" w:history="1">
        <w:r w:rsidR="007F4568" w:rsidRPr="00FD603A">
          <w:rPr>
            <w:rStyle w:val="Hyperlink"/>
          </w:rPr>
          <w:t>B.Pilmanova@MPGLAW.com</w:t>
        </w:r>
      </w:hyperlink>
      <w:r w:rsidR="007F4568">
        <w:t xml:space="preserve"> </w:t>
      </w:r>
    </w:p>
    <w:p w:rsidR="001E2055" w:rsidRDefault="007F4568" w:rsidP="00E51A95">
      <w:pPr>
        <w:pStyle w:val="Normal0"/>
      </w:pPr>
      <w:r>
        <w:t>One Wilshire Boulevard, Suite 2000</w:t>
      </w:r>
    </w:p>
    <w:p w:rsidR="001E2055" w:rsidRDefault="007F4568" w:rsidP="00E51A95">
      <w:pPr>
        <w:pStyle w:val="Normal0"/>
      </w:pPr>
      <w:r>
        <w:t>Los Angeles, California 90017</w:t>
      </w:r>
    </w:p>
    <w:p w:rsidR="001E2055" w:rsidRDefault="001E2055" w:rsidP="00E51A95">
      <w:pPr>
        <w:pStyle w:val="Normal0"/>
      </w:pPr>
      <w:r>
        <w:t>Telephone: 213.</w:t>
      </w:r>
      <w:r w:rsidR="007F4568">
        <w:t>629.7612</w:t>
      </w:r>
    </w:p>
    <w:p w:rsidR="001E2055" w:rsidRDefault="001E2055" w:rsidP="00E51A95">
      <w:pPr>
        <w:pStyle w:val="Normal0"/>
      </w:pPr>
      <w:r>
        <w:t>Facsimile: 213.</w:t>
      </w:r>
      <w:r w:rsidR="007F4568">
        <w:t>624.1376</w:t>
      </w:r>
    </w:p>
    <w:p w:rsidR="001E2055" w:rsidRDefault="001E2055" w:rsidP="00E51A95">
      <w:pPr>
        <w:pStyle w:val="Normal0"/>
      </w:pPr>
    </w:p>
    <w:p w:rsidR="001E2055" w:rsidRDefault="00B83645" w:rsidP="00E51A95">
      <w:pPr>
        <w:pStyle w:val="Attorneysfor"/>
        <w:ind w:right="0"/>
      </w:pPr>
      <w:r>
        <w:t>Attorney</w:t>
      </w:r>
      <w:r w:rsidR="001E2055">
        <w:t xml:space="preserve"> for </w:t>
      </w:r>
      <w:r w:rsidR="005C7F0B">
        <w:t>GLENDORA GRAND, INC.</w:t>
      </w:r>
    </w:p>
    <w:p w:rsidR="001E2055" w:rsidRPr="00D71878" w:rsidRDefault="001E2055" w:rsidP="00E51A95">
      <w:pPr>
        <w:pStyle w:val="AttorneyName"/>
        <w:widowControl w:val="0"/>
        <w:spacing w:line="240" w:lineRule="exact"/>
        <w:contextualSpacing/>
        <w:outlineLvl w:val="0"/>
        <w:rPr>
          <w:rFonts w:ascii="Times New Roman" w:hAnsi="Times New Roman"/>
          <w:b/>
          <w:sz w:val="24"/>
          <w:szCs w:val="24"/>
        </w:rPr>
      </w:pPr>
    </w:p>
    <w:p w:rsidR="001E2055" w:rsidRPr="00D71878" w:rsidRDefault="001E2055" w:rsidP="00E51A95">
      <w:pPr>
        <w:pStyle w:val="AttorneyName"/>
        <w:widowControl w:val="0"/>
        <w:spacing w:line="240" w:lineRule="exact"/>
        <w:contextualSpacing/>
        <w:jc w:val="center"/>
        <w:outlineLvl w:val="0"/>
        <w:rPr>
          <w:rFonts w:ascii="Times New Roman" w:hAnsi="Times New Roman"/>
          <w:b/>
          <w:sz w:val="24"/>
          <w:szCs w:val="24"/>
        </w:rPr>
      </w:pPr>
    </w:p>
    <w:p w:rsidR="001E2055" w:rsidRPr="00D71878" w:rsidRDefault="001E2055" w:rsidP="00E51A95">
      <w:pPr>
        <w:pStyle w:val="AttorneyName"/>
        <w:jc w:val="center"/>
        <w:outlineLvl w:val="0"/>
        <w:rPr>
          <w:rFonts w:ascii="Times New Roman" w:hAnsi="Times New Roman"/>
          <w:b/>
          <w:sz w:val="24"/>
          <w:szCs w:val="24"/>
        </w:rPr>
      </w:pPr>
      <w:r w:rsidRPr="00D71878">
        <w:rPr>
          <w:rFonts w:ascii="Times New Roman" w:hAnsi="Times New Roman"/>
          <w:b/>
          <w:sz w:val="24"/>
          <w:szCs w:val="24"/>
        </w:rPr>
        <w:t>SUPERIOR COURT OF THE STATE OF CALIFORNIA</w:t>
      </w:r>
    </w:p>
    <w:p w:rsidR="001E2055" w:rsidRPr="00D71878" w:rsidRDefault="001E2055" w:rsidP="00E51A95">
      <w:pPr>
        <w:pStyle w:val="AttorneyName"/>
        <w:rPr>
          <w:rFonts w:ascii="Times New Roman" w:hAnsi="Times New Roman"/>
          <w:b/>
          <w:sz w:val="24"/>
          <w:szCs w:val="24"/>
        </w:rPr>
      </w:pPr>
    </w:p>
    <w:p w:rsidR="001E2055" w:rsidRPr="00D71878" w:rsidRDefault="001E2055" w:rsidP="00E51A95">
      <w:pPr>
        <w:pStyle w:val="AttorneyName"/>
        <w:jc w:val="center"/>
        <w:outlineLvl w:val="0"/>
        <w:rPr>
          <w:rFonts w:ascii="Times New Roman" w:hAnsi="Times New Roman"/>
          <w:b/>
          <w:sz w:val="24"/>
          <w:szCs w:val="24"/>
        </w:rPr>
      </w:pPr>
      <w:r w:rsidRPr="00D71878">
        <w:rPr>
          <w:rFonts w:ascii="Times New Roman" w:hAnsi="Times New Roman"/>
          <w:b/>
          <w:sz w:val="24"/>
          <w:szCs w:val="24"/>
        </w:rPr>
        <w:t>THE COUNTY OF LOS ANGELES</w:t>
      </w:r>
    </w:p>
    <w:p w:rsidR="001E2055" w:rsidRPr="00D71878" w:rsidRDefault="001E2055" w:rsidP="00E51A95">
      <w:pPr>
        <w:pStyle w:val="AttorneyName"/>
        <w:jc w:val="center"/>
        <w:outlineLvl w:val="0"/>
        <w:rPr>
          <w:rFonts w:ascii="Times New Roman" w:hAnsi="Times New Roman"/>
          <w:b/>
          <w:sz w:val="24"/>
          <w:szCs w:val="24"/>
        </w:rPr>
      </w:pPr>
    </w:p>
    <w:p w:rsidR="001E2055" w:rsidRPr="00D71878" w:rsidRDefault="001E2055" w:rsidP="00E51A95">
      <w:pPr>
        <w:pStyle w:val="AttorneyName"/>
        <w:rPr>
          <w:rFonts w:ascii="Times New Roman" w:hAnsi="Times New Roman"/>
          <w:sz w:val="24"/>
          <w:szCs w:val="24"/>
        </w:rPr>
      </w:pPr>
    </w:p>
    <w:tbl>
      <w:tblPr>
        <w:tblW w:w="9540" w:type="dxa"/>
        <w:tblLayout w:type="fixed"/>
        <w:tblCellMar>
          <w:left w:w="0" w:type="dxa"/>
          <w:right w:w="0" w:type="dxa"/>
        </w:tblCellMar>
        <w:tblLook w:val="0000" w:firstRow="0" w:lastRow="0" w:firstColumn="0" w:lastColumn="0" w:noHBand="0" w:noVBand="0"/>
      </w:tblPr>
      <w:tblGrid>
        <w:gridCol w:w="4500"/>
        <w:gridCol w:w="290"/>
        <w:gridCol w:w="4750"/>
      </w:tblGrid>
      <w:tr w:rsidR="001E2055" w:rsidRPr="00D71878" w:rsidTr="00E51A95">
        <w:trPr>
          <w:trHeight w:val="4842"/>
        </w:trPr>
        <w:tc>
          <w:tcPr>
            <w:tcW w:w="4500" w:type="dxa"/>
            <w:tcBorders>
              <w:bottom w:val="single" w:sz="4" w:space="0" w:color="auto"/>
              <w:right w:val="single" w:sz="4" w:space="0" w:color="auto"/>
            </w:tcBorders>
            <w:shd w:val="clear" w:color="auto" w:fill="auto"/>
          </w:tcPr>
          <w:p w:rsidR="001E2055" w:rsidRDefault="005C7F0B" w:rsidP="00E51A95">
            <w:pPr>
              <w:pStyle w:val="AttorneyName"/>
              <w:pBdr>
                <w:right w:val="single" w:sz="4" w:space="4" w:color="auto"/>
              </w:pBdr>
              <w:rPr>
                <w:rFonts w:ascii="Times New Roman" w:hAnsi="Times New Roman"/>
                <w:sz w:val="24"/>
                <w:szCs w:val="24"/>
              </w:rPr>
            </w:pPr>
            <w:bookmarkStart w:id="1" w:name="Parties"/>
            <w:bookmarkEnd w:id="1"/>
            <w:r>
              <w:rPr>
                <w:rFonts w:ascii="Times New Roman" w:hAnsi="Times New Roman"/>
                <w:sz w:val="24"/>
                <w:szCs w:val="24"/>
              </w:rPr>
              <w:t>MANUEL CURIEL</w:t>
            </w:r>
            <w:r w:rsidR="001E2055">
              <w:rPr>
                <w:rFonts w:ascii="Times New Roman" w:hAnsi="Times New Roman"/>
                <w:sz w:val="24"/>
                <w:szCs w:val="24"/>
              </w:rPr>
              <w:t xml:space="preserve"> </w:t>
            </w:r>
          </w:p>
          <w:p w:rsidR="001E2055" w:rsidRPr="00D77557" w:rsidRDefault="001E2055" w:rsidP="00E51A95">
            <w:pPr>
              <w:pStyle w:val="AttorneyName"/>
              <w:pBdr>
                <w:right w:val="single" w:sz="4" w:space="4" w:color="auto"/>
              </w:pBdr>
              <w:rPr>
                <w:rFonts w:ascii="Times New Roman" w:hAnsi="Times New Roman"/>
                <w:sz w:val="24"/>
                <w:szCs w:val="24"/>
              </w:rPr>
            </w:pPr>
            <w:r>
              <w:rPr>
                <w:rFonts w:ascii="Times New Roman" w:hAnsi="Times New Roman"/>
                <w:sz w:val="24"/>
                <w:szCs w:val="24"/>
              </w:rPr>
              <w:t xml:space="preserve">as an individual, </w:t>
            </w:r>
            <w:r w:rsidRPr="00D77557">
              <w:rPr>
                <w:rFonts w:ascii="Times New Roman" w:hAnsi="Times New Roman"/>
                <w:sz w:val="24"/>
                <w:szCs w:val="24"/>
              </w:rPr>
              <w:t xml:space="preserve">and on behalf of all similarly situated employees </w:t>
            </w:r>
          </w:p>
          <w:p w:rsidR="001E2055" w:rsidRPr="00D77557" w:rsidRDefault="001E2055" w:rsidP="00E51A95">
            <w:pPr>
              <w:pStyle w:val="AttorneyName"/>
              <w:pBdr>
                <w:right w:val="single" w:sz="4" w:space="4" w:color="auto"/>
              </w:pBdr>
              <w:rPr>
                <w:rFonts w:ascii="Times New Roman" w:hAnsi="Times New Roman"/>
                <w:sz w:val="24"/>
                <w:szCs w:val="24"/>
              </w:rPr>
            </w:pPr>
          </w:p>
          <w:p w:rsidR="001E2055" w:rsidRPr="00D77557" w:rsidRDefault="001E2055" w:rsidP="00E51A95">
            <w:pPr>
              <w:pStyle w:val="AttorneyName"/>
              <w:pBdr>
                <w:right w:val="single" w:sz="4" w:space="4" w:color="auto"/>
              </w:pBdr>
              <w:rPr>
                <w:rFonts w:ascii="Times New Roman" w:hAnsi="Times New Roman"/>
                <w:sz w:val="24"/>
                <w:szCs w:val="24"/>
              </w:rPr>
            </w:pPr>
            <w:r>
              <w:rPr>
                <w:rFonts w:ascii="Times New Roman" w:hAnsi="Times New Roman"/>
                <w:sz w:val="24"/>
                <w:szCs w:val="24"/>
              </w:rPr>
              <w:t xml:space="preserve">                      Plaintiffs</w:t>
            </w:r>
            <w:r w:rsidRPr="00D77557">
              <w:rPr>
                <w:rFonts w:ascii="Times New Roman" w:hAnsi="Times New Roman"/>
                <w:sz w:val="24"/>
                <w:szCs w:val="24"/>
              </w:rPr>
              <w:t>,</w:t>
            </w:r>
          </w:p>
          <w:p w:rsidR="001E2055" w:rsidRPr="00D77557" w:rsidRDefault="001E2055" w:rsidP="00E51A95">
            <w:pPr>
              <w:pStyle w:val="AttorneyName"/>
              <w:pBdr>
                <w:right w:val="single" w:sz="4" w:space="4" w:color="auto"/>
              </w:pBdr>
              <w:rPr>
                <w:rFonts w:ascii="Times New Roman" w:hAnsi="Times New Roman"/>
                <w:sz w:val="24"/>
                <w:szCs w:val="24"/>
              </w:rPr>
            </w:pPr>
          </w:p>
          <w:p w:rsidR="001E2055" w:rsidRDefault="001E2055" w:rsidP="00E51A95">
            <w:pPr>
              <w:pStyle w:val="AttorneyName"/>
              <w:pBdr>
                <w:right w:val="single" w:sz="4" w:space="4" w:color="auto"/>
              </w:pBdr>
              <w:rPr>
                <w:rFonts w:ascii="Times New Roman" w:hAnsi="Times New Roman"/>
                <w:sz w:val="24"/>
                <w:szCs w:val="24"/>
              </w:rPr>
            </w:pPr>
            <w:r w:rsidRPr="00D77557">
              <w:rPr>
                <w:rFonts w:ascii="Times New Roman" w:hAnsi="Times New Roman"/>
                <w:sz w:val="24"/>
                <w:szCs w:val="24"/>
              </w:rPr>
              <w:tab/>
              <w:t>v.</w:t>
            </w:r>
          </w:p>
          <w:p w:rsidR="001E2055" w:rsidRPr="00D77557" w:rsidRDefault="001E2055" w:rsidP="00E51A95">
            <w:pPr>
              <w:pStyle w:val="AttorneyName"/>
              <w:pBdr>
                <w:right w:val="single" w:sz="4" w:space="4" w:color="auto"/>
              </w:pBdr>
              <w:rPr>
                <w:rFonts w:ascii="Times New Roman" w:hAnsi="Times New Roman"/>
                <w:sz w:val="24"/>
                <w:szCs w:val="24"/>
              </w:rPr>
            </w:pPr>
          </w:p>
          <w:p w:rsidR="001E2055" w:rsidRPr="00412168" w:rsidRDefault="005C7F0B" w:rsidP="00E51A95">
            <w:pPr>
              <w:pBdr>
                <w:right w:val="single" w:sz="4" w:space="4" w:color="auto"/>
              </w:pBdr>
              <w:spacing w:line="240" w:lineRule="auto"/>
              <w:rPr>
                <w:color w:val="000000"/>
              </w:rPr>
            </w:pPr>
            <w:r>
              <w:rPr>
                <w:color w:val="000000"/>
              </w:rPr>
              <w:t>GLENDORA GRAND, INC.</w:t>
            </w:r>
            <w:r w:rsidR="001E2055">
              <w:rPr>
                <w:color w:val="000000"/>
              </w:rPr>
              <w:t xml:space="preserve">; </w:t>
            </w:r>
            <w:r w:rsidR="001E2055" w:rsidRPr="00412168">
              <w:rPr>
                <w:color w:val="000000"/>
              </w:rPr>
              <w:t>and DOES 1 through 50, inclusive</w:t>
            </w:r>
          </w:p>
          <w:p w:rsidR="001E2055" w:rsidRPr="00D71878" w:rsidRDefault="001E2055" w:rsidP="00E51A95">
            <w:pPr>
              <w:pBdr>
                <w:right w:val="single" w:sz="4" w:space="4" w:color="auto"/>
              </w:pBdr>
              <w:tabs>
                <w:tab w:val="left" w:pos="1350"/>
              </w:tabs>
              <w:spacing w:line="453" w:lineRule="exact"/>
              <w:rPr>
                <w:color w:val="000000"/>
              </w:rPr>
            </w:pPr>
            <w:r>
              <w:rPr>
                <w:color w:val="000000"/>
              </w:rPr>
              <w:t xml:space="preserve">                     Defendant</w:t>
            </w:r>
            <w:r w:rsidRPr="00412168">
              <w:rPr>
                <w:color w:val="000000"/>
              </w:rPr>
              <w:t>.</w:t>
            </w:r>
          </w:p>
        </w:tc>
        <w:tc>
          <w:tcPr>
            <w:tcW w:w="290" w:type="dxa"/>
            <w:tcBorders>
              <w:left w:val="single" w:sz="4" w:space="0" w:color="auto"/>
            </w:tcBorders>
            <w:shd w:val="clear" w:color="auto" w:fill="auto"/>
          </w:tcPr>
          <w:p w:rsidR="001E2055" w:rsidRPr="00D71878" w:rsidRDefault="001E2055" w:rsidP="00E51A95">
            <w:pPr>
              <w:pStyle w:val="SingleSpacing"/>
              <w:spacing w:line="240" w:lineRule="auto"/>
              <w:rPr>
                <w:rFonts w:ascii="Times New Roman" w:hAnsi="Times New Roman"/>
                <w:sz w:val="24"/>
                <w:szCs w:val="24"/>
              </w:rPr>
            </w:pPr>
          </w:p>
        </w:tc>
        <w:tc>
          <w:tcPr>
            <w:tcW w:w="4750" w:type="dxa"/>
            <w:shd w:val="clear" w:color="auto" w:fill="auto"/>
          </w:tcPr>
          <w:p w:rsidR="001E2055" w:rsidRPr="00D71878" w:rsidRDefault="001E2055" w:rsidP="00E51A95">
            <w:pPr>
              <w:pStyle w:val="SingleSpacing"/>
              <w:spacing w:line="221" w:lineRule="auto"/>
              <w:ind w:left="250"/>
              <w:rPr>
                <w:rFonts w:ascii="Times New Roman" w:hAnsi="Times New Roman"/>
                <w:sz w:val="24"/>
                <w:szCs w:val="24"/>
              </w:rPr>
            </w:pPr>
            <w:bookmarkStart w:id="2" w:name="CaseNumber"/>
            <w:bookmarkEnd w:id="2"/>
            <w:r w:rsidRPr="00D71878">
              <w:rPr>
                <w:rFonts w:ascii="Times New Roman" w:hAnsi="Times New Roman"/>
                <w:sz w:val="24"/>
                <w:szCs w:val="24"/>
              </w:rPr>
              <w:t xml:space="preserve">Case No.: </w:t>
            </w:r>
          </w:p>
          <w:p w:rsidR="001E2055" w:rsidRPr="00D71878" w:rsidRDefault="001E2055" w:rsidP="00E51A95">
            <w:pPr>
              <w:pStyle w:val="SingleSpacing"/>
              <w:widowControl w:val="0"/>
              <w:spacing w:line="240" w:lineRule="auto"/>
              <w:ind w:left="250"/>
              <w:rPr>
                <w:rFonts w:ascii="Times New Roman" w:hAnsi="Times New Roman"/>
                <w:b/>
                <w:sz w:val="24"/>
                <w:szCs w:val="24"/>
              </w:rPr>
            </w:pPr>
          </w:p>
          <w:p w:rsidR="001E2055" w:rsidRPr="00D71878" w:rsidRDefault="001E2055" w:rsidP="00E51A95">
            <w:pPr>
              <w:pStyle w:val="SingleSpacing"/>
              <w:spacing w:line="221" w:lineRule="auto"/>
              <w:ind w:left="250"/>
              <w:rPr>
                <w:rFonts w:ascii="Times New Roman" w:hAnsi="Times New Roman"/>
                <w:b/>
                <w:sz w:val="24"/>
                <w:szCs w:val="24"/>
              </w:rPr>
            </w:pPr>
          </w:p>
          <w:p w:rsidR="001E2055" w:rsidRPr="00D71878" w:rsidRDefault="001E2055" w:rsidP="00E51A95">
            <w:pPr>
              <w:pStyle w:val="SingleSpacing"/>
              <w:spacing w:line="221" w:lineRule="auto"/>
              <w:ind w:left="250"/>
              <w:rPr>
                <w:rFonts w:ascii="Times New Roman" w:hAnsi="Times New Roman"/>
                <w:b/>
                <w:sz w:val="24"/>
                <w:szCs w:val="24"/>
              </w:rPr>
            </w:pPr>
          </w:p>
          <w:p w:rsidR="001E2055" w:rsidRPr="00D71878" w:rsidRDefault="001E2055" w:rsidP="00E51A95">
            <w:pPr>
              <w:pStyle w:val="SingleSpacing"/>
              <w:spacing w:line="221" w:lineRule="auto"/>
              <w:ind w:left="250"/>
              <w:rPr>
                <w:rFonts w:ascii="Times New Roman" w:hAnsi="Times New Roman"/>
                <w:sz w:val="24"/>
                <w:szCs w:val="24"/>
              </w:rPr>
            </w:pPr>
            <w:r w:rsidRPr="00D71878">
              <w:rPr>
                <w:rFonts w:ascii="Times New Roman" w:hAnsi="Times New Roman"/>
                <w:b/>
                <w:sz w:val="24"/>
                <w:szCs w:val="24"/>
              </w:rPr>
              <w:t>JOINT STIPULATION OF SETTLEMENT AND RELEASE OF CLAIMS</w:t>
            </w:r>
          </w:p>
          <w:p w:rsidR="001E2055" w:rsidRPr="00D71878" w:rsidRDefault="001E2055" w:rsidP="00E51A95">
            <w:pPr>
              <w:pStyle w:val="SingleSpacing"/>
              <w:spacing w:line="221" w:lineRule="auto"/>
              <w:rPr>
                <w:rFonts w:ascii="Times New Roman" w:hAnsi="Times New Roman"/>
                <w:sz w:val="24"/>
                <w:szCs w:val="24"/>
              </w:rPr>
            </w:pPr>
          </w:p>
          <w:p w:rsidR="001E2055" w:rsidRPr="00D71878" w:rsidRDefault="001E2055" w:rsidP="00E51A95">
            <w:pPr>
              <w:pStyle w:val="SingleSpacing"/>
              <w:spacing w:line="221" w:lineRule="auto"/>
              <w:ind w:left="250"/>
              <w:rPr>
                <w:rFonts w:ascii="Times New Roman" w:hAnsi="Times New Roman"/>
                <w:sz w:val="24"/>
                <w:szCs w:val="24"/>
              </w:rPr>
            </w:pPr>
          </w:p>
          <w:p w:rsidR="001E2055" w:rsidRPr="00B83AD8" w:rsidRDefault="001E2055" w:rsidP="00E51A95">
            <w:pPr>
              <w:pStyle w:val="SingleSpacing"/>
              <w:spacing w:line="221" w:lineRule="auto"/>
              <w:ind w:left="250"/>
              <w:rPr>
                <w:rFonts w:ascii="Times New Roman" w:hAnsi="Times New Roman"/>
                <w:i/>
                <w:sz w:val="24"/>
                <w:szCs w:val="24"/>
              </w:rPr>
            </w:pPr>
            <w:r w:rsidRPr="00D71878">
              <w:rPr>
                <w:rFonts w:ascii="Times New Roman" w:hAnsi="Times New Roman"/>
                <w:sz w:val="24"/>
                <w:szCs w:val="24"/>
              </w:rPr>
              <w:t>[</w:t>
            </w:r>
            <w:r>
              <w:rPr>
                <w:rFonts w:ascii="Times New Roman" w:hAnsi="Times New Roman"/>
                <w:i/>
                <w:sz w:val="24"/>
                <w:szCs w:val="24"/>
              </w:rPr>
              <w:t>Case Assigned to the Honorable Judge</w:t>
            </w:r>
            <w:r w:rsidR="005C7F0B">
              <w:rPr>
                <w:rFonts w:ascii="Times New Roman" w:hAnsi="Times New Roman"/>
                <w:i/>
                <w:sz w:val="24"/>
                <w:szCs w:val="24"/>
              </w:rPr>
              <w:t>_____</w:t>
            </w:r>
            <w:r w:rsidRPr="00D71878">
              <w:rPr>
                <w:rFonts w:ascii="Times New Roman" w:hAnsi="Times New Roman"/>
                <w:i/>
                <w:sz w:val="24"/>
                <w:szCs w:val="24"/>
              </w:rPr>
              <w:t>;</w:t>
            </w:r>
            <w:proofErr w:type="spellStart"/>
            <w:r>
              <w:rPr>
                <w:rFonts w:ascii="Times New Roman" w:hAnsi="Times New Roman"/>
                <w:i/>
                <w:sz w:val="24"/>
                <w:szCs w:val="24"/>
              </w:rPr>
              <w:t>Dept</w:t>
            </w:r>
            <w:proofErr w:type="spellEnd"/>
            <w:r>
              <w:rPr>
                <w:rFonts w:ascii="Times New Roman" w:hAnsi="Times New Roman"/>
                <w:i/>
                <w:sz w:val="24"/>
                <w:szCs w:val="24"/>
              </w:rPr>
              <w:t>:</w:t>
            </w:r>
            <w:r w:rsidR="005C7F0B">
              <w:rPr>
                <w:rFonts w:ascii="Times New Roman" w:hAnsi="Times New Roman"/>
                <w:i/>
                <w:sz w:val="24"/>
                <w:szCs w:val="24"/>
              </w:rPr>
              <w:t>___</w:t>
            </w:r>
            <w:r>
              <w:rPr>
                <w:rFonts w:ascii="Times New Roman" w:hAnsi="Times New Roman"/>
                <w:i/>
                <w:sz w:val="24"/>
                <w:szCs w:val="24"/>
              </w:rPr>
              <w:t xml:space="preserve">] </w:t>
            </w:r>
          </w:p>
          <w:p w:rsidR="001E2055" w:rsidRPr="00D71878" w:rsidRDefault="001E2055" w:rsidP="00E51A95">
            <w:pPr>
              <w:pStyle w:val="SingleSpacing"/>
              <w:spacing w:line="221" w:lineRule="auto"/>
              <w:rPr>
                <w:rFonts w:ascii="Times New Roman" w:hAnsi="Times New Roman"/>
                <w:sz w:val="24"/>
                <w:szCs w:val="24"/>
              </w:rPr>
            </w:pPr>
          </w:p>
          <w:p w:rsidR="001E2055" w:rsidRPr="00D71878" w:rsidRDefault="001E2055" w:rsidP="00E51A95">
            <w:pPr>
              <w:pStyle w:val="SingleSpacing"/>
              <w:spacing w:line="221" w:lineRule="auto"/>
              <w:rPr>
                <w:rFonts w:ascii="Times New Roman" w:hAnsi="Times New Roman"/>
                <w:sz w:val="24"/>
                <w:szCs w:val="24"/>
              </w:rPr>
            </w:pPr>
          </w:p>
          <w:p w:rsidR="001E2055" w:rsidRPr="00D71878" w:rsidRDefault="001E2055" w:rsidP="00E51A95">
            <w:pPr>
              <w:pStyle w:val="SingleSpacing"/>
              <w:spacing w:line="221" w:lineRule="auto"/>
              <w:ind w:left="250"/>
              <w:jc w:val="right"/>
              <w:rPr>
                <w:rFonts w:ascii="Times New Roman" w:hAnsi="Times New Roman"/>
                <w:sz w:val="24"/>
                <w:szCs w:val="24"/>
              </w:rPr>
            </w:pPr>
          </w:p>
          <w:p w:rsidR="001E2055" w:rsidRPr="00D71878" w:rsidRDefault="001E2055" w:rsidP="00E51A95">
            <w:pPr>
              <w:pStyle w:val="SingleSpacing"/>
              <w:spacing w:line="221" w:lineRule="auto"/>
              <w:ind w:left="250"/>
              <w:rPr>
                <w:rFonts w:ascii="Times New Roman" w:hAnsi="Times New Roman"/>
                <w:sz w:val="24"/>
                <w:szCs w:val="24"/>
              </w:rPr>
            </w:pPr>
            <w:r w:rsidRPr="00D71878">
              <w:rPr>
                <w:rFonts w:ascii="Times New Roman" w:hAnsi="Times New Roman"/>
                <w:sz w:val="24"/>
                <w:szCs w:val="24"/>
              </w:rPr>
              <w:t xml:space="preserve">Complaint Filed: </w:t>
            </w:r>
            <w:r w:rsidRPr="00D71878">
              <w:rPr>
                <w:rFonts w:ascii="Times New Roman" w:hAnsi="Times New Roman"/>
                <w:sz w:val="24"/>
                <w:szCs w:val="24"/>
              </w:rPr>
              <w:tab/>
            </w:r>
            <w:r w:rsidR="005C7F0B">
              <w:rPr>
                <w:rFonts w:ascii="Times New Roman" w:hAnsi="Times New Roman"/>
                <w:sz w:val="24"/>
                <w:szCs w:val="24"/>
              </w:rPr>
              <w:t>May 2, 2016</w:t>
            </w:r>
          </w:p>
          <w:p w:rsidR="001E2055" w:rsidRPr="00D71878" w:rsidRDefault="001E2055" w:rsidP="00E51A95">
            <w:pPr>
              <w:pStyle w:val="SingleSpacing"/>
              <w:spacing w:line="221" w:lineRule="auto"/>
              <w:ind w:left="250"/>
              <w:rPr>
                <w:rFonts w:ascii="Times New Roman" w:hAnsi="Times New Roman"/>
                <w:sz w:val="24"/>
                <w:szCs w:val="24"/>
              </w:rPr>
            </w:pPr>
            <w:r w:rsidRPr="00D71878">
              <w:rPr>
                <w:rFonts w:ascii="Times New Roman" w:hAnsi="Times New Roman"/>
                <w:sz w:val="24"/>
                <w:szCs w:val="24"/>
              </w:rPr>
              <w:t>Trial Date:</w:t>
            </w:r>
            <w:r w:rsidRPr="00D71878">
              <w:rPr>
                <w:rFonts w:ascii="Times New Roman" w:hAnsi="Times New Roman"/>
                <w:sz w:val="24"/>
                <w:szCs w:val="24"/>
              </w:rPr>
              <w:tab/>
            </w:r>
            <w:r w:rsidRPr="00D71878">
              <w:rPr>
                <w:rFonts w:ascii="Times New Roman" w:hAnsi="Times New Roman"/>
                <w:sz w:val="24"/>
                <w:szCs w:val="24"/>
              </w:rPr>
              <w:tab/>
              <w:t>None Set</w:t>
            </w:r>
          </w:p>
          <w:p w:rsidR="001E2055" w:rsidRPr="00D71878" w:rsidRDefault="001E2055" w:rsidP="00E51A95">
            <w:pPr>
              <w:pStyle w:val="SingleSpacing"/>
              <w:spacing w:line="221" w:lineRule="auto"/>
              <w:rPr>
                <w:rFonts w:ascii="Times New Roman" w:hAnsi="Times New Roman"/>
                <w:sz w:val="24"/>
                <w:szCs w:val="24"/>
              </w:rPr>
            </w:pPr>
          </w:p>
        </w:tc>
      </w:tr>
    </w:tbl>
    <w:p w:rsidR="001E2055" w:rsidRPr="00D71878" w:rsidRDefault="001E2055" w:rsidP="00E51A95"/>
    <w:p w:rsidR="001E2055" w:rsidRPr="00D71878" w:rsidRDefault="001E2055" w:rsidP="00E51A95">
      <w:pPr>
        <w:ind w:firstLine="720"/>
        <w:jc w:val="both"/>
      </w:pPr>
      <w:r>
        <w:t xml:space="preserve">This Joint Stipulation of Class Action Settlement and Release of Claims (“Stipulation”) is made and entered into between Plaintiff </w:t>
      </w:r>
      <w:r w:rsidR="005C7F0B">
        <w:t>MANUEL CURIEL</w:t>
      </w:r>
      <w:r>
        <w:t xml:space="preserve">, on behalf of himself as an </w:t>
      </w:r>
      <w:r>
        <w:lastRenderedPageBreak/>
        <w:t xml:space="preserve">individual and on behalf of all class members as set forth herein, and Defendant </w:t>
      </w:r>
      <w:r w:rsidR="005C7F0B">
        <w:t>GLENDORA GRAND, INC.</w:t>
      </w:r>
      <w:r>
        <w:t>, a California Corporation, who are Parties to the above-captioned litigation. Upon final approval of this Stipulation by the Court, the above-captioned litigation shall be dismissed in its entirety with prejudice.</w:t>
      </w:r>
    </w:p>
    <w:p w:rsidR="001E2055" w:rsidRPr="00D71878" w:rsidRDefault="001E2055" w:rsidP="00E51A95">
      <w:pPr>
        <w:widowControl w:val="0"/>
        <w:ind w:firstLine="720"/>
        <w:jc w:val="both"/>
      </w:pPr>
      <w:r w:rsidRPr="00D71878">
        <w:t>It is hereby stipulated and agreed, by and between the undersigned Parties, subject to approval of the Court, that the settlement of this action shall be effectuated upon and subject to the following terms and conditions:</w:t>
      </w:r>
    </w:p>
    <w:p w:rsidR="001E2055" w:rsidRPr="00D71878" w:rsidRDefault="001E2055" w:rsidP="00E51A95">
      <w:pPr>
        <w:pStyle w:val="ListParagraph"/>
        <w:keepNext/>
        <w:keepLines/>
        <w:widowControl w:val="0"/>
        <w:numPr>
          <w:ilvl w:val="0"/>
          <w:numId w:val="1"/>
        </w:numPr>
        <w:tabs>
          <w:tab w:val="num" w:pos="720"/>
        </w:tabs>
        <w:spacing w:line="480" w:lineRule="exact"/>
        <w:ind w:left="720"/>
        <w:jc w:val="both"/>
        <w:outlineLvl w:val="0"/>
        <w:rPr>
          <w:rFonts w:ascii="Times New Roman" w:hAnsi="Times New Roman"/>
          <w:b/>
          <w:caps/>
          <w:sz w:val="24"/>
          <w:szCs w:val="24"/>
          <w:u w:val="single"/>
        </w:rPr>
      </w:pPr>
      <w:r w:rsidRPr="00D71878">
        <w:rPr>
          <w:rFonts w:ascii="Times New Roman" w:hAnsi="Times New Roman"/>
          <w:b/>
          <w:caps/>
          <w:sz w:val="24"/>
          <w:szCs w:val="24"/>
          <w:u w:val="single"/>
        </w:rPr>
        <w:t>DEFINITIONS</w:t>
      </w:r>
    </w:p>
    <w:p w:rsidR="001E2055" w:rsidRPr="00D71878" w:rsidRDefault="001E2055" w:rsidP="00E51A95">
      <w:pPr>
        <w:widowControl w:val="0"/>
        <w:ind w:firstLine="720"/>
        <w:jc w:val="both"/>
      </w:pPr>
      <w:r w:rsidRPr="00D71878">
        <w:t>The following capitalized terms, when used in this Joint Stipulation of Settlement and Release, shall have the following meanings:</w:t>
      </w:r>
    </w:p>
    <w:p w:rsidR="001E2055" w:rsidRPr="00D71878" w:rsidRDefault="001E2055" w:rsidP="00E51A95">
      <w:pPr>
        <w:pStyle w:val="ListParagraph"/>
        <w:widowControl w:val="0"/>
        <w:numPr>
          <w:ilvl w:val="0"/>
          <w:numId w:val="2"/>
        </w:numPr>
        <w:tabs>
          <w:tab w:val="num" w:pos="1440"/>
        </w:tabs>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“Action” or “Instant Action” or “Lawsuit” </w:t>
      </w:r>
      <w:r>
        <w:rPr>
          <w:rFonts w:ascii="Times New Roman" w:hAnsi="Times New Roman"/>
          <w:sz w:val="24"/>
          <w:szCs w:val="24"/>
        </w:rPr>
        <w:t xml:space="preserve">shall </w:t>
      </w:r>
      <w:r w:rsidRPr="00D71878">
        <w:rPr>
          <w:rFonts w:ascii="Times New Roman" w:hAnsi="Times New Roman"/>
          <w:sz w:val="24"/>
          <w:szCs w:val="24"/>
        </w:rPr>
        <w:t xml:space="preserve">mean the above-stated action, captioned as </w:t>
      </w:r>
      <w:r w:rsidR="005C7F0B">
        <w:rPr>
          <w:rFonts w:ascii="Times New Roman" w:hAnsi="Times New Roman"/>
          <w:i/>
          <w:sz w:val="24"/>
          <w:szCs w:val="24"/>
        </w:rPr>
        <w:t>MANUEL CURIEL</w:t>
      </w:r>
      <w:r w:rsidRPr="00D71878">
        <w:rPr>
          <w:rFonts w:ascii="Times New Roman" w:hAnsi="Times New Roman"/>
          <w:i/>
          <w:sz w:val="24"/>
          <w:szCs w:val="24"/>
        </w:rPr>
        <w:t xml:space="preserve"> v. </w:t>
      </w:r>
      <w:r w:rsidR="005C7F0B">
        <w:rPr>
          <w:rFonts w:ascii="Times New Roman" w:hAnsi="Times New Roman"/>
          <w:i/>
          <w:sz w:val="24"/>
          <w:szCs w:val="24"/>
        </w:rPr>
        <w:t>GLENDORA GRAND, INC.</w:t>
      </w:r>
      <w:r w:rsidRPr="00D71878">
        <w:rPr>
          <w:rFonts w:ascii="Times New Roman" w:hAnsi="Times New Roman"/>
          <w:i/>
          <w:sz w:val="24"/>
          <w:szCs w:val="24"/>
        </w:rPr>
        <w:t>,</w:t>
      </w:r>
      <w:r w:rsidRPr="009230BE">
        <w:rPr>
          <w:rFonts w:ascii="Times New Roman" w:hAnsi="Times New Roman"/>
          <w:sz w:val="24"/>
          <w:szCs w:val="24"/>
        </w:rPr>
        <w:t xml:space="preserve"> filed in the </w:t>
      </w:r>
      <w:r w:rsidRPr="00D71878">
        <w:rPr>
          <w:rFonts w:ascii="Times New Roman" w:hAnsi="Times New Roman"/>
          <w:sz w:val="24"/>
          <w:szCs w:val="24"/>
        </w:rPr>
        <w:t xml:space="preserve">County of Los Angeles, Case No. </w:t>
      </w:r>
      <w:r w:rsidR="009E3485">
        <w:rPr>
          <w:rFonts w:ascii="Times New Roman" w:hAnsi="Times New Roman"/>
          <w:sz w:val="24"/>
          <w:szCs w:val="24"/>
        </w:rPr>
        <w:t>BC618831</w:t>
      </w:r>
    </w:p>
    <w:p w:rsidR="001E2055" w:rsidRPr="00D71878" w:rsidRDefault="001E2055" w:rsidP="00E51A95">
      <w:pPr>
        <w:pStyle w:val="ListParagraph"/>
        <w:widowControl w:val="0"/>
        <w:numPr>
          <w:ilvl w:val="0"/>
          <w:numId w:val="2"/>
        </w:numPr>
        <w:tabs>
          <w:tab w:val="num" w:pos="1440"/>
        </w:tabs>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 “Class Action Administrator” </w:t>
      </w:r>
      <w:r>
        <w:rPr>
          <w:rFonts w:ascii="Times New Roman" w:hAnsi="Times New Roman"/>
          <w:sz w:val="24"/>
          <w:szCs w:val="24"/>
        </w:rPr>
        <w:t xml:space="preserve">shall </w:t>
      </w:r>
      <w:r w:rsidRPr="00D71878">
        <w:rPr>
          <w:rFonts w:ascii="Times New Roman" w:hAnsi="Times New Roman"/>
          <w:sz w:val="24"/>
          <w:szCs w:val="24"/>
        </w:rPr>
        <w:t xml:space="preserve">mean </w:t>
      </w:r>
      <w:r w:rsidR="009E3485" w:rsidRPr="008F763C">
        <w:rPr>
          <w:rFonts w:ascii="Times New Roman" w:hAnsi="Times New Roman"/>
          <w:sz w:val="24"/>
          <w:szCs w:val="24"/>
        </w:rPr>
        <w:t xml:space="preserve">Phoenix </w:t>
      </w:r>
      <w:r w:rsidRPr="008F763C">
        <w:rPr>
          <w:rFonts w:ascii="Times New Roman" w:hAnsi="Times New Roman"/>
          <w:sz w:val="24"/>
          <w:szCs w:val="24"/>
        </w:rPr>
        <w:t>Settlement Administrators</w:t>
      </w:r>
      <w:ins w:id="3" w:author="Admin" w:date="2016-05-24T13:52:00Z">
        <w:r w:rsidR="00B56399">
          <w:rPr>
            <w:rFonts w:ascii="Times New Roman" w:hAnsi="Times New Roman"/>
            <w:sz w:val="24"/>
            <w:szCs w:val="24"/>
          </w:rPr>
          <w:t xml:space="preserve"> </w:t>
        </w:r>
      </w:ins>
      <w:r w:rsidRPr="00D71878">
        <w:rPr>
          <w:rFonts w:ascii="Times New Roman" w:hAnsi="Times New Roman"/>
          <w:sz w:val="24"/>
          <w:szCs w:val="24"/>
        </w:rPr>
        <w:t xml:space="preserve">whom the Parties have selected to administer this Settlement, or such other claims administrator as may be mutually designated by the </w:t>
      </w:r>
      <w:r>
        <w:rPr>
          <w:rFonts w:ascii="Times New Roman" w:hAnsi="Times New Roman"/>
          <w:sz w:val="24"/>
          <w:szCs w:val="24"/>
        </w:rPr>
        <w:t>P</w:t>
      </w:r>
      <w:r w:rsidRPr="00D71878">
        <w:rPr>
          <w:rFonts w:ascii="Times New Roman" w:hAnsi="Times New Roman"/>
          <w:sz w:val="24"/>
          <w:szCs w:val="24"/>
        </w:rPr>
        <w:t xml:space="preserve">arties to this Agreement and approved by the Court. </w:t>
      </w:r>
    </w:p>
    <w:p w:rsidR="001E2055" w:rsidRPr="009E3485" w:rsidRDefault="001E2055" w:rsidP="00E51A95">
      <w:pPr>
        <w:pStyle w:val="ListParagraph"/>
        <w:widowControl w:val="0"/>
        <w:numPr>
          <w:ilvl w:val="0"/>
          <w:numId w:val="2"/>
        </w:numPr>
        <w:tabs>
          <w:tab w:val="num" w:pos="1440"/>
        </w:tabs>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“Class Action Administration Costs” </w:t>
      </w:r>
      <w:r>
        <w:rPr>
          <w:rFonts w:ascii="Times New Roman" w:hAnsi="Times New Roman"/>
          <w:sz w:val="24"/>
          <w:szCs w:val="24"/>
        </w:rPr>
        <w:t xml:space="preserve">shall </w:t>
      </w:r>
      <w:r w:rsidRPr="00D71878">
        <w:rPr>
          <w:rFonts w:ascii="Times New Roman" w:hAnsi="Times New Roman"/>
          <w:sz w:val="24"/>
          <w:szCs w:val="24"/>
        </w:rPr>
        <w:t xml:space="preserve">mean the fees and expenses reasonably and necessarily incurred by the Class Action Administrator as a result of performing the settlement administration procedures and functions expressly required in this Agreement and shall include all costs of administering the Settlement, including, but not limited to, all tax document preparation, custodial fees, and accounting fees incurred by the Class Action Administrator; all costs and fees associated with preparing, issuing and mailing any and all notices and other correspondence to Stipulated Class Members; all costs and fees associated with computing, processing, reviewing, and paying the Settlement Payments, and resolving disputed claims; all costs and fees associated with processing opt in requests from Stipulated Class Members; all costs and fees associated with performing necessary searches on notices returned as undeliverable; all costs and fees associated with calculating tax withholdings and payroll taxes and making related payments to federal state tax authorities and issuing tax forms relating to </w:t>
      </w:r>
      <w:r w:rsidRPr="00D71878">
        <w:rPr>
          <w:rFonts w:ascii="Times New Roman" w:hAnsi="Times New Roman"/>
          <w:sz w:val="24"/>
          <w:szCs w:val="24"/>
        </w:rPr>
        <w:lastRenderedPageBreak/>
        <w:t xml:space="preserve">payments made under the Settlement; all fees and costs associated with any other payments to be made out of or into the Qualified Settlement Fund; all costs and fees associated with preparing any tax returns and any other filings required by any governmental taxing authority or agency; all costs and fees associated with preparing any other notices, reports, or filings to be prepared in the course of administering disbursements from the Qualified Settlement Fund; and any other costs and fees incurred and/or charged by the Class Action Administrator in connection with the execution of its duties under this Agreement.  Based on the </w:t>
      </w:r>
      <w:r w:rsidRPr="00A764CB">
        <w:rPr>
          <w:rFonts w:ascii="Times New Roman" w:hAnsi="Times New Roman"/>
          <w:sz w:val="24"/>
          <w:szCs w:val="24"/>
        </w:rPr>
        <w:t>estimate and quote provided to Plaintiff’s counsel</w:t>
      </w:r>
      <w:r w:rsidRPr="00D71878">
        <w:rPr>
          <w:rFonts w:ascii="Times New Roman" w:hAnsi="Times New Roman"/>
          <w:sz w:val="24"/>
          <w:szCs w:val="24"/>
        </w:rPr>
        <w:t xml:space="preserve">, </w:t>
      </w:r>
      <w:r w:rsidR="009E3485">
        <w:rPr>
          <w:rFonts w:ascii="Times New Roman" w:hAnsi="Times New Roman"/>
          <w:sz w:val="24"/>
          <w:szCs w:val="24"/>
        </w:rPr>
        <w:t xml:space="preserve">Phoenix </w:t>
      </w:r>
      <w:r w:rsidRPr="00D71878">
        <w:rPr>
          <w:rFonts w:ascii="Times New Roman" w:hAnsi="Times New Roman"/>
          <w:sz w:val="24"/>
          <w:szCs w:val="24"/>
        </w:rPr>
        <w:t xml:space="preserve">shall perform all anticipated class </w:t>
      </w:r>
      <w:r w:rsidRPr="009E3485">
        <w:rPr>
          <w:rFonts w:ascii="Times New Roman" w:hAnsi="Times New Roman"/>
          <w:sz w:val="24"/>
          <w:szCs w:val="24"/>
        </w:rPr>
        <w:t>administration duties for a fee not to exceed</w:t>
      </w:r>
      <w:r w:rsidR="009E3485" w:rsidRPr="009E3485">
        <w:rPr>
          <w:rFonts w:ascii="Times New Roman" w:hAnsi="Times New Roman"/>
          <w:sz w:val="24"/>
          <w:szCs w:val="24"/>
        </w:rPr>
        <w:t xml:space="preserve"> </w:t>
      </w:r>
      <w:r w:rsidR="009E3485" w:rsidRPr="008F763C">
        <w:rPr>
          <w:rFonts w:ascii="Times New Roman" w:hAnsi="Times New Roman"/>
          <w:sz w:val="24"/>
          <w:szCs w:val="24"/>
        </w:rPr>
        <w:t>Fifteen</w:t>
      </w:r>
      <w:r w:rsidRPr="008F763C">
        <w:rPr>
          <w:rFonts w:ascii="Times New Roman" w:hAnsi="Times New Roman"/>
          <w:sz w:val="24"/>
          <w:szCs w:val="24"/>
        </w:rPr>
        <w:t xml:space="preserve"> Thousand Dollars ($</w:t>
      </w:r>
      <w:r w:rsidR="009E3485" w:rsidRPr="008F763C">
        <w:rPr>
          <w:rFonts w:ascii="Times New Roman" w:hAnsi="Times New Roman"/>
          <w:sz w:val="24"/>
          <w:szCs w:val="24"/>
          <w:rPrChange w:id="4" w:author="Admin" w:date="2016-07-28T09:39:00Z">
            <w:rPr>
              <w:rFonts w:ascii="Times New Roman" w:hAnsi="Times New Roman"/>
              <w:sz w:val="24"/>
              <w:szCs w:val="24"/>
            </w:rPr>
          </w:rPrChange>
        </w:rPr>
        <w:t>15,000</w:t>
      </w:r>
      <w:r w:rsidRPr="008F763C">
        <w:rPr>
          <w:rFonts w:ascii="Times New Roman" w:hAnsi="Times New Roman"/>
          <w:sz w:val="24"/>
          <w:szCs w:val="24"/>
          <w:rPrChange w:id="5" w:author="Admin" w:date="2016-07-28T09:39:00Z">
            <w:rPr>
              <w:rFonts w:ascii="Times New Roman" w:hAnsi="Times New Roman"/>
              <w:sz w:val="24"/>
              <w:szCs w:val="24"/>
            </w:rPr>
          </w:rPrChange>
        </w:rPr>
        <w:t>).</w:t>
      </w:r>
      <w:r w:rsidRPr="009E3485">
        <w:rPr>
          <w:rFonts w:ascii="Times New Roman" w:hAnsi="Times New Roman"/>
          <w:sz w:val="24"/>
          <w:szCs w:val="24"/>
        </w:rPr>
        <w:t xml:space="preserve"> </w:t>
      </w:r>
    </w:p>
    <w:p w:rsidR="001E2055" w:rsidRPr="009E3485" w:rsidRDefault="001E2055" w:rsidP="00E51A95">
      <w:pPr>
        <w:pStyle w:val="ListParagraph"/>
        <w:widowControl w:val="0"/>
        <w:numPr>
          <w:ilvl w:val="0"/>
          <w:numId w:val="2"/>
        </w:numPr>
        <w:tabs>
          <w:tab w:val="num" w:pos="1440"/>
        </w:tabs>
        <w:spacing w:line="480" w:lineRule="exact"/>
        <w:ind w:left="0" w:firstLine="720"/>
        <w:jc w:val="both"/>
        <w:outlineLvl w:val="1"/>
        <w:rPr>
          <w:rFonts w:ascii="Times New Roman" w:hAnsi="Times New Roman"/>
          <w:sz w:val="24"/>
          <w:szCs w:val="24"/>
        </w:rPr>
      </w:pPr>
      <w:r w:rsidRPr="009E3485">
        <w:rPr>
          <w:rFonts w:ascii="Times New Roman" w:hAnsi="Times New Roman"/>
          <w:sz w:val="24"/>
          <w:szCs w:val="24"/>
        </w:rPr>
        <w:t xml:space="preserve">“Class” and “Settlement Class” shall mean all current and former </w:t>
      </w:r>
      <w:r w:rsidR="00B56399">
        <w:rPr>
          <w:rFonts w:ascii="Times New Roman" w:hAnsi="Times New Roman"/>
          <w:sz w:val="24"/>
          <w:szCs w:val="24"/>
        </w:rPr>
        <w:t xml:space="preserve">Certified Nursing Assistants </w:t>
      </w:r>
      <w:r w:rsidRPr="009E3485">
        <w:rPr>
          <w:rFonts w:ascii="Times New Roman" w:hAnsi="Times New Roman"/>
          <w:sz w:val="24"/>
          <w:szCs w:val="24"/>
        </w:rPr>
        <w:t xml:space="preserve">employed by Defendant </w:t>
      </w:r>
      <w:r w:rsidR="005C7F0B" w:rsidRPr="009E3485">
        <w:rPr>
          <w:rFonts w:ascii="Times New Roman" w:hAnsi="Times New Roman"/>
          <w:sz w:val="24"/>
          <w:szCs w:val="24"/>
        </w:rPr>
        <w:t>GLENDORA GRAND, INC.</w:t>
      </w:r>
      <w:r w:rsidRPr="009E3485">
        <w:rPr>
          <w:rFonts w:ascii="Times New Roman" w:hAnsi="Times New Roman"/>
          <w:sz w:val="24"/>
          <w:szCs w:val="24"/>
        </w:rPr>
        <w:t xml:space="preserve">, in California at </w:t>
      </w:r>
      <w:r w:rsidR="00DB6464" w:rsidRPr="009E3485">
        <w:rPr>
          <w:rFonts w:ascii="Times New Roman" w:hAnsi="Times New Roman"/>
          <w:sz w:val="24"/>
          <w:szCs w:val="24"/>
        </w:rPr>
        <w:t>805 West Arrow Highway, City of Glendora</w:t>
      </w:r>
      <w:r w:rsidRPr="009E3485">
        <w:rPr>
          <w:rFonts w:ascii="Times New Roman" w:hAnsi="Times New Roman"/>
          <w:sz w:val="24"/>
          <w:szCs w:val="24"/>
        </w:rPr>
        <w:t xml:space="preserve">, on or after </w:t>
      </w:r>
      <w:r w:rsidR="009E3485" w:rsidRPr="009E3485">
        <w:rPr>
          <w:rFonts w:ascii="Times New Roman" w:hAnsi="Times New Roman"/>
          <w:sz w:val="24"/>
          <w:szCs w:val="24"/>
        </w:rPr>
        <w:t xml:space="preserve">May 2, 2012 </w:t>
      </w:r>
      <w:r w:rsidRPr="009E3485">
        <w:rPr>
          <w:rFonts w:ascii="Times New Roman" w:hAnsi="Times New Roman"/>
          <w:sz w:val="24"/>
          <w:szCs w:val="24"/>
        </w:rPr>
        <w:t>through the Date of Preliminary Approval.  The Class Size, as</w:t>
      </w:r>
      <w:r w:rsidR="003E74A7">
        <w:rPr>
          <w:rFonts w:ascii="Times New Roman" w:hAnsi="Times New Roman"/>
          <w:sz w:val="24"/>
          <w:szCs w:val="24"/>
        </w:rPr>
        <w:t xml:space="preserve"> further defined in paragraph 55</w:t>
      </w:r>
      <w:r w:rsidRPr="009E3485">
        <w:rPr>
          <w:rFonts w:ascii="Times New Roman" w:hAnsi="Times New Roman"/>
          <w:sz w:val="24"/>
          <w:szCs w:val="24"/>
        </w:rPr>
        <w:t xml:space="preserve">, consists of </w:t>
      </w:r>
      <w:r w:rsidR="003A313A" w:rsidRPr="008F763C">
        <w:rPr>
          <w:rFonts w:ascii="Times New Roman" w:hAnsi="Times New Roman"/>
          <w:sz w:val="24"/>
          <w:szCs w:val="24"/>
        </w:rPr>
        <w:t xml:space="preserve">Four </w:t>
      </w:r>
      <w:r w:rsidR="00ED386E" w:rsidRPr="008F763C">
        <w:rPr>
          <w:rFonts w:ascii="Times New Roman" w:hAnsi="Times New Roman"/>
          <w:sz w:val="24"/>
          <w:szCs w:val="24"/>
        </w:rPr>
        <w:t>Hundred</w:t>
      </w:r>
      <w:r w:rsidR="003A313A" w:rsidRPr="008F763C">
        <w:rPr>
          <w:rFonts w:ascii="Times New Roman" w:hAnsi="Times New Roman"/>
          <w:sz w:val="24"/>
          <w:szCs w:val="24"/>
        </w:rPr>
        <w:t xml:space="preserve"> Forty Four</w:t>
      </w:r>
      <w:r w:rsidRPr="008F763C">
        <w:rPr>
          <w:rFonts w:ascii="Times New Roman" w:hAnsi="Times New Roman"/>
          <w:sz w:val="24"/>
          <w:szCs w:val="24"/>
        </w:rPr>
        <w:t xml:space="preserve"> (</w:t>
      </w:r>
      <w:r w:rsidR="003A313A" w:rsidRPr="008F763C">
        <w:rPr>
          <w:rFonts w:ascii="Times New Roman" w:hAnsi="Times New Roman"/>
          <w:sz w:val="24"/>
          <w:szCs w:val="24"/>
        </w:rPr>
        <w:t>444</w:t>
      </w:r>
      <w:r w:rsidRPr="008F763C">
        <w:rPr>
          <w:rFonts w:ascii="Times New Roman" w:hAnsi="Times New Roman"/>
          <w:sz w:val="24"/>
          <w:szCs w:val="24"/>
        </w:rPr>
        <w:t>)</w:t>
      </w:r>
      <w:r w:rsidRPr="009E3485">
        <w:rPr>
          <w:rFonts w:ascii="Times New Roman" w:hAnsi="Times New Roman"/>
          <w:sz w:val="24"/>
          <w:szCs w:val="24"/>
        </w:rPr>
        <w:t xml:space="preserve"> </w:t>
      </w:r>
      <w:r w:rsidR="005904B9">
        <w:rPr>
          <w:rFonts w:ascii="Times New Roman" w:hAnsi="Times New Roman"/>
          <w:sz w:val="24"/>
          <w:szCs w:val="24"/>
        </w:rPr>
        <w:t>individuals</w:t>
      </w:r>
      <w:r w:rsidRPr="009E3485">
        <w:rPr>
          <w:rFonts w:ascii="Times New Roman" w:hAnsi="Times New Roman"/>
          <w:sz w:val="24"/>
          <w:szCs w:val="24"/>
        </w:rPr>
        <w:t xml:space="preserve">.   </w:t>
      </w:r>
    </w:p>
    <w:p w:rsidR="00C57AE5" w:rsidRDefault="001E2055" w:rsidP="00E51A95">
      <w:pPr>
        <w:pStyle w:val="ListParagraph"/>
        <w:widowControl w:val="0"/>
        <w:numPr>
          <w:ilvl w:val="0"/>
          <w:numId w:val="2"/>
        </w:numPr>
        <w:tabs>
          <w:tab w:val="num" w:pos="1440"/>
        </w:tabs>
        <w:spacing w:line="480" w:lineRule="exact"/>
        <w:ind w:left="1440" w:hanging="720"/>
        <w:jc w:val="both"/>
        <w:outlineLvl w:val="1"/>
        <w:rPr>
          <w:rFonts w:ascii="Times New Roman" w:hAnsi="Times New Roman"/>
          <w:sz w:val="24"/>
          <w:szCs w:val="24"/>
        </w:rPr>
      </w:pPr>
      <w:r w:rsidRPr="009E3485">
        <w:rPr>
          <w:rFonts w:ascii="Times New Roman" w:hAnsi="Times New Roman"/>
          <w:sz w:val="24"/>
          <w:szCs w:val="24"/>
        </w:rPr>
        <w:t xml:space="preserve">“Class Counsel” shall mean Kevin Mahoney and Treana Allen of the law firm of </w:t>
      </w:r>
    </w:p>
    <w:p w:rsidR="00DE1D81" w:rsidRDefault="001E2055">
      <w:pPr>
        <w:widowControl w:val="0"/>
        <w:jc w:val="both"/>
        <w:outlineLvl w:val="1"/>
        <w:pPrChange w:id="6" w:author="Kevin" w:date="2016-05-18T13:41:00Z">
          <w:pPr>
            <w:pStyle w:val="ListParagraph"/>
            <w:widowControl w:val="0"/>
            <w:spacing w:line="480" w:lineRule="exact"/>
            <w:ind w:left="1440"/>
            <w:jc w:val="both"/>
            <w:outlineLvl w:val="1"/>
          </w:pPr>
        </w:pPrChange>
      </w:pPr>
      <w:r w:rsidRPr="00C57AE5">
        <w:t xml:space="preserve">Mahoney Law Group, APC. </w:t>
      </w:r>
    </w:p>
    <w:p w:rsidR="001E2055" w:rsidRPr="00D71878" w:rsidRDefault="001E2055" w:rsidP="00E51A95">
      <w:pPr>
        <w:pStyle w:val="ListParagraph"/>
        <w:widowControl w:val="0"/>
        <w:numPr>
          <w:ilvl w:val="0"/>
          <w:numId w:val="2"/>
        </w:numPr>
        <w:tabs>
          <w:tab w:val="num" w:pos="0"/>
        </w:tabs>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 “Class Notice” shall mean the written notice sent to Stipulated Class Members which explains the Agreement</w:t>
      </w:r>
      <w:r>
        <w:rPr>
          <w:rFonts w:ascii="Times New Roman" w:hAnsi="Times New Roman"/>
          <w:sz w:val="24"/>
          <w:szCs w:val="24"/>
        </w:rPr>
        <w:t xml:space="preserve">, </w:t>
      </w:r>
      <w:r w:rsidRPr="00D71878">
        <w:rPr>
          <w:rFonts w:ascii="Times New Roman" w:hAnsi="Times New Roman"/>
          <w:sz w:val="24"/>
          <w:szCs w:val="24"/>
        </w:rPr>
        <w:t>the Stipulated Class Members’ rights and obligations and shall be sent to the Stipulated Class Members following preliminary approval of the Settlement</w:t>
      </w:r>
      <w:r>
        <w:rPr>
          <w:rFonts w:ascii="Times New Roman" w:hAnsi="Times New Roman"/>
          <w:sz w:val="24"/>
          <w:szCs w:val="24"/>
        </w:rPr>
        <w:t>. The Class Notice</w:t>
      </w:r>
      <w:r w:rsidRPr="00D71878">
        <w:rPr>
          <w:rFonts w:ascii="Times New Roman" w:hAnsi="Times New Roman"/>
          <w:sz w:val="24"/>
          <w:szCs w:val="24"/>
        </w:rPr>
        <w:t xml:space="preserve"> shall, </w:t>
      </w:r>
      <w:r w:rsidRPr="00D71878">
        <w:rPr>
          <w:rFonts w:ascii="Times New Roman" w:hAnsi="Times New Roman"/>
          <w:i/>
          <w:sz w:val="24"/>
          <w:szCs w:val="24"/>
        </w:rPr>
        <w:t>inter alia</w:t>
      </w:r>
      <w:r w:rsidRPr="00D71878">
        <w:rPr>
          <w:rFonts w:ascii="Times New Roman" w:hAnsi="Times New Roman"/>
          <w:sz w:val="24"/>
          <w:szCs w:val="24"/>
        </w:rPr>
        <w:t xml:space="preserve">, explain the procedures for filing an objection to the Settlement, and opting </w:t>
      </w:r>
      <w:r>
        <w:rPr>
          <w:rFonts w:ascii="Times New Roman" w:hAnsi="Times New Roman"/>
          <w:sz w:val="24"/>
          <w:szCs w:val="24"/>
        </w:rPr>
        <w:t>out of</w:t>
      </w:r>
      <w:r w:rsidRPr="00D71878">
        <w:rPr>
          <w:rFonts w:ascii="Times New Roman" w:hAnsi="Times New Roman"/>
          <w:sz w:val="24"/>
          <w:szCs w:val="24"/>
        </w:rPr>
        <w:t xml:space="preserve"> the Settlement.  The proposed Class Notice is attached hereto as </w:t>
      </w:r>
      <w:r w:rsidRPr="00B56399">
        <w:rPr>
          <w:rFonts w:ascii="Times New Roman" w:hAnsi="Times New Roman"/>
          <w:sz w:val="24"/>
          <w:szCs w:val="24"/>
          <w:highlight w:val="yellow"/>
          <w:rPrChange w:id="7" w:author="Admin" w:date="2016-05-24T13:55:00Z">
            <w:rPr>
              <w:rFonts w:ascii="Times New Roman" w:hAnsi="Times New Roman"/>
              <w:sz w:val="24"/>
              <w:szCs w:val="24"/>
            </w:rPr>
          </w:rPrChange>
        </w:rPr>
        <w:t>Exhibit 1</w:t>
      </w:r>
      <w:ins w:id="8" w:author="Admin" w:date="2016-05-24T13:55:00Z">
        <w:r w:rsidR="00B56399">
          <w:rPr>
            <w:rFonts w:ascii="Times New Roman" w:hAnsi="Times New Roman"/>
            <w:sz w:val="24"/>
            <w:szCs w:val="24"/>
          </w:rPr>
          <w:t xml:space="preserve"> [please forward a copy of this</w:t>
        </w:r>
      </w:ins>
      <w:ins w:id="9" w:author="Admin" w:date="2016-07-06T14:46:00Z">
        <w:r w:rsidR="001B3F47">
          <w:rPr>
            <w:rFonts w:ascii="Times New Roman" w:hAnsi="Times New Roman"/>
            <w:sz w:val="24"/>
            <w:szCs w:val="24"/>
          </w:rPr>
          <w:t xml:space="preserve"> to us for review</w:t>
        </w:r>
      </w:ins>
      <w:ins w:id="10" w:author="Admin" w:date="2016-05-24T13:55:00Z">
        <w:r w:rsidR="00B56399">
          <w:rPr>
            <w:rFonts w:ascii="Times New Roman" w:hAnsi="Times New Roman"/>
            <w:sz w:val="24"/>
            <w:szCs w:val="24"/>
          </w:rPr>
          <w:t>]</w:t>
        </w:r>
      </w:ins>
      <w:r w:rsidRPr="009E3485">
        <w:rPr>
          <w:rFonts w:ascii="Times New Roman" w:hAnsi="Times New Roman"/>
          <w:sz w:val="24"/>
          <w:szCs w:val="24"/>
        </w:rPr>
        <w:t>.</w:t>
      </w:r>
    </w:p>
    <w:p w:rsidR="001E2055" w:rsidRPr="00D71878" w:rsidRDefault="001E2055" w:rsidP="00E51A95">
      <w:pPr>
        <w:pStyle w:val="ListParagraph"/>
        <w:widowControl w:val="0"/>
        <w:numPr>
          <w:ilvl w:val="0"/>
          <w:numId w:val="2"/>
        </w:numPr>
        <w:tabs>
          <w:tab w:val="num" w:pos="0"/>
        </w:tabs>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“Class Period” shall mean </w:t>
      </w:r>
      <w:r w:rsidR="009E3485">
        <w:rPr>
          <w:rFonts w:ascii="Times New Roman" w:hAnsi="Times New Roman"/>
          <w:sz w:val="24"/>
          <w:szCs w:val="24"/>
        </w:rPr>
        <w:t>May 2, 2012</w:t>
      </w:r>
      <w:ins w:id="11" w:author="Administrator" w:date="2016-05-25T21:25:00Z">
        <w:r w:rsidR="005904B9">
          <w:rPr>
            <w:rFonts w:ascii="Times New Roman" w:hAnsi="Times New Roman"/>
            <w:sz w:val="24"/>
            <w:szCs w:val="24"/>
          </w:rPr>
          <w:t>,</w:t>
        </w:r>
      </w:ins>
      <w:r w:rsidRPr="00D71878">
        <w:rPr>
          <w:rFonts w:ascii="Times New Roman" w:hAnsi="Times New Roman"/>
          <w:sz w:val="24"/>
          <w:szCs w:val="24"/>
        </w:rPr>
        <w:t xml:space="preserve"> through the Date of Preliminary Approval.</w:t>
      </w:r>
    </w:p>
    <w:p w:rsidR="001E2055" w:rsidRPr="00D71878" w:rsidRDefault="001E2055" w:rsidP="00E51A95">
      <w:pPr>
        <w:pStyle w:val="ListParagraph"/>
        <w:widowControl w:val="0"/>
        <w:numPr>
          <w:ilvl w:val="0"/>
          <w:numId w:val="2"/>
        </w:numPr>
        <w:tabs>
          <w:tab w:val="num" w:pos="1440"/>
        </w:tabs>
        <w:spacing w:line="480" w:lineRule="exact"/>
        <w:ind w:left="1440" w:hanging="720"/>
        <w:jc w:val="both"/>
        <w:outlineLvl w:val="1"/>
        <w:rPr>
          <w:rFonts w:ascii="Times New Roman" w:hAnsi="Times New Roman"/>
          <w:sz w:val="24"/>
          <w:szCs w:val="24"/>
        </w:rPr>
      </w:pPr>
      <w:r w:rsidRPr="00D71878">
        <w:rPr>
          <w:rFonts w:ascii="Times New Roman" w:hAnsi="Times New Roman"/>
          <w:sz w:val="24"/>
          <w:szCs w:val="24"/>
        </w:rPr>
        <w:t xml:space="preserve">“Class Representative” or “Plaintiff” is </w:t>
      </w:r>
      <w:r w:rsidR="005C7F0B">
        <w:rPr>
          <w:rFonts w:ascii="Times New Roman" w:hAnsi="Times New Roman"/>
          <w:sz w:val="24"/>
          <w:szCs w:val="24"/>
        </w:rPr>
        <w:t>MANUEL CURIEL</w:t>
      </w:r>
      <w:r w:rsidRPr="00D71878">
        <w:rPr>
          <w:rFonts w:ascii="Times New Roman" w:hAnsi="Times New Roman"/>
          <w:sz w:val="24"/>
          <w:szCs w:val="24"/>
        </w:rPr>
        <w:t xml:space="preserve">. </w:t>
      </w:r>
    </w:p>
    <w:p w:rsidR="001E2055" w:rsidRPr="00D71878" w:rsidRDefault="001E2055" w:rsidP="008F763C">
      <w:pPr>
        <w:pStyle w:val="ListParagraph"/>
        <w:widowControl w:val="0"/>
        <w:numPr>
          <w:ilvl w:val="0"/>
          <w:numId w:val="2"/>
        </w:numPr>
        <w:tabs>
          <w:tab w:val="left" w:pos="1440"/>
        </w:tabs>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“Class Representative Released Claims” shall </w:t>
      </w:r>
      <w:r>
        <w:rPr>
          <w:rFonts w:ascii="Times New Roman" w:hAnsi="Times New Roman"/>
          <w:sz w:val="24"/>
          <w:szCs w:val="24"/>
        </w:rPr>
        <w:t>mean</w:t>
      </w:r>
      <w:r w:rsidRPr="00D71878">
        <w:rPr>
          <w:rFonts w:ascii="Times New Roman" w:hAnsi="Times New Roman"/>
          <w:sz w:val="24"/>
          <w:szCs w:val="24"/>
        </w:rPr>
        <w:t xml:space="preserve"> all rights, claims, interest, liabilities, obligations, demands</w:t>
      </w:r>
      <w:ins w:id="12" w:author="Administrator" w:date="2016-05-25T21:26:00Z">
        <w:r w:rsidR="005904B9">
          <w:rPr>
            <w:rFonts w:ascii="Times New Roman" w:hAnsi="Times New Roman"/>
            <w:sz w:val="24"/>
            <w:szCs w:val="24"/>
          </w:rPr>
          <w:t>,</w:t>
        </w:r>
      </w:ins>
      <w:del w:id="13" w:author="Administrator" w:date="2016-05-25T21:26:00Z">
        <w:r w:rsidRPr="00D71878" w:rsidDel="005904B9">
          <w:rPr>
            <w:rFonts w:ascii="Times New Roman" w:hAnsi="Times New Roman"/>
            <w:sz w:val="24"/>
            <w:szCs w:val="24"/>
          </w:rPr>
          <w:delText xml:space="preserve"> </w:delText>
        </w:r>
      </w:del>
      <w:r w:rsidRPr="00D71878">
        <w:rPr>
          <w:rFonts w:ascii="Times New Roman" w:hAnsi="Times New Roman"/>
          <w:sz w:val="24"/>
          <w:szCs w:val="24"/>
        </w:rPr>
        <w:t xml:space="preserve"> or causes of action of any type whatsoever, between or among Plaintiff and any of the Released Parties, whether known or unknown, to the greatest extent </w:t>
      </w:r>
      <w:r w:rsidRPr="00D71878">
        <w:rPr>
          <w:rFonts w:ascii="Times New Roman" w:hAnsi="Times New Roman"/>
          <w:sz w:val="24"/>
          <w:szCs w:val="24"/>
        </w:rPr>
        <w:lastRenderedPageBreak/>
        <w:t>permitted by state or federal law, including, but not limited, to any and all claims (whether state, federal, or administrative) for compensation, salaries, wages, bonuses, commissions, overtime, benefits, sick pay, holiday pay, vacation, paid time off, severance pay, paid leave benefits, penalties, interest, damages, back or front pay, costs, expenses, attorneys’ fees, employee benefits, promises on any and all of the above, remedies of any other type, breach of contract or duty, fraud, misrepresentation, defamation, disparagement, blackballing, discrimination or harassment in any form, wrongful discharge of employment; termination in violation of public policy; discrimination; harassment; retaliation; failure to provide reasonable accommodation; failure to engage in a good faith interactive process; breach of contract, both express and implied; breach of covenant of good faith and fair dealing, both express and implied; promissory estoppel; negligent or intentional infliction of emotional distress; negligent or intentional interference with contract or prospective economic advantage; unfair business practices; libel; slander; negligence; personal injury; assault; battery; invasion of privacy; false imprisonment; conversion; and disability benefits; any and all claims for violation of any federal, state, local, municipal or other governmental statute or ordinance, including, but not limited to, Title VII of the Civil Rights Act of 1964; the Civil Rights Act of 1991; the National Labor Relations Act; the Rehabilitation Act of 1973; the Americans with Disabilities Act of 1990; the Equal Pay Act; the Fair Labor Standards Act, except as prohibited by law; the Fair Credit Reporting Act;</w:t>
      </w:r>
      <w:r w:rsidRPr="00D71878">
        <w:rPr>
          <w:rFonts w:ascii="Arial" w:hAnsi="Arial" w:cs="Arial"/>
          <w:sz w:val="24"/>
        </w:rPr>
        <w:t xml:space="preserve"> </w:t>
      </w:r>
      <w:r w:rsidRPr="00D71878">
        <w:rPr>
          <w:rFonts w:ascii="Times New Roman" w:hAnsi="Times New Roman"/>
          <w:sz w:val="24"/>
          <w:szCs w:val="24"/>
        </w:rPr>
        <w:t xml:space="preserve">the Occupational Safety and Health Act; the Consolidated Omnibus Budget Reconciliation Act of 1985; the Employee Retirement Income Security Act of 1974; the Worker Adjustment and Retraining Notification Act; the Family and Medical Leave Act, except as prohibited by law; the Sarbanes-Oxley Act of 2002; the Internal Revenue Code of 1986, as amended; HIPAA, the California Family Rights Act; the California Labor Code; the California Industrial Welfare Commission Wage Orders; the California Business &amp; Professions Code; and the California Fair Employment and Housing Act; the California Civil Code; the California Government Code; the California Constitution; and all claims for punitive damages, exemplary damages, attorneys’ fees and costs, as well as any other statutes, laws regulations or damages of similar effect; </w:t>
      </w:r>
      <w:r w:rsidR="0023212A">
        <w:rPr>
          <w:rFonts w:ascii="Times New Roman" w:hAnsi="Times New Roman"/>
          <w:sz w:val="24"/>
          <w:szCs w:val="24"/>
        </w:rPr>
        <w:t xml:space="preserve">all </w:t>
      </w:r>
      <w:r w:rsidR="0023212A" w:rsidRPr="0023212A">
        <w:rPr>
          <w:rFonts w:ascii="Times New Roman" w:hAnsi="Times New Roman"/>
          <w:sz w:val="24"/>
          <w:szCs w:val="24"/>
        </w:rPr>
        <w:t>state or local law</w:t>
      </w:r>
      <w:r w:rsidR="0023212A">
        <w:rPr>
          <w:rFonts w:ascii="Times New Roman" w:hAnsi="Times New Roman"/>
          <w:sz w:val="24"/>
          <w:szCs w:val="24"/>
        </w:rPr>
        <w:t>s</w:t>
      </w:r>
      <w:r w:rsidR="0023212A" w:rsidRPr="0023212A">
        <w:rPr>
          <w:rFonts w:ascii="Times New Roman" w:hAnsi="Times New Roman"/>
          <w:sz w:val="24"/>
          <w:szCs w:val="24"/>
        </w:rPr>
        <w:t xml:space="preserve"> or administrative order</w:t>
      </w:r>
      <w:r w:rsidR="0023212A">
        <w:rPr>
          <w:rFonts w:ascii="Times New Roman" w:hAnsi="Times New Roman"/>
          <w:sz w:val="24"/>
          <w:szCs w:val="24"/>
        </w:rPr>
        <w:t>s</w:t>
      </w:r>
      <w:r w:rsidR="0023212A" w:rsidRPr="0023212A">
        <w:rPr>
          <w:rFonts w:ascii="Times New Roman" w:hAnsi="Times New Roman"/>
          <w:sz w:val="24"/>
          <w:szCs w:val="24"/>
        </w:rPr>
        <w:t xml:space="preserve">, such as the Industrial Welfare Commission Wage Orders and </w:t>
      </w:r>
      <w:r w:rsidR="0023212A" w:rsidRPr="0023212A">
        <w:rPr>
          <w:rFonts w:ascii="Times New Roman" w:hAnsi="Times New Roman"/>
          <w:sz w:val="24"/>
          <w:szCs w:val="24"/>
        </w:rPr>
        <w:lastRenderedPageBreak/>
        <w:t>California Labor Code sections 201, 202, 203, 204, 226, 226.7, 510, 512, 1174, 1194, 1194.2, 1197, 1197.1, 1198, 1199, 2698, 2699, 2802, including the failure to pay wages, the failure to pay overtime compensation, the failure to provide meal periods, the failure to provide rest periods, the failure to pay minimum wages, the failure to maintain or provide accurate itemized statements, the failure to reimburse for business expenses, the failure to pay timely final wages due, the failure to keep complete and accurate payroll records and any other claims whatsoever that were alleged in this case or which arise out of or directly or indirectly relate to such facts, including without limitation all related claims for restitution and other equitable relief under Business and Professions Code § 17200, conversion, liquidated damages, punitive damages, waiting-time penalties, penalties under the Labor Code Private Attorneys General Act of 2004, and any other related claims and/or penalties of any nature whatsoever including a general release of all claims including a Civil Code § 1542 waiver</w:t>
      </w:r>
      <w:r w:rsidR="002701AC">
        <w:rPr>
          <w:rFonts w:ascii="Times New Roman" w:hAnsi="Times New Roman"/>
          <w:sz w:val="24"/>
          <w:szCs w:val="24"/>
        </w:rPr>
        <w:t xml:space="preserve">, </w:t>
      </w:r>
      <w:r w:rsidRPr="00D71878">
        <w:rPr>
          <w:rFonts w:ascii="Times New Roman" w:hAnsi="Times New Roman"/>
          <w:sz w:val="24"/>
          <w:szCs w:val="24"/>
        </w:rPr>
        <w:t xml:space="preserve">any and all claims for monetary recovery and personal or individual relief, except as prohibited by law.  With regard to the Class Representative Released Claims, Plaintiff expressly waives all rights under California Civil Code Section 1542, which states:  </w:t>
      </w:r>
    </w:p>
    <w:p w:rsidR="001E2055" w:rsidRPr="00D71878" w:rsidRDefault="001E2055" w:rsidP="00E51A95">
      <w:pPr>
        <w:pStyle w:val="ListParagraph"/>
        <w:widowControl w:val="0"/>
        <w:tabs>
          <w:tab w:val="left" w:pos="1440"/>
        </w:tabs>
        <w:spacing w:line="480" w:lineRule="exact"/>
        <w:jc w:val="both"/>
        <w:outlineLvl w:val="1"/>
        <w:rPr>
          <w:rFonts w:ascii="Times New Roman" w:hAnsi="Times New Roman"/>
          <w:sz w:val="24"/>
          <w:szCs w:val="24"/>
        </w:rPr>
      </w:pPr>
      <w:r w:rsidRPr="00D71878">
        <w:rPr>
          <w:rFonts w:ascii="Times New Roman" w:hAnsi="Times New Roman"/>
          <w:sz w:val="24"/>
          <w:szCs w:val="24"/>
        </w:rPr>
        <w:t xml:space="preserve">“A GENERAL RELEASE DOES NOT EXTEND TO CLAIMS WHICH THE CREDITOR DOES NOT KNOW ABOUT OR SUSPECT TO EXIST IN HIS OR HER FAVOR AT THE TIME OF EXECUTING THE RELEASE, WHICH IF KNOWN BY HIM OR HER MUST HAVE MATERIALLY AFFECTED HIS OR HER SETTLEMENT WITH THE DEBTOR.”  </w:t>
      </w:r>
    </w:p>
    <w:p w:rsidR="009E3485" w:rsidRDefault="001E2055" w:rsidP="00E51A95">
      <w:pPr>
        <w:widowControl w:val="0"/>
        <w:tabs>
          <w:tab w:val="left" w:pos="1440"/>
        </w:tabs>
        <w:jc w:val="both"/>
        <w:outlineLvl w:val="1"/>
      </w:pPr>
      <w:r>
        <w:t xml:space="preserve">The Class Representative Released Claims shall not include any claims for workers’ compensation currently pending before the Workers’ Compensation Appeals Board (“WCAB”). </w:t>
      </w:r>
      <w:r w:rsidR="00C57AE5">
        <w:t xml:space="preserve">Furthermore, the Class Representative Released Claims shall not include </w:t>
      </w:r>
      <w:r w:rsidR="00842946">
        <w:t xml:space="preserve">Class Representative’s individual wrongful termination-related </w:t>
      </w:r>
      <w:r w:rsidR="00C57AE5">
        <w:t xml:space="preserve">claims .  Those claims are subject to a separate settlement agreement between Plaintiff and Defendant as negotiated between the Parties.  Specifically, Plaintiff by and through different counsel, specifically, </w:t>
      </w:r>
      <w:r w:rsidR="00842946">
        <w:t xml:space="preserve">the </w:t>
      </w:r>
      <w:r w:rsidR="00C57AE5">
        <w:t xml:space="preserve">Law Office of Gavril T. Gabriel and Defendant’s </w:t>
      </w:r>
      <w:r w:rsidR="001B3F47">
        <w:t>C</w:t>
      </w:r>
      <w:r w:rsidR="00C57AE5">
        <w:t xml:space="preserve">ounsel negotiated a separate settlement agreement to resolve Plaintiff’s claims of disability discrimination in violation of FEHA California Government Code </w:t>
      </w:r>
      <w:r w:rsidR="00C57AE5">
        <w:lastRenderedPageBreak/>
        <w:t>section 12940(a)(2), disability discrimination in violation of public policy-wrongful termination due to disability discrimination in violation of public policy, retaliation in violation of FEHA, California Government Code section 12940(h) and failure to prevent discrimination in violation of FEHA, California Government Code section 12940(k).</w:t>
      </w:r>
      <w:del w:id="14" w:author="Kevin" w:date="2016-05-18T13:42:00Z">
        <w:r w:rsidDel="00C57AE5">
          <w:delText xml:space="preserve"> </w:delText>
        </w:r>
      </w:del>
    </w:p>
    <w:p w:rsidR="009E3485" w:rsidRDefault="009E3485" w:rsidP="00E51A95">
      <w:pPr>
        <w:pStyle w:val="ListParagraph"/>
        <w:widowControl w:val="0"/>
        <w:numPr>
          <w:ilvl w:val="0"/>
          <w:numId w:val="2"/>
        </w:numPr>
        <w:tabs>
          <w:tab w:val="left" w:pos="1440"/>
        </w:tabs>
        <w:ind w:left="0" w:firstLine="720"/>
        <w:jc w:val="both"/>
        <w:outlineLvl w:val="1"/>
        <w:rPr>
          <w:rFonts w:ascii="Times New Roman" w:hAnsi="Times New Roman"/>
          <w:sz w:val="24"/>
          <w:szCs w:val="24"/>
        </w:rPr>
      </w:pPr>
      <w:r w:rsidRPr="009E3485">
        <w:rPr>
          <w:rFonts w:ascii="Times New Roman" w:hAnsi="Times New Roman"/>
          <w:sz w:val="24"/>
          <w:szCs w:val="24"/>
        </w:rPr>
        <w:t xml:space="preserve">“Complaint” shall mean the Operative Complaint in the above-stated action, captioned as </w:t>
      </w:r>
      <w:r w:rsidRPr="009E3485">
        <w:rPr>
          <w:rFonts w:ascii="Times New Roman" w:hAnsi="Times New Roman"/>
          <w:i/>
          <w:sz w:val="24"/>
          <w:szCs w:val="24"/>
        </w:rPr>
        <w:t>MANUEL CURIEL v. GLENDORA GRAND, INC.,</w:t>
      </w:r>
      <w:r w:rsidRPr="009E3485">
        <w:rPr>
          <w:rFonts w:ascii="Times New Roman" w:hAnsi="Times New Roman"/>
          <w:sz w:val="24"/>
          <w:szCs w:val="24"/>
        </w:rPr>
        <w:t xml:space="preserve"> filed in the County of Los Angeles, Case No. BC618831,</w:t>
      </w:r>
      <w:r w:rsidR="00842946">
        <w:rPr>
          <w:rFonts w:ascii="Times New Roman" w:hAnsi="Times New Roman"/>
          <w:sz w:val="24"/>
          <w:szCs w:val="24"/>
        </w:rPr>
        <w:t xml:space="preserve"> filed on or about May 2, 2016.</w:t>
      </w:r>
    </w:p>
    <w:p w:rsidR="009E3485" w:rsidRDefault="001E2055" w:rsidP="00E51A95">
      <w:pPr>
        <w:pStyle w:val="ListParagraph"/>
        <w:widowControl w:val="0"/>
        <w:numPr>
          <w:ilvl w:val="0"/>
          <w:numId w:val="2"/>
        </w:numPr>
        <w:tabs>
          <w:tab w:val="left" w:pos="1440"/>
        </w:tabs>
        <w:ind w:left="0" w:firstLine="720"/>
        <w:jc w:val="both"/>
        <w:outlineLvl w:val="1"/>
        <w:rPr>
          <w:rFonts w:ascii="Times New Roman" w:hAnsi="Times New Roman"/>
          <w:sz w:val="24"/>
          <w:szCs w:val="24"/>
        </w:rPr>
      </w:pPr>
      <w:r w:rsidRPr="009E3485">
        <w:rPr>
          <w:rFonts w:ascii="Times New Roman" w:hAnsi="Times New Roman"/>
          <w:sz w:val="24"/>
          <w:szCs w:val="24"/>
        </w:rPr>
        <w:t>“Court” shall mean the Superior Court of California</w:t>
      </w:r>
      <w:r w:rsidR="00842946">
        <w:rPr>
          <w:rFonts w:ascii="Times New Roman" w:hAnsi="Times New Roman"/>
          <w:sz w:val="24"/>
          <w:szCs w:val="24"/>
        </w:rPr>
        <w:t xml:space="preserve"> for the County of Los Angeles.</w:t>
      </w:r>
    </w:p>
    <w:p w:rsidR="009E3485" w:rsidRDefault="001E2055" w:rsidP="00E51A95">
      <w:pPr>
        <w:pStyle w:val="ListParagraph"/>
        <w:widowControl w:val="0"/>
        <w:numPr>
          <w:ilvl w:val="0"/>
          <w:numId w:val="2"/>
        </w:numPr>
        <w:tabs>
          <w:tab w:val="left" w:pos="1440"/>
        </w:tabs>
        <w:ind w:left="0" w:firstLine="720"/>
        <w:jc w:val="both"/>
        <w:outlineLvl w:val="1"/>
        <w:rPr>
          <w:rFonts w:ascii="Times New Roman" w:hAnsi="Times New Roman"/>
          <w:sz w:val="24"/>
          <w:szCs w:val="24"/>
        </w:rPr>
      </w:pPr>
      <w:r w:rsidRPr="009E3485">
        <w:rPr>
          <w:rFonts w:ascii="Times New Roman" w:hAnsi="Times New Roman"/>
          <w:sz w:val="24"/>
          <w:szCs w:val="24"/>
        </w:rPr>
        <w:t xml:space="preserve">“Date of Final Approval” shall mean the date on which the Court enters a Final Judgment in this matter which  approves the terms and conditions of this Stipulation of Settlement, and the exhibits thereto; dismisses the claims against Defendant; disposes of all issues and claims in this Action as to the Released Parties as provided in the Agreement; bars Stipulated Class Members who have opted into this Settlement from asserting or reopening any claims settled or released through the releases contained herein; and awards and orders the payment of all required amounts pursuant to the terms of this Agreement, including attorneys' fees and costs, Class Action Administrator payments, Settlement Payments to Participating Settlement Class Members, and Plaintiff’s Service Enhancement Payment. </w:t>
      </w:r>
    </w:p>
    <w:p w:rsidR="009E3485" w:rsidRDefault="009E3485" w:rsidP="00E51A95">
      <w:pPr>
        <w:pStyle w:val="ListParagraph"/>
        <w:widowControl w:val="0"/>
        <w:numPr>
          <w:ilvl w:val="0"/>
          <w:numId w:val="2"/>
        </w:numPr>
        <w:tabs>
          <w:tab w:val="left" w:pos="1440"/>
        </w:tabs>
        <w:ind w:left="0" w:firstLine="720"/>
        <w:jc w:val="both"/>
        <w:outlineLvl w:val="1"/>
        <w:rPr>
          <w:rFonts w:ascii="Times New Roman" w:hAnsi="Times New Roman"/>
          <w:sz w:val="24"/>
          <w:szCs w:val="24"/>
        </w:rPr>
      </w:pPr>
      <w:r w:rsidRPr="009E3485">
        <w:rPr>
          <w:rFonts w:ascii="Times New Roman" w:hAnsi="Times New Roman"/>
          <w:sz w:val="24"/>
          <w:szCs w:val="24"/>
        </w:rPr>
        <w:t xml:space="preserve">“Date of Preliminary Approval” shall mean the date the Court enters an Order approving this Stipulation of Settlement, and the exhibits thereto, and setting a hearing for Final Approval of the Settlement, including approval of attorneys’ fees and costs.  </w:t>
      </w:r>
    </w:p>
    <w:p w:rsidR="009E3485" w:rsidRDefault="001E2055" w:rsidP="00E51A95">
      <w:pPr>
        <w:pStyle w:val="ListParagraph"/>
        <w:widowControl w:val="0"/>
        <w:numPr>
          <w:ilvl w:val="0"/>
          <w:numId w:val="2"/>
        </w:numPr>
        <w:tabs>
          <w:tab w:val="left" w:pos="1440"/>
        </w:tabs>
        <w:ind w:left="0" w:firstLine="720"/>
        <w:jc w:val="both"/>
        <w:outlineLvl w:val="1"/>
        <w:rPr>
          <w:rFonts w:ascii="Times New Roman" w:hAnsi="Times New Roman"/>
          <w:sz w:val="24"/>
          <w:szCs w:val="24"/>
        </w:rPr>
      </w:pPr>
      <w:r w:rsidRPr="009E3485">
        <w:rPr>
          <w:rFonts w:ascii="Times New Roman" w:hAnsi="Times New Roman"/>
          <w:sz w:val="24"/>
          <w:szCs w:val="24"/>
        </w:rPr>
        <w:t xml:space="preserve">“Defendant” shall mean </w:t>
      </w:r>
      <w:r w:rsidR="005C7F0B" w:rsidRPr="009E3485">
        <w:rPr>
          <w:rFonts w:ascii="Times New Roman" w:hAnsi="Times New Roman"/>
          <w:sz w:val="24"/>
          <w:szCs w:val="24"/>
        </w:rPr>
        <w:t>GLENDORA GRAND, INC.</w:t>
      </w:r>
      <w:r w:rsidRPr="009E3485">
        <w:rPr>
          <w:rFonts w:ascii="Times New Roman" w:hAnsi="Times New Roman"/>
          <w:sz w:val="24"/>
          <w:szCs w:val="24"/>
        </w:rPr>
        <w:t xml:space="preserve"> </w:t>
      </w:r>
    </w:p>
    <w:p w:rsidR="001E2055" w:rsidRPr="009E3485" w:rsidRDefault="001E2055" w:rsidP="00E51A95">
      <w:pPr>
        <w:pStyle w:val="ListParagraph"/>
        <w:widowControl w:val="0"/>
        <w:numPr>
          <w:ilvl w:val="0"/>
          <w:numId w:val="2"/>
        </w:numPr>
        <w:tabs>
          <w:tab w:val="left" w:pos="1440"/>
        </w:tabs>
        <w:ind w:left="0" w:firstLine="720"/>
        <w:jc w:val="both"/>
        <w:outlineLvl w:val="1"/>
        <w:rPr>
          <w:rFonts w:ascii="Times New Roman" w:hAnsi="Times New Roman"/>
          <w:sz w:val="24"/>
          <w:szCs w:val="24"/>
        </w:rPr>
      </w:pPr>
      <w:r w:rsidRPr="009E3485">
        <w:rPr>
          <w:rFonts w:ascii="Times New Roman" w:hAnsi="Times New Roman"/>
          <w:sz w:val="24"/>
          <w:szCs w:val="24"/>
        </w:rPr>
        <w:t xml:space="preserve"> “Defendant’s Counsel” shall mean</w:t>
      </w:r>
      <w:r w:rsidR="001B3F47">
        <w:rPr>
          <w:rFonts w:ascii="Times New Roman" w:hAnsi="Times New Roman"/>
          <w:sz w:val="24"/>
          <w:szCs w:val="24"/>
        </w:rPr>
        <w:t xml:space="preserve"> </w:t>
      </w:r>
      <w:proofErr w:type="spellStart"/>
      <w:r w:rsidR="00DB6464" w:rsidRPr="009E3485">
        <w:rPr>
          <w:rFonts w:ascii="Times New Roman" w:hAnsi="Times New Roman"/>
          <w:sz w:val="24"/>
          <w:szCs w:val="24"/>
        </w:rPr>
        <w:t>MUSICK</w:t>
      </w:r>
      <w:proofErr w:type="spellEnd"/>
      <w:r w:rsidR="00DB6464" w:rsidRPr="009E3485">
        <w:rPr>
          <w:rFonts w:ascii="Times New Roman" w:hAnsi="Times New Roman"/>
          <w:sz w:val="24"/>
          <w:szCs w:val="24"/>
        </w:rPr>
        <w:t>, PEELER &amp; GARRETT</w:t>
      </w:r>
      <w:r w:rsidR="008F763C">
        <w:rPr>
          <w:rFonts w:ascii="Times New Roman" w:hAnsi="Times New Roman"/>
          <w:sz w:val="24"/>
          <w:szCs w:val="24"/>
        </w:rPr>
        <w:t xml:space="preserve"> LLP</w:t>
      </w:r>
      <w:r w:rsidRPr="009E3485">
        <w:rPr>
          <w:rFonts w:ascii="Times New Roman" w:hAnsi="Times New Roman"/>
          <w:sz w:val="24"/>
          <w:szCs w:val="24"/>
        </w:rPr>
        <w:t>.</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 “Effective Date” of this Stipulation means the first business day upon which the last of the following have occurred: </w:t>
      </w:r>
    </w:p>
    <w:p w:rsidR="001E2055" w:rsidRPr="00D71878" w:rsidRDefault="001E2055" w:rsidP="00E51A95">
      <w:pPr>
        <w:pStyle w:val="ListParagraph"/>
        <w:widowControl w:val="0"/>
        <w:numPr>
          <w:ilvl w:val="0"/>
          <w:numId w:val="3"/>
        </w:numPr>
        <w:spacing w:line="480" w:lineRule="exact"/>
        <w:jc w:val="both"/>
        <w:outlineLvl w:val="3"/>
        <w:rPr>
          <w:rFonts w:ascii="Times New Roman" w:hAnsi="Times New Roman"/>
          <w:sz w:val="24"/>
          <w:szCs w:val="24"/>
        </w:rPr>
      </w:pPr>
      <w:r w:rsidRPr="00D71878">
        <w:rPr>
          <w:rFonts w:ascii="Times New Roman" w:hAnsi="Times New Roman"/>
          <w:sz w:val="24"/>
          <w:szCs w:val="24"/>
        </w:rPr>
        <w:t xml:space="preserve">If Stipulated Class Members have not filed objections, or if they have filed objections, said objections have been withdrawn, entry of the Final Judgment in this Action after the Court has granted final approval of the Settlement, and a file stamped copy of the Final Judgment with a proof of service has been </w:t>
      </w:r>
      <w:r w:rsidRPr="00D71878">
        <w:rPr>
          <w:rFonts w:ascii="Times New Roman" w:hAnsi="Times New Roman"/>
          <w:sz w:val="24"/>
          <w:szCs w:val="24"/>
        </w:rPr>
        <w:lastRenderedPageBreak/>
        <w:t xml:space="preserve">served on all parties by Class Counsel, or </w:t>
      </w:r>
    </w:p>
    <w:p w:rsidR="001E2055" w:rsidRPr="00D71878" w:rsidRDefault="001E2055" w:rsidP="00E51A95">
      <w:pPr>
        <w:pStyle w:val="ListParagraph"/>
        <w:widowControl w:val="0"/>
        <w:numPr>
          <w:ilvl w:val="0"/>
          <w:numId w:val="3"/>
        </w:numPr>
        <w:tabs>
          <w:tab w:val="num" w:pos="2160"/>
        </w:tabs>
        <w:spacing w:line="480" w:lineRule="exact"/>
        <w:jc w:val="both"/>
        <w:outlineLvl w:val="3"/>
        <w:rPr>
          <w:rFonts w:ascii="Times New Roman" w:hAnsi="Times New Roman"/>
          <w:sz w:val="24"/>
          <w:szCs w:val="24"/>
        </w:rPr>
      </w:pPr>
      <w:r w:rsidRPr="00D71878">
        <w:rPr>
          <w:rFonts w:ascii="Times New Roman" w:hAnsi="Times New Roman"/>
          <w:sz w:val="24"/>
          <w:szCs w:val="24"/>
        </w:rPr>
        <w:t xml:space="preserve">If Stipulated Class Members have filed objections that have not been withdrawn, either (1) the time to appeal, object or attack the Court’s entry of Final Judgment has expired and there has been no appeal, objection or attack; or (2) The court of last resort to which any appeal is taken has affirmed its entry of Final Judgment in its entirety or the Stipulated Class Member has presented a petition for review and the affirmance is no longer subject to further appeal or review, and no further challenge to the entry of Final Judgment is possible.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“Final Judgment” </w:t>
      </w:r>
      <w:r>
        <w:rPr>
          <w:rFonts w:ascii="Times New Roman" w:hAnsi="Times New Roman"/>
          <w:sz w:val="24"/>
          <w:szCs w:val="24"/>
        </w:rPr>
        <w:t xml:space="preserve">shall </w:t>
      </w:r>
      <w:r w:rsidRPr="00D71878">
        <w:rPr>
          <w:rFonts w:ascii="Times New Roman" w:hAnsi="Times New Roman"/>
          <w:sz w:val="24"/>
          <w:szCs w:val="24"/>
        </w:rPr>
        <w:t>mean the order (or orders) entered and filed by the Court that provides final approval to this Agreement and the Settlement; dismisses the claims against Defendant; disposes of all issues and claims in this Action as to the Released Parties as provided in the Agreement; bars Stipulated Class Members who have not validly opted out of this Settlement from asserting or reopening any claims settled or released through the releases contained herein; and awards and orders the payment of all required amounts pursuant to the terms of this Agreement, including attorneys' fees and costs, Class Action Administrator payments, Settlement Payments to the Participating Settlement Class Members, and Plaintiff’s Service Enhancement Payment.</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“Maximum Settlement Amount” </w:t>
      </w:r>
      <w:r>
        <w:rPr>
          <w:rFonts w:ascii="Times New Roman" w:hAnsi="Times New Roman"/>
          <w:sz w:val="24"/>
          <w:szCs w:val="24"/>
        </w:rPr>
        <w:t xml:space="preserve">shall mean </w:t>
      </w:r>
      <w:r w:rsidRPr="00D71878">
        <w:rPr>
          <w:rFonts w:ascii="Times New Roman" w:hAnsi="Times New Roman"/>
          <w:sz w:val="24"/>
          <w:szCs w:val="24"/>
        </w:rPr>
        <w:t xml:space="preserve">the sum of </w:t>
      </w:r>
      <w:r w:rsidR="00655AA9">
        <w:rPr>
          <w:rFonts w:ascii="Times New Roman" w:hAnsi="Times New Roman"/>
          <w:sz w:val="24"/>
          <w:szCs w:val="24"/>
        </w:rPr>
        <w:t>Seven Hundred Forty Five</w:t>
      </w:r>
      <w:r>
        <w:rPr>
          <w:rFonts w:ascii="Times New Roman" w:hAnsi="Times New Roman"/>
          <w:sz w:val="24"/>
          <w:szCs w:val="24"/>
        </w:rPr>
        <w:t xml:space="preserve"> Thousand </w:t>
      </w:r>
      <w:r w:rsidRPr="00D71878">
        <w:rPr>
          <w:rFonts w:ascii="Times New Roman" w:hAnsi="Times New Roman"/>
          <w:sz w:val="24"/>
          <w:szCs w:val="24"/>
        </w:rPr>
        <w:t>Dollars and No Cents ($</w:t>
      </w:r>
      <w:r w:rsidR="00655AA9">
        <w:rPr>
          <w:rFonts w:ascii="Times New Roman" w:hAnsi="Times New Roman"/>
          <w:sz w:val="24"/>
          <w:szCs w:val="24"/>
        </w:rPr>
        <w:t>745</w:t>
      </w:r>
      <w:r w:rsidRPr="00D71878">
        <w:rPr>
          <w:rFonts w:ascii="Times New Roman" w:hAnsi="Times New Roman"/>
          <w:sz w:val="24"/>
          <w:szCs w:val="24"/>
        </w:rPr>
        <w:t xml:space="preserve">,000.00), which represents the maximum amount to be paid for any purpose by Defendant under the terms of this Agreement. As provided in this Agreement (including the release of claims), payment by Defendant of this sum pursuant to this Agreement is intended to and shall settle all issues and claims encompassed within the Action as between Plaintiff, Stipulated Class Members, and Participating Settlement Class Members on the one hand, and as against Defendant and Released Parties on the other, including, but not limited to, all payments to be made to Participating Settlement Class Members, attorneys’ fees approved by the Court and awarded to Class Counsel, costs approved by the Court, Participating Settlement Class Members’ share of payroll taxes, Plaintiff’s Service Enhancement Payment, </w:t>
      </w:r>
      <w:r w:rsidRPr="00D71878">
        <w:rPr>
          <w:rFonts w:ascii="Times New Roman" w:hAnsi="Times New Roman"/>
          <w:sz w:val="24"/>
          <w:szCs w:val="24"/>
        </w:rPr>
        <w:lastRenderedPageBreak/>
        <w:t xml:space="preserve">and Class Action Administration Costs, and any other costs, expenses, or obligations associated with this Settlement incurred or claimed by Stipulated Class Members, Plaintiff, Class Counsel, or the Class Action Administrator.  Under no circumstances shall Defendant be liable or responsible to Plaintiff, Stipulated Class Members, Participating Settlement Class Members, Class Counsel, the Class Action Administrator, or any other party or entity hereto, for any additional funds beyond the Maximum Settlement Amount of </w:t>
      </w:r>
      <w:r w:rsidR="00655AA9">
        <w:rPr>
          <w:rFonts w:ascii="Times New Roman" w:hAnsi="Times New Roman"/>
          <w:sz w:val="24"/>
          <w:szCs w:val="24"/>
        </w:rPr>
        <w:t xml:space="preserve">Seven Hundred Forty Five </w:t>
      </w:r>
      <w:r>
        <w:rPr>
          <w:rFonts w:ascii="Times New Roman" w:hAnsi="Times New Roman"/>
          <w:sz w:val="24"/>
          <w:szCs w:val="24"/>
        </w:rPr>
        <w:t xml:space="preserve">Thousand </w:t>
      </w:r>
      <w:r w:rsidRPr="00D71878">
        <w:rPr>
          <w:rFonts w:ascii="Times New Roman" w:hAnsi="Times New Roman"/>
          <w:sz w:val="24"/>
          <w:szCs w:val="24"/>
        </w:rPr>
        <w:t>Dollars and No Cents ($</w:t>
      </w:r>
      <w:r w:rsidR="00655AA9">
        <w:rPr>
          <w:rFonts w:ascii="Times New Roman" w:hAnsi="Times New Roman"/>
          <w:sz w:val="24"/>
          <w:szCs w:val="24"/>
        </w:rPr>
        <w:t>745</w:t>
      </w:r>
      <w:r w:rsidRPr="00D71878">
        <w:rPr>
          <w:rFonts w:ascii="Times New Roman" w:hAnsi="Times New Roman"/>
          <w:sz w:val="24"/>
          <w:szCs w:val="24"/>
        </w:rPr>
        <w:t>,000.00) if this Settlement is given final approval by the Court.</w:t>
      </w:r>
      <w:r>
        <w:rPr>
          <w:rFonts w:ascii="Times New Roman" w:hAnsi="Times New Roman"/>
          <w:sz w:val="24"/>
          <w:szCs w:val="24"/>
        </w:rPr>
        <w:t xml:space="preserve">  </w:t>
      </w:r>
      <w:r w:rsidRPr="00D71878">
        <w:rPr>
          <w:rFonts w:ascii="Times New Roman" w:hAnsi="Times New Roman"/>
          <w:sz w:val="24"/>
          <w:szCs w:val="24"/>
        </w:rPr>
        <w:t xml:space="preserve">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“Net Settlement Amount” is the portion of the Maximum Settlement Amount eligible for distribution to the Stipulated Settlement Class Members and the Participating Settlement Class Members.  This is the Maximum Settlement Amount minus Court-Approved Class Action Administration Costs, attorneys’ fees and costs awarded to Class Counsel, Plaintiff’s Service Enhancement Payment, </w:t>
      </w:r>
      <w:r w:rsidR="003E74A7">
        <w:rPr>
          <w:rFonts w:ascii="Times New Roman" w:hAnsi="Times New Roman"/>
          <w:sz w:val="24"/>
          <w:szCs w:val="24"/>
        </w:rPr>
        <w:t xml:space="preserve">the PAGA Payment, </w:t>
      </w:r>
      <w:r w:rsidRPr="00D71878">
        <w:rPr>
          <w:rFonts w:ascii="Times New Roman" w:hAnsi="Times New Roman"/>
          <w:sz w:val="24"/>
          <w:szCs w:val="24"/>
        </w:rPr>
        <w:t xml:space="preserve">and the Participating Settlement Class Members’ share of payroll taxes and other withholdings that Defendant is required to withhold as a matter of law. The employer’s share of payroll taxes shall be paid separately by Defendant.  </w:t>
      </w:r>
    </w:p>
    <w:p w:rsidR="001E2055" w:rsidRDefault="009E348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Pr>
          <w:rFonts w:ascii="Times New Roman" w:hAnsi="Times New Roman"/>
          <w:sz w:val="24"/>
          <w:szCs w:val="24"/>
        </w:rPr>
        <w:t xml:space="preserve"> </w:t>
      </w:r>
      <w:r w:rsidR="001E2055">
        <w:rPr>
          <w:rFonts w:ascii="Times New Roman" w:hAnsi="Times New Roman"/>
          <w:sz w:val="24"/>
          <w:szCs w:val="24"/>
        </w:rPr>
        <w:t>“Opt Out Form” shall mean the document attached hereto as Exhibit 2</w:t>
      </w:r>
      <w:ins w:id="15" w:author="Administrator" w:date="2016-05-25T21:40:00Z">
        <w:r w:rsidR="0003557D">
          <w:rPr>
            <w:rFonts w:ascii="Times New Roman" w:hAnsi="Times New Roman"/>
            <w:sz w:val="24"/>
            <w:szCs w:val="24"/>
          </w:rPr>
          <w:t xml:space="preserve"> [please provide a copy of this form]</w:t>
        </w:r>
      </w:ins>
      <w:r w:rsidR="001E2055">
        <w:rPr>
          <w:rFonts w:ascii="Times New Roman" w:hAnsi="Times New Roman"/>
          <w:sz w:val="24"/>
          <w:szCs w:val="24"/>
        </w:rPr>
        <w:t xml:space="preserve">.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Pr>
          <w:rFonts w:ascii="Times New Roman" w:hAnsi="Times New Roman"/>
          <w:sz w:val="24"/>
          <w:szCs w:val="24"/>
        </w:rPr>
        <w:t xml:space="preserve">“Opt Out Period” shall mean a period of thirty (30) calendar days from the date the Class Action Administrator mails the Settlement Documents to Settlement Class Members. If the thirtieth day falls on a Sunday or holiday, the Opt Out Period shall end on the next business day that is not a Sunday or holiday. </w:t>
      </w:r>
    </w:p>
    <w:p w:rsidR="009E3485" w:rsidRPr="00D71878" w:rsidRDefault="009E348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“Participating Settlement Class Member Released Claims” </w:t>
      </w:r>
      <w:r>
        <w:rPr>
          <w:rFonts w:ascii="Times New Roman" w:hAnsi="Times New Roman"/>
          <w:sz w:val="24"/>
          <w:szCs w:val="24"/>
        </w:rPr>
        <w:t xml:space="preserve">shall </w:t>
      </w:r>
      <w:r w:rsidRPr="00D71878">
        <w:rPr>
          <w:rFonts w:ascii="Times New Roman" w:hAnsi="Times New Roman"/>
          <w:sz w:val="24"/>
          <w:szCs w:val="24"/>
        </w:rPr>
        <w:t>mean any and all claims</w:t>
      </w:r>
      <w:r>
        <w:rPr>
          <w:rFonts w:ascii="Times New Roman" w:hAnsi="Times New Roman"/>
          <w:sz w:val="24"/>
          <w:szCs w:val="24"/>
        </w:rPr>
        <w:t xml:space="preserve">, </w:t>
      </w:r>
      <w:r w:rsidRPr="00D71878">
        <w:rPr>
          <w:rFonts w:ascii="Times New Roman" w:hAnsi="Times New Roman"/>
          <w:sz w:val="24"/>
          <w:szCs w:val="24"/>
        </w:rPr>
        <w:t xml:space="preserve">whether known or unknown, which any Participating Settlement Class Member had, now has, or may have in the future against the Released Parties or any of them for any acts or omissions occurring during any period a Participating Settlement Class Member worked and/or was alleged to have worked for any Released Party up to and through the Effective Date that:  (1) were alleged, or could have been alleged in this Action against Defendant; or (2) arise out of or </w:t>
      </w:r>
      <w:r w:rsidRPr="00D71878">
        <w:rPr>
          <w:rFonts w:ascii="Times New Roman" w:hAnsi="Times New Roman"/>
          <w:sz w:val="24"/>
          <w:szCs w:val="24"/>
        </w:rPr>
        <w:lastRenderedPageBreak/>
        <w:t xml:space="preserve">are related to the facts, matters, transactions, or occurrences involved in or related to the Action, or which could have been alleged </w:t>
      </w:r>
      <w:r>
        <w:rPr>
          <w:rFonts w:ascii="Times New Roman" w:hAnsi="Times New Roman"/>
          <w:sz w:val="24"/>
          <w:szCs w:val="24"/>
        </w:rPr>
        <w:t>based on the facts as alleged in the operative complaint</w:t>
      </w:r>
      <w:r w:rsidRPr="00D71878">
        <w:rPr>
          <w:rFonts w:ascii="Times New Roman" w:hAnsi="Times New Roman"/>
          <w:sz w:val="24"/>
          <w:szCs w:val="24"/>
        </w:rPr>
        <w:t xml:space="preserve">.  “Participating Settlement Class Member Released Claims” also includes all types of relief available for the above referenced theories of relief, including, without limitation, any claims for unpaid wages, unpaid overtime, unpaid commissions, unpaid premium pay, damages, reimbursement, restitution, losses, penalties, fines, liens, attorney’s fees, costs, expenses, debts, interest, injunctive or declaratory relief, chargebacks, liquidated damages or similar relief.  The Final Judgment shall cover and bar each and every Participating Settlement Class Member from asserting any Participating Settlement Class Member Released Claims against the Released Parties in the future.   </w:t>
      </w:r>
    </w:p>
    <w:p w:rsidR="003E74A7" w:rsidRDefault="003E74A7" w:rsidP="008F763C">
      <w:pPr>
        <w:pStyle w:val="ListParagraph"/>
        <w:widowControl w:val="0"/>
        <w:numPr>
          <w:ilvl w:val="0"/>
          <w:numId w:val="2"/>
        </w:numPr>
        <w:spacing w:line="480" w:lineRule="exact"/>
        <w:ind w:left="0" w:firstLine="720"/>
        <w:jc w:val="both"/>
        <w:outlineLvl w:val="1"/>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PAGA</w:t>
      </w:r>
      <w:proofErr w:type="spellEnd"/>
      <w:r>
        <w:rPr>
          <w:rFonts w:ascii="Times New Roman" w:hAnsi="Times New Roman"/>
          <w:sz w:val="24"/>
          <w:szCs w:val="24"/>
        </w:rPr>
        <w:t xml:space="preserve"> Payment” </w:t>
      </w:r>
      <w:r w:rsidR="00CE70CE" w:rsidRPr="00CE70CE">
        <w:rPr>
          <w:rFonts w:ascii="Times New Roman" w:hAnsi="Times New Roman"/>
          <w:sz w:val="24"/>
          <w:szCs w:val="24"/>
        </w:rPr>
        <w:t>means Twenty</w:t>
      </w:r>
      <w:r w:rsidR="00CE70CE">
        <w:rPr>
          <w:rFonts w:ascii="Times New Roman" w:hAnsi="Times New Roman"/>
          <w:sz w:val="24"/>
          <w:szCs w:val="24"/>
        </w:rPr>
        <w:t xml:space="preserve"> Thousand U.S. Dollars ($20</w:t>
      </w:r>
      <w:r w:rsidR="00CE70CE" w:rsidRPr="00CE70CE">
        <w:rPr>
          <w:rFonts w:ascii="Times New Roman" w:hAnsi="Times New Roman"/>
          <w:sz w:val="24"/>
          <w:szCs w:val="24"/>
        </w:rPr>
        <w:t xml:space="preserve">,000.00) of the </w:t>
      </w:r>
      <w:r w:rsidR="0003557D">
        <w:rPr>
          <w:rFonts w:ascii="Times New Roman" w:hAnsi="Times New Roman"/>
          <w:sz w:val="24"/>
          <w:szCs w:val="24"/>
        </w:rPr>
        <w:t>Maximum</w:t>
      </w:r>
      <w:r w:rsidR="00CE70CE" w:rsidRPr="00CE70CE">
        <w:rPr>
          <w:rFonts w:ascii="Times New Roman" w:hAnsi="Times New Roman"/>
          <w:sz w:val="24"/>
          <w:szCs w:val="24"/>
        </w:rPr>
        <w:t xml:space="preserve"> Settlement Amount shall be allocated to claims under the Labor Code Private Attorney General Act of 2004, California Labor Code §§ 2698 et seq., with </w:t>
      </w:r>
      <w:r w:rsidR="0003557D">
        <w:rPr>
          <w:rFonts w:ascii="Times New Roman" w:hAnsi="Times New Roman"/>
          <w:sz w:val="24"/>
          <w:szCs w:val="24"/>
        </w:rPr>
        <w:t>Fif</w:t>
      </w:r>
      <w:r w:rsidR="00CE70CE" w:rsidRPr="00CE70CE">
        <w:rPr>
          <w:rFonts w:ascii="Times New Roman" w:hAnsi="Times New Roman"/>
          <w:sz w:val="24"/>
          <w:szCs w:val="24"/>
        </w:rPr>
        <w:t xml:space="preserve">teen Thousand </w:t>
      </w:r>
      <w:r w:rsidR="00CE70CE">
        <w:rPr>
          <w:rFonts w:ascii="Times New Roman" w:hAnsi="Times New Roman"/>
          <w:sz w:val="24"/>
          <w:szCs w:val="24"/>
        </w:rPr>
        <w:t>Dollars ($15,00</w:t>
      </w:r>
      <w:r w:rsidR="00CE70CE" w:rsidRPr="00CE70CE">
        <w:rPr>
          <w:rFonts w:ascii="Times New Roman" w:hAnsi="Times New Roman"/>
          <w:sz w:val="24"/>
          <w:szCs w:val="24"/>
        </w:rPr>
        <w:t xml:space="preserve">0.00) being awarded to the State of California, subject to Court approval and </w:t>
      </w:r>
      <w:r w:rsidR="0003557D">
        <w:rPr>
          <w:rFonts w:ascii="Times New Roman" w:hAnsi="Times New Roman"/>
          <w:sz w:val="24"/>
          <w:szCs w:val="24"/>
        </w:rPr>
        <w:t>Five Thousand</w:t>
      </w:r>
      <w:r w:rsidR="00CE70CE">
        <w:rPr>
          <w:rFonts w:ascii="Times New Roman" w:hAnsi="Times New Roman"/>
          <w:sz w:val="24"/>
          <w:szCs w:val="24"/>
        </w:rPr>
        <w:t xml:space="preserve"> Dollars ($5,00</w:t>
      </w:r>
      <w:r w:rsidR="00CE70CE" w:rsidRPr="00CE70CE">
        <w:rPr>
          <w:rFonts w:ascii="Times New Roman" w:hAnsi="Times New Roman"/>
          <w:sz w:val="24"/>
          <w:szCs w:val="24"/>
        </w:rPr>
        <w:t xml:space="preserve">0.00) being awarded to </w:t>
      </w:r>
      <w:r w:rsidR="0003557D">
        <w:rPr>
          <w:rFonts w:ascii="Times New Roman" w:hAnsi="Times New Roman"/>
          <w:sz w:val="24"/>
          <w:szCs w:val="24"/>
        </w:rPr>
        <w:t>Participating Settlement Class Members</w:t>
      </w:r>
      <w:r w:rsidR="00CE70CE" w:rsidRPr="00CE70CE">
        <w:rPr>
          <w:rFonts w:ascii="Times New Roman" w:hAnsi="Times New Roman"/>
          <w:sz w:val="24"/>
          <w:szCs w:val="24"/>
        </w:rPr>
        <w:t>, subject to Court approval.</w:t>
      </w:r>
      <w:r w:rsidR="00CE70CE">
        <w:rPr>
          <w:rFonts w:ascii="Times New Roman" w:hAnsi="Times New Roman"/>
          <w:sz w:val="24"/>
          <w:szCs w:val="24"/>
        </w:rPr>
        <w:t xml:space="preserve">  </w:t>
      </w:r>
      <w:r>
        <w:rPr>
          <w:rFonts w:ascii="Times New Roman" w:hAnsi="Times New Roman"/>
          <w:sz w:val="24"/>
          <w:szCs w:val="24"/>
        </w:rPr>
        <w:t xml:space="preserve"> </w:t>
      </w:r>
      <w:r w:rsidR="00CE70CE">
        <w:rPr>
          <w:rFonts w:ascii="Times New Roman" w:hAnsi="Times New Roman"/>
          <w:sz w:val="24"/>
          <w:szCs w:val="24"/>
        </w:rPr>
        <w:t xml:space="preserve"> </w:t>
      </w:r>
    </w:p>
    <w:p w:rsidR="001E2055"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sidDel="005B593C">
        <w:rPr>
          <w:rFonts w:ascii="Times New Roman" w:hAnsi="Times New Roman"/>
          <w:sz w:val="24"/>
          <w:szCs w:val="24"/>
        </w:rPr>
        <w:t xml:space="preserve"> </w:t>
      </w:r>
      <w:r>
        <w:rPr>
          <w:rFonts w:ascii="Times New Roman" w:hAnsi="Times New Roman"/>
          <w:sz w:val="24"/>
          <w:szCs w:val="24"/>
        </w:rPr>
        <w:t xml:space="preserve">“Participating Settlement Class Members” means each Stipulated Class Member, the Class Representative, and/or any other person who has not submitted a timely and valid opt-out form. </w:t>
      </w:r>
    </w:p>
    <w:p w:rsidR="001E2055"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“Parties” shall mean the parties to the Agreement, specifically, Plaintiff, individually and on behalf of all Class Members, and Defendant.</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Pr>
          <w:rFonts w:ascii="Times New Roman" w:hAnsi="Times New Roman"/>
          <w:sz w:val="24"/>
          <w:szCs w:val="24"/>
        </w:rPr>
        <w:t xml:space="preserve">“Party” shall mean either Plaintiff or Defendant. </w:t>
      </w:r>
    </w:p>
    <w:p w:rsidR="001E2055"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“Qualified Settlement Fund” shall mean the Qualified Settlement Fund established by the Class Action Administrator for the benefit of the Stipulated Class Members as set forth herein. </w:t>
      </w:r>
    </w:p>
    <w:p w:rsidR="001E2055"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Pr>
          <w:rFonts w:ascii="Times New Roman" w:hAnsi="Times New Roman"/>
          <w:sz w:val="24"/>
          <w:szCs w:val="24"/>
        </w:rPr>
        <w:t xml:space="preserve">“Qualified Settlement Class Member” shall mean a Settlement Class Member who has not timely and correctly submitted the Opt-Out Form to the Class Action Administrator, signed under penalty of perjury. </w:t>
      </w:r>
    </w:p>
    <w:p w:rsidR="001E2055"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FA631C">
        <w:rPr>
          <w:rFonts w:ascii="Times New Roman" w:hAnsi="Times New Roman"/>
          <w:sz w:val="24"/>
          <w:szCs w:val="24"/>
        </w:rPr>
        <w:lastRenderedPageBreak/>
        <w:t xml:space="preserve">“Qualified Settlement Class Member Released Claims” shall </w:t>
      </w:r>
      <w:r>
        <w:rPr>
          <w:rFonts w:ascii="Times New Roman" w:hAnsi="Times New Roman"/>
          <w:sz w:val="24"/>
          <w:szCs w:val="24"/>
        </w:rPr>
        <w:t xml:space="preserve">mean </w:t>
      </w:r>
      <w:r w:rsidRPr="00FA631C">
        <w:rPr>
          <w:rFonts w:ascii="Times New Roman" w:hAnsi="Times New Roman"/>
          <w:sz w:val="24"/>
          <w:szCs w:val="24"/>
        </w:rPr>
        <w:t xml:space="preserve">the following claims, which are being released for the time period </w:t>
      </w:r>
      <w:r w:rsidR="00655AA9">
        <w:rPr>
          <w:rFonts w:ascii="Times New Roman" w:hAnsi="Times New Roman"/>
          <w:sz w:val="24"/>
          <w:szCs w:val="24"/>
        </w:rPr>
        <w:t>May 2, 2016</w:t>
      </w:r>
      <w:r w:rsidRPr="00FA631C">
        <w:rPr>
          <w:rFonts w:ascii="Times New Roman" w:hAnsi="Times New Roman"/>
          <w:sz w:val="24"/>
          <w:szCs w:val="24"/>
        </w:rPr>
        <w:t xml:space="preserve"> to the Preliminary Approval Date: All claims and causes of action alleged or that could have been alleged based on the facts set forth in the Complaint on file in this Action against Defendant.  These claims include but are not limited to: (1) Any claims for unpaid wages (including but not limited to overtime pay, minimum wage, regular wages, salary, bonuses, commissions, vacation or paid time off,  missed meal period pay, missed rest period pay, failure to pay wages of terminated or resigned employees, or other benefits), and claims for interest, penalties, or premiums in connection therewith, as well as </w:t>
      </w:r>
      <w:r w:rsidR="002701AC">
        <w:rPr>
          <w:rFonts w:ascii="Times New Roman" w:hAnsi="Times New Roman"/>
          <w:sz w:val="24"/>
          <w:szCs w:val="24"/>
        </w:rPr>
        <w:t xml:space="preserve">all </w:t>
      </w:r>
      <w:r w:rsidR="002701AC" w:rsidRPr="0023212A">
        <w:rPr>
          <w:rFonts w:ascii="Times New Roman" w:hAnsi="Times New Roman"/>
          <w:sz w:val="24"/>
          <w:szCs w:val="24"/>
        </w:rPr>
        <w:t>state or local law</w:t>
      </w:r>
      <w:r w:rsidR="002701AC">
        <w:rPr>
          <w:rFonts w:ascii="Times New Roman" w:hAnsi="Times New Roman"/>
          <w:sz w:val="24"/>
          <w:szCs w:val="24"/>
        </w:rPr>
        <w:t>s</w:t>
      </w:r>
      <w:r w:rsidR="002701AC" w:rsidRPr="0023212A">
        <w:rPr>
          <w:rFonts w:ascii="Times New Roman" w:hAnsi="Times New Roman"/>
          <w:sz w:val="24"/>
          <w:szCs w:val="24"/>
        </w:rPr>
        <w:t xml:space="preserve"> or administrative order</w:t>
      </w:r>
      <w:r w:rsidR="002701AC">
        <w:rPr>
          <w:rFonts w:ascii="Times New Roman" w:hAnsi="Times New Roman"/>
          <w:sz w:val="24"/>
          <w:szCs w:val="24"/>
        </w:rPr>
        <w:t>s</w:t>
      </w:r>
      <w:r w:rsidR="002701AC" w:rsidRPr="0023212A">
        <w:rPr>
          <w:rFonts w:ascii="Times New Roman" w:hAnsi="Times New Roman"/>
          <w:sz w:val="24"/>
          <w:szCs w:val="24"/>
        </w:rPr>
        <w:t>, such as the Industrial Welfare Commission Wage Orders and California Labor Code sections 201, 202, 203, 204, 226, 226.7, 510, 512, 1174, 1194, 1194.2, 1197, 1197.1, 1198, 1199, 2698, 2699, 2802, including the failure to pay wages, the failure to pay overtime compensation, the failure to provide meal periods, the failure to provide rest periods, the failure to pay minimum wages, the failure to maintain or provide accurate itemized statements, the failure to reimburse for business expenses, the failure to pay timely final wages due, the failure to keep complete and accurate payroll records and any other claims whatsoever that were alleged in this case or which arise out of or directly or indirectly relate to such facts, including without limitation all related claims for restitution and other equitable relief under Business and Professions Code § 17200, conversion, liquidated damages, punitive damages, waiting-time penalties, penalties under the Labor Code Private Attorneys General Act of 2004, and any other related claims and/or penalties of any nature whatsoever including a general release of all claims including a Civil Code § 1542 waiver</w:t>
      </w:r>
      <w:r w:rsidR="002701AC">
        <w:rPr>
          <w:rFonts w:ascii="Times New Roman" w:hAnsi="Times New Roman"/>
          <w:sz w:val="24"/>
          <w:szCs w:val="24"/>
        </w:rPr>
        <w:t xml:space="preserve"> </w:t>
      </w:r>
      <w:r w:rsidRPr="00FA631C">
        <w:rPr>
          <w:rFonts w:ascii="Times New Roman" w:hAnsi="Times New Roman"/>
          <w:sz w:val="24"/>
          <w:szCs w:val="24"/>
        </w:rPr>
        <w:t xml:space="preserve">, </w:t>
      </w:r>
      <w:r w:rsidR="002701AC">
        <w:rPr>
          <w:rFonts w:ascii="Times New Roman" w:hAnsi="Times New Roman"/>
          <w:sz w:val="24"/>
          <w:szCs w:val="24"/>
        </w:rPr>
        <w:t xml:space="preserve">as </w:t>
      </w:r>
      <w:r w:rsidRPr="00FA631C">
        <w:rPr>
          <w:rFonts w:ascii="Times New Roman" w:hAnsi="Times New Roman"/>
          <w:sz w:val="24"/>
          <w:szCs w:val="24"/>
        </w:rPr>
        <w:t xml:space="preserve">alleged or which could have been alleged under the facts pleaded in the Complaint; (2) Any claims for failure to comply with the employee itemized wage statement provision under California Labor Code section 226; (3) Any claims for failure to keep accurate payroll records under California Labor Code section 1174; (4) Any claims for unreimbursed business expenses pursuant to California Labor Code §2802; (5) Any claims for failure to provide or make available meal and rest periods as required under California Labor Code §512 and IWC Wage Orders; (6) Any claims under California Business and Professions Code section 17200 et seq.; </w:t>
      </w:r>
      <w:r w:rsidRPr="00FA631C">
        <w:rPr>
          <w:rFonts w:ascii="Times New Roman" w:hAnsi="Times New Roman"/>
          <w:sz w:val="24"/>
          <w:szCs w:val="24"/>
        </w:rPr>
        <w:lastRenderedPageBreak/>
        <w:t>(7) Any and all other claims under California common law, the California Labor Code, California Wage Orders, the California Business and Professions Code, asserted in or that could have been asserted based on the facts set forth in the Complaint.</w:t>
      </w:r>
    </w:p>
    <w:p w:rsidR="001E2055" w:rsidRPr="00FA631C"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FA631C">
        <w:rPr>
          <w:rFonts w:ascii="Times New Roman" w:hAnsi="Times New Roman"/>
          <w:sz w:val="24"/>
          <w:szCs w:val="24"/>
        </w:rPr>
        <w:t xml:space="preserve">“Qualified Settlement Class Member Settlement Amount” or “Qualified Settlement Class Member Settlement Payment” </w:t>
      </w:r>
      <w:r>
        <w:rPr>
          <w:rFonts w:ascii="Times New Roman" w:hAnsi="Times New Roman"/>
          <w:sz w:val="24"/>
          <w:szCs w:val="24"/>
        </w:rPr>
        <w:t xml:space="preserve">shall </w:t>
      </w:r>
      <w:r w:rsidRPr="00FA631C">
        <w:rPr>
          <w:rFonts w:ascii="Times New Roman" w:hAnsi="Times New Roman"/>
          <w:sz w:val="24"/>
          <w:szCs w:val="24"/>
        </w:rPr>
        <w:t xml:space="preserve">mean the total, gross amount due to a Qualified Settlement Class Member, which shall be calculated pursuant to the terms of this Agreement.  </w:t>
      </w:r>
    </w:p>
    <w:p w:rsidR="001E2055" w:rsidRPr="00FA631C"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FA631C">
        <w:rPr>
          <w:rFonts w:ascii="Times New Roman" w:hAnsi="Times New Roman"/>
          <w:sz w:val="24"/>
          <w:szCs w:val="24"/>
        </w:rPr>
        <w:t xml:space="preserve">“Qualifying Pay Periods” </w:t>
      </w:r>
      <w:r>
        <w:rPr>
          <w:rFonts w:ascii="Times New Roman" w:hAnsi="Times New Roman"/>
          <w:sz w:val="24"/>
          <w:szCs w:val="24"/>
        </w:rPr>
        <w:t xml:space="preserve">shall </w:t>
      </w:r>
      <w:r w:rsidRPr="00FA631C">
        <w:rPr>
          <w:rFonts w:ascii="Times New Roman" w:hAnsi="Times New Roman"/>
          <w:sz w:val="24"/>
          <w:szCs w:val="24"/>
        </w:rPr>
        <w:t xml:space="preserve">mean the number of weeks or partial weeks during the Class Period during which a </w:t>
      </w:r>
      <w:r>
        <w:rPr>
          <w:rFonts w:ascii="Times New Roman" w:hAnsi="Times New Roman"/>
          <w:sz w:val="24"/>
          <w:szCs w:val="24"/>
        </w:rPr>
        <w:t xml:space="preserve">Participating </w:t>
      </w:r>
      <w:r w:rsidRPr="00FA631C">
        <w:rPr>
          <w:rFonts w:ascii="Times New Roman" w:hAnsi="Times New Roman"/>
          <w:sz w:val="24"/>
          <w:szCs w:val="24"/>
        </w:rPr>
        <w:t>Settlement Class Member was employed by Defendant in California.  Qualifying Pay Periods will be calculated by the Class Action Administrator based on information regarding the Settlement Class Member’s length of employment within the relevant time period provided by Defendant.</w:t>
      </w:r>
    </w:p>
    <w:p w:rsidR="001E2055" w:rsidRPr="00D71878" w:rsidRDefault="001E2055" w:rsidP="008F763C">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“Released Claims” means any and all claims for relief, whether known or unknown, which a person has had, now has, or may have in the future against the Released Parties or any of them for any acts or omissions occurring during any period a Stipulated Class Member worked and/or was alleged to have worked for any Released Party up to and th</w:t>
      </w:r>
      <w:r w:rsidR="00FC5BF7">
        <w:rPr>
          <w:rFonts w:ascii="Times New Roman" w:hAnsi="Times New Roman"/>
          <w:sz w:val="24"/>
          <w:szCs w:val="24"/>
        </w:rPr>
        <w:t>rough the Effective Date, that:</w:t>
      </w:r>
      <w:r w:rsidRPr="00D71878">
        <w:rPr>
          <w:rFonts w:ascii="Times New Roman" w:hAnsi="Times New Roman"/>
          <w:sz w:val="24"/>
          <w:szCs w:val="24"/>
        </w:rPr>
        <w:t xml:space="preserve"> (1) are alleged, were alleged, or could have been alleged in this Action against Defendant; (2) arise out of or are related to the facts, matters, transactions, or occurrences involved in or related to the Action, or which could have been alleged as separate claims, causes of action, lawsuits, or other theories of relief in the Action, whether under federal, state, or common law, including, without limitation, any violation of the California Labor Code, California Private Attorneys’ General Act (“PAGA”) (Lab. Code §2699, </w:t>
      </w:r>
      <w:r w:rsidRPr="00D71878">
        <w:rPr>
          <w:rFonts w:ascii="Times New Roman" w:hAnsi="Times New Roman"/>
          <w:i/>
          <w:sz w:val="24"/>
          <w:szCs w:val="24"/>
        </w:rPr>
        <w:t>et seq</w:t>
      </w:r>
      <w:r w:rsidRPr="00D71878">
        <w:rPr>
          <w:rFonts w:ascii="Times New Roman" w:hAnsi="Times New Roman"/>
          <w:sz w:val="24"/>
          <w:szCs w:val="24"/>
        </w:rPr>
        <w:t xml:space="preserve">.), or California Business and Professions Code Section 17200, </w:t>
      </w:r>
      <w:r w:rsidRPr="00D71878">
        <w:rPr>
          <w:rFonts w:ascii="Times New Roman" w:hAnsi="Times New Roman"/>
          <w:i/>
          <w:sz w:val="24"/>
          <w:szCs w:val="24"/>
        </w:rPr>
        <w:t>et seq.</w:t>
      </w:r>
      <w:r w:rsidR="007B41B1">
        <w:rPr>
          <w:rFonts w:ascii="Times New Roman" w:hAnsi="Times New Roman"/>
          <w:sz w:val="24"/>
          <w:szCs w:val="24"/>
        </w:rPr>
        <w:t xml:space="preserve">, or </w:t>
      </w:r>
      <w:r w:rsidR="007B41B1" w:rsidRPr="007B41B1">
        <w:rPr>
          <w:rFonts w:ascii="Times New Roman" w:hAnsi="Times New Roman"/>
          <w:sz w:val="24"/>
          <w:szCs w:val="24"/>
        </w:rPr>
        <w:t xml:space="preserve">relating to the payment or non-payment of wages and alleged violations of federal, state or local law or administrative order, such as the Industrial Welfare Commission Wage Orders and California Labor Code sections 201, 202, 203, 204, 226, 226.7, 510, 512, 1174, 1194, 1194.2, 1197, 1197.1, 1198, 1199, 2698, 2699 and 2802, including the failure to pay wages, the failure to pay overtime compensation, the failure to provide meal periods, the failure to provide rest periods, the failure to pay minimum wages, the </w:t>
      </w:r>
      <w:r w:rsidR="007B41B1" w:rsidRPr="007B41B1">
        <w:rPr>
          <w:rFonts w:ascii="Times New Roman" w:hAnsi="Times New Roman"/>
          <w:sz w:val="24"/>
          <w:szCs w:val="24"/>
        </w:rPr>
        <w:lastRenderedPageBreak/>
        <w:t>failure to maintain or provide accurate itemized statements, the failure to reimburse for business expenses, the failure to pay timely final wages due, the failure to keep complete and accurate payroll records and any other claims whatsoever that were alleged in this case or which arise out of or directly or indirectly relate to such facts, including without limitation all related claims for restitution and other equitable relief under Business and Professions Code § 17200, conversion, liquidated damages, punitive damages, waiting-time penalties, penalties under the Labor Code Private Attorneys General Act of 2004, and any other related claims and/or penalties of any nature whatsoever</w:t>
      </w:r>
      <w:r w:rsidRPr="00D71878">
        <w:rPr>
          <w:rFonts w:ascii="Times New Roman" w:hAnsi="Times New Roman"/>
          <w:sz w:val="24"/>
          <w:szCs w:val="24"/>
        </w:rPr>
        <w:t>.  Released Claims also include all types of relief available for the above referenced causes of action and theories of relief, including, without limitation,  any claims for unpaid or late payment of any wages or other sums due (including but not limited to overtime pay, minimum wage, regular wages, salary, bonuses, commissi</w:t>
      </w:r>
      <w:r w:rsidR="00CE70CE">
        <w:rPr>
          <w:rFonts w:ascii="Times New Roman" w:hAnsi="Times New Roman"/>
          <w:sz w:val="24"/>
          <w:szCs w:val="24"/>
        </w:rPr>
        <w:t>ons, vacation or paid time off,</w:t>
      </w:r>
      <w:r w:rsidRPr="00D71878">
        <w:rPr>
          <w:rFonts w:ascii="Times New Roman" w:hAnsi="Times New Roman"/>
          <w:sz w:val="24"/>
          <w:szCs w:val="24"/>
        </w:rPr>
        <w:t xml:space="preserve"> missed meal period pay, missed rest period pay, premium pay, and failure to pay wages of terminated or resigned employees, or other benefits), as well as claims for damages, reimbursement, restitution, losses, penalties, fines, liens, attorney’s fees, costs, expenses, debts, interest, injunctive or declaratory relief, chargebacks, liquidated damages or similar relief.  The Final Judgment shall cover and bar each and every Stipulated Class Member from asserting any Stipulated Class Member Released Claims in the future.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“Released Parties” </w:t>
      </w:r>
      <w:r>
        <w:rPr>
          <w:rFonts w:ascii="Times New Roman" w:hAnsi="Times New Roman"/>
          <w:sz w:val="24"/>
          <w:szCs w:val="24"/>
        </w:rPr>
        <w:t xml:space="preserve">shall </w:t>
      </w:r>
      <w:r w:rsidRPr="00D71878">
        <w:rPr>
          <w:rFonts w:ascii="Times New Roman" w:hAnsi="Times New Roman"/>
          <w:sz w:val="24"/>
          <w:szCs w:val="24"/>
        </w:rPr>
        <w:t xml:space="preserve">mean Defendant </w:t>
      </w:r>
      <w:r w:rsidR="005C7F0B">
        <w:rPr>
          <w:rFonts w:ascii="Times New Roman" w:hAnsi="Times New Roman"/>
          <w:sz w:val="24"/>
          <w:szCs w:val="24"/>
        </w:rPr>
        <w:t>GLENDORA GRAND, INC.</w:t>
      </w:r>
      <w:r w:rsidRPr="00D71878">
        <w:rPr>
          <w:rFonts w:ascii="Times New Roman" w:hAnsi="Times New Roman"/>
          <w:sz w:val="24"/>
          <w:szCs w:val="24"/>
        </w:rPr>
        <w:t xml:space="preserve"> and its respective past and present </w:t>
      </w:r>
      <w:r w:rsidR="009370E3">
        <w:rPr>
          <w:rFonts w:ascii="Times New Roman" w:hAnsi="Times New Roman"/>
          <w:sz w:val="24"/>
          <w:szCs w:val="24"/>
        </w:rPr>
        <w:t xml:space="preserve">and/or future </w:t>
      </w:r>
      <w:r w:rsidRPr="00D71878">
        <w:rPr>
          <w:rFonts w:ascii="Times New Roman" w:hAnsi="Times New Roman"/>
          <w:sz w:val="24"/>
          <w:szCs w:val="24"/>
        </w:rPr>
        <w:t>affiliated companies, parents, subsidiaries, divisions, related companies and business concerns, and each of them, as well as each of their past</w:t>
      </w:r>
      <w:r w:rsidR="009370E3">
        <w:rPr>
          <w:rFonts w:ascii="Times New Roman" w:hAnsi="Times New Roman"/>
          <w:sz w:val="24"/>
          <w:szCs w:val="24"/>
        </w:rPr>
        <w:t xml:space="preserve">, </w:t>
      </w:r>
      <w:r w:rsidRPr="00D71878">
        <w:rPr>
          <w:rFonts w:ascii="Times New Roman" w:hAnsi="Times New Roman"/>
          <w:sz w:val="24"/>
          <w:szCs w:val="24"/>
        </w:rPr>
        <w:t>present</w:t>
      </w:r>
      <w:r w:rsidR="009370E3">
        <w:rPr>
          <w:rFonts w:ascii="Times New Roman" w:hAnsi="Times New Roman"/>
          <w:sz w:val="24"/>
          <w:szCs w:val="24"/>
        </w:rPr>
        <w:t>, and/or future</w:t>
      </w:r>
      <w:r w:rsidRPr="00D71878">
        <w:rPr>
          <w:rFonts w:ascii="Times New Roman" w:hAnsi="Times New Roman"/>
          <w:sz w:val="24"/>
          <w:szCs w:val="24"/>
        </w:rPr>
        <w:t xml:space="preserve"> insurers, partners, trustees, directors, shareholders, officers, members, managers, owners, agents, attorneys, servants, supervisors, representatives, and employees, past and present, and any other individual or entity that could be jointly and/or severally liable with any of the foregoing based on any theory of law, equity, or otherwise.</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 “Settlement Class Members” </w:t>
      </w:r>
      <w:r>
        <w:rPr>
          <w:rFonts w:ascii="Times New Roman" w:hAnsi="Times New Roman"/>
          <w:sz w:val="24"/>
          <w:szCs w:val="24"/>
        </w:rPr>
        <w:t xml:space="preserve">shall </w:t>
      </w:r>
      <w:r w:rsidRPr="00D71878">
        <w:rPr>
          <w:rFonts w:ascii="Times New Roman" w:hAnsi="Times New Roman"/>
          <w:sz w:val="24"/>
          <w:szCs w:val="24"/>
        </w:rPr>
        <w:t xml:space="preserve">mean each </w:t>
      </w:r>
      <w:r>
        <w:rPr>
          <w:rFonts w:ascii="Times New Roman" w:hAnsi="Times New Roman"/>
          <w:sz w:val="24"/>
          <w:szCs w:val="24"/>
        </w:rPr>
        <w:t xml:space="preserve">person eligible to participate in this Settlement who is a member of the Class defined above.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 “Settlement Payment” </w:t>
      </w:r>
      <w:r>
        <w:rPr>
          <w:rFonts w:ascii="Times New Roman" w:hAnsi="Times New Roman"/>
          <w:sz w:val="24"/>
          <w:szCs w:val="24"/>
        </w:rPr>
        <w:t xml:space="preserve">shall </w:t>
      </w:r>
      <w:r w:rsidRPr="00D71878">
        <w:rPr>
          <w:rFonts w:ascii="Times New Roman" w:hAnsi="Times New Roman"/>
          <w:sz w:val="24"/>
          <w:szCs w:val="24"/>
        </w:rPr>
        <w:t xml:space="preserve">mean the payment due to a Participating Settlement Class Member, which shall be calculated pursuant to the terms of this Agreement as part of the </w:t>
      </w:r>
      <w:r w:rsidRPr="00D71878">
        <w:rPr>
          <w:rFonts w:ascii="Times New Roman" w:hAnsi="Times New Roman"/>
          <w:sz w:val="24"/>
          <w:szCs w:val="24"/>
        </w:rPr>
        <w:lastRenderedPageBreak/>
        <w:t xml:space="preserve">Settlement of the Action.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sidDel="005B593C">
        <w:rPr>
          <w:rFonts w:ascii="Times New Roman" w:hAnsi="Times New Roman"/>
          <w:sz w:val="24"/>
          <w:szCs w:val="24"/>
        </w:rPr>
        <w:t xml:space="preserve"> </w:t>
      </w:r>
      <w:r w:rsidRPr="00D71878">
        <w:rPr>
          <w:rFonts w:ascii="Times New Roman" w:hAnsi="Times New Roman"/>
          <w:sz w:val="24"/>
          <w:szCs w:val="24"/>
        </w:rPr>
        <w:t xml:space="preserve">“Service Enhancement Payment” </w:t>
      </w:r>
      <w:r>
        <w:rPr>
          <w:rFonts w:ascii="Times New Roman" w:hAnsi="Times New Roman"/>
          <w:sz w:val="24"/>
          <w:szCs w:val="24"/>
        </w:rPr>
        <w:t xml:space="preserve">shall </w:t>
      </w:r>
      <w:r w:rsidRPr="00D71878">
        <w:rPr>
          <w:rFonts w:ascii="Times New Roman" w:hAnsi="Times New Roman"/>
          <w:sz w:val="24"/>
          <w:szCs w:val="24"/>
        </w:rPr>
        <w:t xml:space="preserve">mean an amount to be paid to the Plaintiff for </w:t>
      </w:r>
      <w:r>
        <w:rPr>
          <w:rFonts w:ascii="Times New Roman" w:hAnsi="Times New Roman"/>
          <w:sz w:val="24"/>
          <w:szCs w:val="24"/>
        </w:rPr>
        <w:t xml:space="preserve">his </w:t>
      </w:r>
      <w:r w:rsidRPr="00D71878">
        <w:rPr>
          <w:rFonts w:ascii="Times New Roman" w:hAnsi="Times New Roman"/>
          <w:sz w:val="24"/>
          <w:szCs w:val="24"/>
        </w:rPr>
        <w:t xml:space="preserve">work as Class Representative and in exchange for a general release and full waiver of any and all </w:t>
      </w:r>
      <w:r w:rsidR="00E74174">
        <w:rPr>
          <w:rFonts w:ascii="Times New Roman" w:hAnsi="Times New Roman"/>
          <w:sz w:val="24"/>
          <w:szCs w:val="24"/>
        </w:rPr>
        <w:t>Class Representative Released Claims</w:t>
      </w:r>
      <w:r w:rsidRPr="00D71878">
        <w:rPr>
          <w:rFonts w:ascii="Times New Roman" w:hAnsi="Times New Roman"/>
          <w:sz w:val="24"/>
          <w:szCs w:val="24"/>
        </w:rPr>
        <w:t xml:space="preserve">, in an amount to be approved by the Court, not to exceed </w:t>
      </w:r>
      <w:r w:rsidR="00A84927">
        <w:rPr>
          <w:rFonts w:ascii="Times New Roman" w:hAnsi="Times New Roman"/>
          <w:sz w:val="24"/>
          <w:szCs w:val="24"/>
        </w:rPr>
        <w:t xml:space="preserve">Five </w:t>
      </w:r>
      <w:r w:rsidRPr="00D71878">
        <w:rPr>
          <w:rFonts w:ascii="Times New Roman" w:hAnsi="Times New Roman"/>
          <w:sz w:val="24"/>
          <w:szCs w:val="24"/>
        </w:rPr>
        <w:t xml:space="preserve">Thousand Dollars </w:t>
      </w:r>
      <w:r w:rsidR="00655AA9">
        <w:rPr>
          <w:rFonts w:ascii="Times New Roman" w:hAnsi="Times New Roman"/>
          <w:sz w:val="24"/>
          <w:szCs w:val="24"/>
        </w:rPr>
        <w:t>and No Cents ($5,0</w:t>
      </w:r>
      <w:r w:rsidRPr="00D71878">
        <w:rPr>
          <w:rFonts w:ascii="Times New Roman" w:hAnsi="Times New Roman"/>
          <w:sz w:val="24"/>
          <w:szCs w:val="24"/>
        </w:rPr>
        <w:t xml:space="preserve">00.00).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“Stipulated Class Member” </w:t>
      </w:r>
      <w:r>
        <w:rPr>
          <w:rFonts w:ascii="Times New Roman" w:hAnsi="Times New Roman"/>
          <w:sz w:val="24"/>
          <w:szCs w:val="24"/>
        </w:rPr>
        <w:t xml:space="preserve">shall </w:t>
      </w:r>
      <w:r w:rsidRPr="00D71878">
        <w:rPr>
          <w:rFonts w:ascii="Times New Roman" w:hAnsi="Times New Roman"/>
          <w:sz w:val="24"/>
          <w:szCs w:val="24"/>
        </w:rPr>
        <w:t>mean each person eligible to participate in this Settlement who is a member of the Class defined above, regardless of whether they become a Participating Settlement Class Member.</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“Stipulation of Settlement,” “Stipulation,” “Settlement Agreement, “Settlement” and “Agreement” each shall mean this Joint Stipulation of Settlement and Release.</w:t>
      </w:r>
    </w:p>
    <w:p w:rsidR="001E2055" w:rsidRPr="00D71878" w:rsidRDefault="001E2055" w:rsidP="00E51A95">
      <w:pPr>
        <w:pStyle w:val="ListParagraph"/>
        <w:keepNext/>
        <w:keepLines/>
        <w:widowControl w:val="0"/>
        <w:numPr>
          <w:ilvl w:val="0"/>
          <w:numId w:val="1"/>
        </w:numPr>
        <w:tabs>
          <w:tab w:val="num" w:pos="720"/>
        </w:tabs>
        <w:spacing w:line="480" w:lineRule="exact"/>
        <w:ind w:hanging="1080"/>
        <w:jc w:val="both"/>
        <w:outlineLvl w:val="0"/>
        <w:rPr>
          <w:rFonts w:ascii="Times New Roman" w:hAnsi="Times New Roman"/>
          <w:b/>
          <w:caps/>
          <w:sz w:val="24"/>
          <w:szCs w:val="24"/>
          <w:u w:val="single"/>
        </w:rPr>
      </w:pPr>
      <w:r w:rsidRPr="00D71878">
        <w:rPr>
          <w:rFonts w:ascii="Times New Roman" w:hAnsi="Times New Roman"/>
          <w:b/>
          <w:caps/>
          <w:sz w:val="24"/>
          <w:szCs w:val="24"/>
          <w:u w:val="single"/>
        </w:rPr>
        <w:t>DESCRIPTION OF THE LITIGATION</w:t>
      </w:r>
    </w:p>
    <w:p w:rsidR="001E2055" w:rsidRPr="00FA631C"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FA631C">
        <w:rPr>
          <w:rFonts w:ascii="Times New Roman" w:hAnsi="Times New Roman"/>
          <w:sz w:val="24"/>
          <w:szCs w:val="24"/>
        </w:rPr>
        <w:t xml:space="preserve">On or about </w:t>
      </w:r>
      <w:r w:rsidR="00655AA9">
        <w:rPr>
          <w:rFonts w:ascii="Times New Roman" w:hAnsi="Times New Roman"/>
          <w:sz w:val="24"/>
          <w:szCs w:val="24"/>
        </w:rPr>
        <w:t>May 02, 2016</w:t>
      </w:r>
      <w:r w:rsidRPr="00FA631C">
        <w:rPr>
          <w:rFonts w:ascii="Times New Roman" w:hAnsi="Times New Roman"/>
          <w:sz w:val="24"/>
          <w:szCs w:val="24"/>
        </w:rPr>
        <w:t xml:space="preserve">, Plaintiff </w:t>
      </w:r>
      <w:r w:rsidR="005C7F0B">
        <w:rPr>
          <w:rFonts w:ascii="Times New Roman" w:hAnsi="Times New Roman"/>
          <w:sz w:val="24"/>
          <w:szCs w:val="24"/>
        </w:rPr>
        <w:t>MANUEL CURIEL</w:t>
      </w:r>
      <w:r w:rsidRPr="00FA631C">
        <w:rPr>
          <w:rFonts w:ascii="Times New Roman" w:hAnsi="Times New Roman"/>
          <w:sz w:val="24"/>
          <w:szCs w:val="24"/>
        </w:rPr>
        <w:t xml:space="preserve"> filed a class action lawsuit against Defendant in the Superior Court for the State of California, in and for the County of Los Angeles, Case Number BC548</w:t>
      </w:r>
      <w:r w:rsidRPr="00E741C2">
        <w:rPr>
          <w:rFonts w:ascii="Times New Roman" w:hAnsi="Times New Roman"/>
          <w:sz w:val="24"/>
          <w:szCs w:val="24"/>
        </w:rPr>
        <w:t xml:space="preserve">993, alleging (1) failure to pay overtime wages, (2) failure to provide meal periods or compensation in lieu thereof, (3) failure to provide rest periods or compensation in lieu thereof, (4) failure to keep accurate payroll records; (5) failure to pay wages of terminated or resigned employees, </w:t>
      </w:r>
      <w:r w:rsidR="00655AA9">
        <w:rPr>
          <w:rFonts w:ascii="Times New Roman" w:hAnsi="Times New Roman"/>
          <w:sz w:val="24"/>
          <w:szCs w:val="24"/>
        </w:rPr>
        <w:t>(6</w:t>
      </w:r>
      <w:r w:rsidRPr="00E741C2">
        <w:rPr>
          <w:rFonts w:ascii="Times New Roman" w:hAnsi="Times New Roman"/>
          <w:sz w:val="24"/>
          <w:szCs w:val="24"/>
        </w:rPr>
        <w:t>) violations of the unfair competition law: B&amp;P section 17200 et seq</w:t>
      </w:r>
      <w:r w:rsidR="00655AA9">
        <w:rPr>
          <w:rFonts w:ascii="Times New Roman" w:hAnsi="Times New Roman"/>
          <w:sz w:val="24"/>
          <w:szCs w:val="24"/>
        </w:rPr>
        <w:t>. ; and (7</w:t>
      </w:r>
      <w:r w:rsidRPr="00E741C2">
        <w:rPr>
          <w:rFonts w:ascii="Times New Roman" w:hAnsi="Times New Roman"/>
          <w:sz w:val="24"/>
          <w:szCs w:val="24"/>
        </w:rPr>
        <w:t xml:space="preserve">) violations of the Private Attorneys’ General Act.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Plaintiff seeks to represent a putative class of all current and former non-exempt employees </w:t>
      </w:r>
      <w:r w:rsidRPr="00D75B97">
        <w:rPr>
          <w:rFonts w:ascii="Times New Roman" w:hAnsi="Times New Roman"/>
          <w:sz w:val="24"/>
          <w:szCs w:val="24"/>
        </w:rPr>
        <w:t xml:space="preserve">employed by Defendant </w:t>
      </w:r>
      <w:r w:rsidR="005C7F0B">
        <w:rPr>
          <w:rFonts w:ascii="Times New Roman" w:hAnsi="Times New Roman"/>
          <w:sz w:val="24"/>
          <w:szCs w:val="24"/>
        </w:rPr>
        <w:t>GLENDORA GRAND, INC.</w:t>
      </w:r>
      <w:r w:rsidRPr="00D75B97">
        <w:rPr>
          <w:rFonts w:ascii="Times New Roman" w:hAnsi="Times New Roman"/>
          <w:sz w:val="24"/>
          <w:szCs w:val="24"/>
        </w:rPr>
        <w:t>, in California at 13890 Nelson Avenue, City of Industry, California, 917</w:t>
      </w:r>
      <w:r>
        <w:rPr>
          <w:rFonts w:ascii="Times New Roman" w:hAnsi="Times New Roman"/>
          <w:sz w:val="24"/>
          <w:szCs w:val="24"/>
        </w:rPr>
        <w:t xml:space="preserve">46, </w:t>
      </w:r>
      <w:r w:rsidRPr="00D71878">
        <w:rPr>
          <w:rFonts w:ascii="Times New Roman" w:hAnsi="Times New Roman"/>
          <w:sz w:val="24"/>
          <w:szCs w:val="24"/>
        </w:rPr>
        <w:t xml:space="preserve">on or after </w:t>
      </w:r>
      <w:r>
        <w:rPr>
          <w:rFonts w:ascii="Times New Roman" w:hAnsi="Times New Roman"/>
          <w:sz w:val="24"/>
          <w:szCs w:val="24"/>
        </w:rPr>
        <w:t>September 16</w:t>
      </w:r>
      <w:r w:rsidRPr="00D71878">
        <w:rPr>
          <w:rFonts w:ascii="Times New Roman" w:hAnsi="Times New Roman"/>
          <w:sz w:val="24"/>
          <w:szCs w:val="24"/>
        </w:rPr>
        <w:t xml:space="preserve">, 2011 through the Date of Preliminary Approval. </w:t>
      </w:r>
    </w:p>
    <w:p w:rsidR="001E2055" w:rsidRPr="00D71878" w:rsidRDefault="001E2055" w:rsidP="00E51A95">
      <w:pPr>
        <w:pStyle w:val="ListParagraph"/>
        <w:keepNext/>
        <w:keepLines/>
        <w:widowControl w:val="0"/>
        <w:numPr>
          <w:ilvl w:val="0"/>
          <w:numId w:val="1"/>
        </w:numPr>
        <w:tabs>
          <w:tab w:val="num" w:pos="720"/>
        </w:tabs>
        <w:spacing w:line="480" w:lineRule="exact"/>
        <w:ind w:hanging="1080"/>
        <w:jc w:val="both"/>
        <w:outlineLvl w:val="0"/>
        <w:rPr>
          <w:rFonts w:ascii="Times New Roman" w:hAnsi="Times New Roman"/>
          <w:b/>
          <w:caps/>
          <w:sz w:val="24"/>
          <w:szCs w:val="24"/>
          <w:u w:val="single"/>
        </w:rPr>
      </w:pPr>
      <w:r w:rsidRPr="00D71878">
        <w:rPr>
          <w:rFonts w:ascii="Times New Roman" w:hAnsi="Times New Roman"/>
          <w:b/>
          <w:caps/>
          <w:sz w:val="24"/>
          <w:szCs w:val="24"/>
          <w:u w:val="single"/>
        </w:rPr>
        <w:t>POSITIONS OF THE PARTIES</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The Parties conducted internal and informal investigations regarding the instant matter.  Plaintiff was provided information regarding </w:t>
      </w:r>
      <w:r>
        <w:rPr>
          <w:rFonts w:ascii="Times New Roman" w:hAnsi="Times New Roman"/>
          <w:sz w:val="24"/>
          <w:szCs w:val="24"/>
        </w:rPr>
        <w:t xml:space="preserve">the </w:t>
      </w:r>
      <w:r w:rsidRPr="00D71878">
        <w:rPr>
          <w:rFonts w:ascii="Times New Roman" w:hAnsi="Times New Roman"/>
          <w:sz w:val="24"/>
          <w:szCs w:val="24"/>
        </w:rPr>
        <w:t xml:space="preserve">work performed by the </w:t>
      </w:r>
      <w:r w:rsidRPr="004844F8">
        <w:rPr>
          <w:rFonts w:ascii="Times New Roman" w:hAnsi="Times New Roman"/>
          <w:sz w:val="24"/>
          <w:szCs w:val="24"/>
        </w:rPr>
        <w:t>Stipulated</w:t>
      </w:r>
      <w:r w:rsidRPr="00D71878">
        <w:rPr>
          <w:rFonts w:ascii="Times New Roman" w:hAnsi="Times New Roman"/>
          <w:sz w:val="24"/>
          <w:szCs w:val="24"/>
        </w:rPr>
        <w:t xml:space="preserve"> Settlement Class as well as Defendant’s policies and practices r</w:t>
      </w:r>
      <w:r w:rsidRPr="00D75B97">
        <w:rPr>
          <w:rFonts w:ascii="Times New Roman" w:hAnsi="Times New Roman"/>
          <w:sz w:val="24"/>
          <w:szCs w:val="24"/>
        </w:rPr>
        <w:t>egar</w:t>
      </w:r>
      <w:r w:rsidRPr="00D71878">
        <w:rPr>
          <w:rFonts w:ascii="Times New Roman" w:hAnsi="Times New Roman"/>
          <w:sz w:val="24"/>
          <w:szCs w:val="24"/>
        </w:rPr>
        <w:t>ding compensation, meal and rest periods, and timekeeping procedures.  Additionally, at Class Counsel’s request, Defendant produced the rate</w:t>
      </w:r>
      <w:r>
        <w:rPr>
          <w:rFonts w:ascii="Times New Roman" w:hAnsi="Times New Roman"/>
          <w:sz w:val="24"/>
          <w:szCs w:val="24"/>
        </w:rPr>
        <w:t>s</w:t>
      </w:r>
      <w:r w:rsidRPr="00D71878">
        <w:rPr>
          <w:rFonts w:ascii="Times New Roman" w:hAnsi="Times New Roman"/>
          <w:sz w:val="24"/>
          <w:szCs w:val="24"/>
        </w:rPr>
        <w:t xml:space="preserve"> of pay, dates of hir</w:t>
      </w:r>
      <w:r>
        <w:rPr>
          <w:rFonts w:ascii="Times New Roman" w:hAnsi="Times New Roman"/>
          <w:sz w:val="24"/>
          <w:szCs w:val="24"/>
        </w:rPr>
        <w:t>e</w:t>
      </w:r>
      <w:r w:rsidRPr="00D71878">
        <w:rPr>
          <w:rFonts w:ascii="Times New Roman" w:hAnsi="Times New Roman"/>
          <w:sz w:val="24"/>
          <w:szCs w:val="24"/>
        </w:rPr>
        <w:t xml:space="preserve"> and termination of employment for all </w:t>
      </w:r>
      <w:r w:rsidRPr="004844F8">
        <w:rPr>
          <w:rFonts w:ascii="Times New Roman" w:hAnsi="Times New Roman"/>
          <w:sz w:val="24"/>
          <w:szCs w:val="24"/>
        </w:rPr>
        <w:t>Stipulated Clas</w:t>
      </w:r>
      <w:r w:rsidRPr="00D71878">
        <w:rPr>
          <w:rFonts w:ascii="Times New Roman" w:hAnsi="Times New Roman"/>
          <w:sz w:val="24"/>
          <w:szCs w:val="24"/>
        </w:rPr>
        <w:t xml:space="preserve">s </w:t>
      </w:r>
      <w:r w:rsidRPr="00D71878">
        <w:rPr>
          <w:rFonts w:ascii="Times New Roman" w:hAnsi="Times New Roman"/>
          <w:sz w:val="24"/>
          <w:szCs w:val="24"/>
        </w:rPr>
        <w:lastRenderedPageBreak/>
        <w:t xml:space="preserve">Members, which both Parties reviewed. The discovery yielded valuable information to the </w:t>
      </w:r>
      <w:r>
        <w:rPr>
          <w:rFonts w:ascii="Times New Roman" w:hAnsi="Times New Roman"/>
          <w:sz w:val="24"/>
          <w:szCs w:val="24"/>
        </w:rPr>
        <w:t>Plaintiff</w:t>
      </w:r>
      <w:r w:rsidRPr="00D71878">
        <w:rPr>
          <w:rFonts w:ascii="Times New Roman" w:hAnsi="Times New Roman"/>
          <w:sz w:val="24"/>
          <w:szCs w:val="24"/>
        </w:rPr>
        <w:t xml:space="preserve"> </w:t>
      </w:r>
      <w:r>
        <w:rPr>
          <w:rFonts w:ascii="Times New Roman" w:hAnsi="Times New Roman"/>
          <w:sz w:val="24"/>
          <w:szCs w:val="24"/>
        </w:rPr>
        <w:t>for purposes of determining the viability of</w:t>
      </w:r>
      <w:r w:rsidRPr="00D71878">
        <w:rPr>
          <w:rFonts w:ascii="Times New Roman" w:hAnsi="Times New Roman"/>
          <w:sz w:val="24"/>
          <w:szCs w:val="24"/>
        </w:rPr>
        <w:t xml:space="preserve"> class certification, liability, and the amount of damages in controversy.</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Defendant denies Plaintiff’s claims in their entirety.  Defendant does not believe that any liability to Plaintiff or </w:t>
      </w:r>
      <w:r w:rsidRPr="004844F8">
        <w:rPr>
          <w:rFonts w:ascii="Times New Roman" w:hAnsi="Times New Roman"/>
          <w:sz w:val="24"/>
          <w:szCs w:val="24"/>
        </w:rPr>
        <w:t>Stipulated Cla</w:t>
      </w:r>
      <w:r w:rsidRPr="00D71878">
        <w:rPr>
          <w:rFonts w:ascii="Times New Roman" w:hAnsi="Times New Roman"/>
          <w:sz w:val="24"/>
          <w:szCs w:val="24"/>
        </w:rPr>
        <w:t xml:space="preserve">ss Members exists, or that Plaintiff or Stipulated Class Members are entitled to any recovery, on a legal or factual basis.  Defendant contends, among other things, that it has complied at all times with the California Labor Code, the California Wage Orders, and all applicable California state and federal laws.  In addition, Defendant contends that Plaintiff’s claims are not suitable for class or representative action treatment, and that arbitration agreements exist with each of the </w:t>
      </w:r>
      <w:r w:rsidRPr="004844F8">
        <w:rPr>
          <w:rFonts w:ascii="Times New Roman" w:hAnsi="Times New Roman"/>
          <w:sz w:val="24"/>
          <w:szCs w:val="24"/>
        </w:rPr>
        <w:t>Stipulated</w:t>
      </w:r>
      <w:r w:rsidRPr="00D71878">
        <w:rPr>
          <w:rFonts w:ascii="Times New Roman" w:hAnsi="Times New Roman"/>
          <w:sz w:val="24"/>
          <w:szCs w:val="24"/>
        </w:rPr>
        <w:t xml:space="preserve"> Class Members which require that any wage claims be resolved in separate, binding arbitrations between each individual </w:t>
      </w:r>
      <w:r w:rsidRPr="004844F8">
        <w:rPr>
          <w:rFonts w:ascii="Times New Roman" w:hAnsi="Times New Roman"/>
          <w:sz w:val="24"/>
          <w:szCs w:val="24"/>
        </w:rPr>
        <w:t>Stipulated</w:t>
      </w:r>
      <w:r w:rsidRPr="00D71878">
        <w:rPr>
          <w:rFonts w:ascii="Times New Roman" w:hAnsi="Times New Roman"/>
          <w:sz w:val="24"/>
          <w:szCs w:val="24"/>
        </w:rPr>
        <w:t xml:space="preserve"> Class Member and Defendant.  Nothing in this Stipulation of Settlement shall be construed to be or deemed an admission by Defendant of any liability, culpability, negligence, or wrongdoing toward the Class Representative, the </w:t>
      </w:r>
      <w:r w:rsidRPr="004844F8">
        <w:rPr>
          <w:rFonts w:ascii="Times New Roman" w:hAnsi="Times New Roman"/>
          <w:sz w:val="24"/>
          <w:szCs w:val="24"/>
        </w:rPr>
        <w:t>Stipulated</w:t>
      </w:r>
      <w:r w:rsidRPr="00D71878">
        <w:rPr>
          <w:rFonts w:ascii="Times New Roman" w:hAnsi="Times New Roman"/>
          <w:sz w:val="24"/>
          <w:szCs w:val="24"/>
        </w:rPr>
        <w:t xml:space="preserve"> Class Members, or any other person, and Defendant specifically disclaims any liability, culpability, negligence, or wrongdoing toward the Class Representative, the </w:t>
      </w:r>
      <w:r w:rsidRPr="004844F8">
        <w:rPr>
          <w:rFonts w:ascii="Times New Roman" w:hAnsi="Times New Roman"/>
          <w:sz w:val="24"/>
          <w:szCs w:val="24"/>
        </w:rPr>
        <w:t>Stipulated</w:t>
      </w:r>
      <w:r w:rsidRPr="00D71878">
        <w:rPr>
          <w:rFonts w:ascii="Times New Roman" w:hAnsi="Times New Roman"/>
          <w:sz w:val="24"/>
          <w:szCs w:val="24"/>
        </w:rPr>
        <w:t xml:space="preserve"> Class Members, or any other person, and further denies that class certification or representative action treatment is appropriate.  </w:t>
      </w:r>
    </w:p>
    <w:p w:rsidR="001E2055" w:rsidRPr="00D71878" w:rsidRDefault="001A1F77"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Pr>
          <w:rFonts w:ascii="Times New Roman" w:hAnsi="Times New Roman"/>
          <w:sz w:val="24"/>
          <w:szCs w:val="24"/>
        </w:rPr>
        <w:t>Before filing the instant lawsuit, o</w:t>
      </w:r>
      <w:r w:rsidR="001E2055" w:rsidRPr="00D71878">
        <w:rPr>
          <w:rFonts w:ascii="Times New Roman" w:hAnsi="Times New Roman"/>
          <w:sz w:val="24"/>
          <w:szCs w:val="24"/>
        </w:rPr>
        <w:t xml:space="preserve">n </w:t>
      </w:r>
      <w:r w:rsidR="001E2055">
        <w:rPr>
          <w:rFonts w:ascii="Times New Roman" w:hAnsi="Times New Roman"/>
          <w:sz w:val="24"/>
          <w:szCs w:val="24"/>
        </w:rPr>
        <w:t xml:space="preserve">April </w:t>
      </w:r>
      <w:r w:rsidR="00655AA9">
        <w:rPr>
          <w:rFonts w:ascii="Times New Roman" w:hAnsi="Times New Roman"/>
          <w:sz w:val="24"/>
          <w:szCs w:val="24"/>
        </w:rPr>
        <w:t>25</w:t>
      </w:r>
      <w:r w:rsidR="001E2055">
        <w:rPr>
          <w:rFonts w:ascii="Times New Roman" w:hAnsi="Times New Roman"/>
          <w:sz w:val="24"/>
          <w:szCs w:val="24"/>
        </w:rPr>
        <w:t>, 2016</w:t>
      </w:r>
      <w:r w:rsidR="001E2055" w:rsidRPr="00D71878">
        <w:rPr>
          <w:rFonts w:ascii="Times New Roman" w:hAnsi="Times New Roman"/>
          <w:sz w:val="24"/>
          <w:szCs w:val="24"/>
        </w:rPr>
        <w:t xml:space="preserve">, the Parties participated in full-day mediation with </w:t>
      </w:r>
      <w:r w:rsidR="001E2055">
        <w:rPr>
          <w:rFonts w:ascii="Times New Roman" w:hAnsi="Times New Roman"/>
          <w:sz w:val="24"/>
          <w:szCs w:val="24"/>
        </w:rPr>
        <w:t>experienced</w:t>
      </w:r>
      <w:r w:rsidR="001E2055" w:rsidRPr="00D71878">
        <w:rPr>
          <w:rFonts w:ascii="Times New Roman" w:hAnsi="Times New Roman"/>
          <w:sz w:val="24"/>
          <w:szCs w:val="24"/>
        </w:rPr>
        <w:t xml:space="preserve"> mediator Steve Rottman in Los Angeles, California.  No settlement offers were exchanged or discussed by the Parties prior to engaging in mediation.  The mediation resulted in a final settlement between the Parties. All of the terms of the Parties’ settlement are contained within this Stipulation of Settlement.  At all times, the Parties’ settlement negotiations have been non-collusive, adversarial, and held entirely at arm’s length.</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Discussions between counsel for the Parties, discovery, as well as the Parties’ own investigation and evaluation of Plaintiff’s claims, have permitted each side to fully assess the relative merits of the claims and the defenses to those claims.  The Parties agree that the above-described investigation and evaluation, as well as the information exchanged during settlement negotiations and mediation, are more than sufficient to assess the merits of the </w:t>
      </w:r>
      <w:r w:rsidRPr="00D71878">
        <w:rPr>
          <w:rFonts w:ascii="Times New Roman" w:hAnsi="Times New Roman"/>
          <w:sz w:val="24"/>
          <w:szCs w:val="24"/>
        </w:rPr>
        <w:lastRenderedPageBreak/>
        <w:t>respective Parties’ positions and to compromise the issues on a fair and equitable basis.  Based on their own independent investigations and evaluations, and considering the representative and class claims and the risk of loss, Class Counsel is of the opinion that the consideration and terms of the Settlement as set forth below are fair, reasonable, and adequate in light of all known facts and circumstances, and are in the best interests of the Class as a whole.  Class Counsel is also of the opinion that the total consideration and payment set forth in this Stipulation of Settlement is adequate in light of the uncertainties surrounding the risk of further litigation, and the possible defenses and offset claims that Defendant has asserted and could assert.</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Defendant and its counsel have similarly concluded that there are benefits associated with settling this Action at this early stage, in lieu of further litigation.  After taking into account the sharply-disputed factual and legal issues involved in the Action, the expense and burden of protracted litigation, the uncertainty and risk associated with litigation, and Defendant’s desire to put the controversy to rest and avoid incurring further costs in connection with defending the Action, Defendant believe that settlement on the terms set forth in this Agreement is in its best interest and is fair and reasonable.  Without admitting or conceding liability or damages, Defendant has entered into this Agreement to fully, finally, and forever resolve this litigation and bar further litigation from the Settlement Class on the terms and conditions set forth in this Agreement.</w:t>
      </w:r>
    </w:p>
    <w:p w:rsidR="001E2055" w:rsidRDefault="001E2055" w:rsidP="00E51A95">
      <w:pPr>
        <w:widowControl w:val="0"/>
        <w:ind w:firstLine="720"/>
        <w:jc w:val="both"/>
        <w:outlineLvl w:val="1"/>
        <w:rPr>
          <w:b/>
          <w:caps/>
          <w:u w:val="single"/>
        </w:rPr>
      </w:pPr>
      <w:r w:rsidRPr="00D71878">
        <w:t xml:space="preserve">NOW THEREFORE, in consideration of the recitals listed above and the promises, releases, and warranties set forth below, and intending to be legally bound and acknowledging the sufficiency of the consideration and undertakings set forth herein, Plaintiff, individually and on behalf of the </w:t>
      </w:r>
      <w:r w:rsidRPr="004844F8">
        <w:t>Stipulated</w:t>
      </w:r>
      <w:r w:rsidRPr="00D71878">
        <w:t xml:space="preserve"> Class Members, on the one hand, and Defendant, on the other hand, agree that the Action shall be, and is finally and fully compromised and settled, on the terms and conditions contained in this Agreement, as more fully set forth below.</w:t>
      </w:r>
      <w:r w:rsidRPr="00D71878">
        <w:rPr>
          <w:b/>
          <w:caps/>
          <w:u w:val="single"/>
        </w:rPr>
        <w:t xml:space="preserve"> </w:t>
      </w:r>
    </w:p>
    <w:p w:rsidR="001E2055" w:rsidRPr="003A313A" w:rsidRDefault="001E2055" w:rsidP="003A313A">
      <w:pPr>
        <w:pStyle w:val="ListParagraph"/>
        <w:widowControl w:val="0"/>
        <w:numPr>
          <w:ilvl w:val="0"/>
          <w:numId w:val="1"/>
        </w:numPr>
        <w:ind w:left="720"/>
        <w:jc w:val="both"/>
        <w:outlineLvl w:val="1"/>
        <w:rPr>
          <w:rFonts w:ascii="Times New Roman" w:hAnsi="Times New Roman"/>
          <w:b/>
          <w:caps/>
          <w:sz w:val="24"/>
          <w:szCs w:val="24"/>
          <w:u w:val="single"/>
        </w:rPr>
      </w:pPr>
      <w:r w:rsidRPr="003A313A">
        <w:rPr>
          <w:rFonts w:ascii="Times New Roman" w:hAnsi="Times New Roman"/>
          <w:b/>
          <w:caps/>
          <w:sz w:val="24"/>
          <w:szCs w:val="24"/>
          <w:u w:val="single"/>
        </w:rPr>
        <w:t>RELEASE OF CLAIMS</w:t>
      </w:r>
    </w:p>
    <w:p w:rsidR="001E2055" w:rsidRPr="00D71878" w:rsidRDefault="001E2055" w:rsidP="00E51A95">
      <w:pPr>
        <w:widowControl w:val="0"/>
        <w:ind w:firstLine="720"/>
        <w:jc w:val="both"/>
        <w:outlineLvl w:val="1"/>
      </w:pPr>
      <w:r w:rsidRPr="00D71878">
        <w:t xml:space="preserve">As a material part of this Agreement, the following releases are hereby provided: </w:t>
      </w:r>
    </w:p>
    <w:p w:rsidR="001E2055" w:rsidRPr="00D71878" w:rsidRDefault="001E2055" w:rsidP="00E51A95">
      <w:pPr>
        <w:pStyle w:val="ListParagraph"/>
        <w:keepLines/>
        <w:widowControl w:val="0"/>
        <w:numPr>
          <w:ilvl w:val="0"/>
          <w:numId w:val="5"/>
        </w:numPr>
        <w:spacing w:line="480" w:lineRule="exact"/>
        <w:jc w:val="both"/>
        <w:outlineLvl w:val="0"/>
        <w:rPr>
          <w:rFonts w:ascii="Times New Roman" w:hAnsi="Times New Roman"/>
          <w:sz w:val="24"/>
          <w:szCs w:val="24"/>
        </w:rPr>
      </w:pPr>
      <w:r w:rsidRPr="00D71878">
        <w:rPr>
          <w:rFonts w:ascii="Times New Roman" w:hAnsi="Times New Roman"/>
          <w:sz w:val="24"/>
          <w:szCs w:val="24"/>
        </w:rPr>
        <w:lastRenderedPageBreak/>
        <w:t>Upon the Effective Date, the Plaintiff hereby fully, finally, and forever releases, relinquishes, and discharges all Class Representative Released Claims against the Released Parties.</w:t>
      </w:r>
    </w:p>
    <w:p w:rsidR="001E2055" w:rsidRPr="00D71878" w:rsidRDefault="001E2055" w:rsidP="00E51A95">
      <w:pPr>
        <w:pStyle w:val="ListParagraph"/>
        <w:keepLines/>
        <w:widowControl w:val="0"/>
        <w:numPr>
          <w:ilvl w:val="0"/>
          <w:numId w:val="5"/>
        </w:numPr>
        <w:spacing w:line="480" w:lineRule="exact"/>
        <w:jc w:val="both"/>
        <w:outlineLvl w:val="0"/>
        <w:rPr>
          <w:rFonts w:ascii="Times New Roman" w:hAnsi="Times New Roman"/>
          <w:sz w:val="24"/>
          <w:szCs w:val="24"/>
        </w:rPr>
      </w:pPr>
      <w:r w:rsidRPr="00D71878">
        <w:rPr>
          <w:rFonts w:ascii="Times New Roman" w:hAnsi="Times New Roman"/>
          <w:sz w:val="24"/>
          <w:szCs w:val="24"/>
        </w:rPr>
        <w:t xml:space="preserve">Upon the Effective Date, all </w:t>
      </w:r>
      <w:r w:rsidRPr="004844F8">
        <w:rPr>
          <w:rFonts w:ascii="Times New Roman" w:hAnsi="Times New Roman"/>
          <w:sz w:val="24"/>
          <w:szCs w:val="24"/>
        </w:rPr>
        <w:t>Participating</w:t>
      </w:r>
      <w:r w:rsidRPr="00D71878">
        <w:rPr>
          <w:rFonts w:ascii="Times New Roman" w:hAnsi="Times New Roman"/>
          <w:sz w:val="24"/>
          <w:szCs w:val="24"/>
        </w:rPr>
        <w:t xml:space="preserve"> Settlement Class Members (including Plaintiff), hereby fully, finally, and forever release, relinquish, and discharge all Participating Settlement Class Member Released Claims against the Released Parties.</w:t>
      </w:r>
    </w:p>
    <w:p w:rsidR="001E2055" w:rsidRPr="00D71878" w:rsidRDefault="001E2055" w:rsidP="00E51A95">
      <w:pPr>
        <w:pStyle w:val="ListParagraph"/>
        <w:keepLines/>
        <w:widowControl w:val="0"/>
        <w:numPr>
          <w:ilvl w:val="0"/>
          <w:numId w:val="5"/>
        </w:numPr>
        <w:spacing w:line="480" w:lineRule="exact"/>
        <w:jc w:val="both"/>
        <w:outlineLvl w:val="0"/>
        <w:rPr>
          <w:rFonts w:ascii="Times New Roman" w:hAnsi="Times New Roman"/>
          <w:sz w:val="24"/>
          <w:szCs w:val="24"/>
        </w:rPr>
      </w:pPr>
      <w:r w:rsidRPr="00D71878">
        <w:rPr>
          <w:rFonts w:ascii="Times New Roman" w:hAnsi="Times New Roman"/>
          <w:sz w:val="24"/>
          <w:szCs w:val="24"/>
        </w:rPr>
        <w:t xml:space="preserve">Upon the Effective Date, all </w:t>
      </w:r>
      <w:r w:rsidRPr="004844F8">
        <w:rPr>
          <w:rFonts w:ascii="Times New Roman" w:hAnsi="Times New Roman"/>
          <w:sz w:val="24"/>
          <w:szCs w:val="24"/>
        </w:rPr>
        <w:t>Stipulated</w:t>
      </w:r>
      <w:r w:rsidRPr="00D71878">
        <w:rPr>
          <w:rFonts w:ascii="Times New Roman" w:hAnsi="Times New Roman"/>
          <w:sz w:val="24"/>
          <w:szCs w:val="24"/>
        </w:rPr>
        <w:t xml:space="preserve"> Settlement Class Members who have not validly and timely requested exclusion from this Action, including their heirs, assigns, and estates, shall be deemed to fully, forever, irrevocably and unconditionally release, and discharge all Released Claims against the Released Parties. </w:t>
      </w:r>
    </w:p>
    <w:p w:rsidR="001E2055" w:rsidRPr="00D71878" w:rsidRDefault="001E2055" w:rsidP="00E51A95">
      <w:pPr>
        <w:pStyle w:val="ListParagraph"/>
        <w:keepNext/>
        <w:keepLines/>
        <w:widowControl w:val="0"/>
        <w:numPr>
          <w:ilvl w:val="0"/>
          <w:numId w:val="1"/>
        </w:numPr>
        <w:tabs>
          <w:tab w:val="num" w:pos="720"/>
        </w:tabs>
        <w:spacing w:line="480" w:lineRule="exact"/>
        <w:ind w:left="720"/>
        <w:jc w:val="both"/>
        <w:outlineLvl w:val="0"/>
        <w:rPr>
          <w:rFonts w:ascii="Times New Roman" w:hAnsi="Times New Roman"/>
          <w:b/>
          <w:caps/>
          <w:sz w:val="24"/>
          <w:szCs w:val="24"/>
          <w:u w:val="single"/>
        </w:rPr>
      </w:pPr>
      <w:r w:rsidRPr="00D71878">
        <w:rPr>
          <w:rFonts w:ascii="Times New Roman" w:hAnsi="Times New Roman"/>
          <w:b/>
          <w:caps/>
          <w:sz w:val="24"/>
          <w:szCs w:val="24"/>
          <w:u w:val="single"/>
        </w:rPr>
        <w:t>CLASS CERTIFICATION FOR SETTLEMENT PURPOSES</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Non-Admission</w:t>
      </w:r>
      <w:r w:rsidRPr="00D71878">
        <w:rPr>
          <w:rFonts w:ascii="Times New Roman" w:hAnsi="Times New Roman"/>
          <w:sz w:val="24"/>
          <w:szCs w:val="24"/>
        </w:rPr>
        <w:t xml:space="preserve">.  This Stipulation of Settlement, and any related Court documents or orders, may not be cited, construed, or otherwise admitted as evidence of prior acts, liability, culpability, negligence, or wrongdoing on the part of the Released Parties, or that class certification or representative action treatment is appropriate or legally available.  There has been no preliminary or final determination by any court as to the merits of the claims asserted by Plaintiff against Defendant or as to the </w:t>
      </w:r>
      <w:proofErr w:type="spellStart"/>
      <w:r w:rsidRPr="00D71878">
        <w:rPr>
          <w:rFonts w:ascii="Times New Roman" w:hAnsi="Times New Roman"/>
          <w:sz w:val="24"/>
          <w:szCs w:val="24"/>
        </w:rPr>
        <w:t>arbitrability</w:t>
      </w:r>
      <w:proofErr w:type="spellEnd"/>
      <w:r w:rsidRPr="00D71878">
        <w:rPr>
          <w:rFonts w:ascii="Times New Roman" w:hAnsi="Times New Roman"/>
          <w:sz w:val="24"/>
          <w:szCs w:val="24"/>
        </w:rPr>
        <w:t xml:space="preserve"> of any such claims or whether a class should be certified, other than for the purposes of settlement.  Defendant denies all of the Plaintiff’s individual claims, as well as Plaintiff’s class allegations, as to liability and damages.  Defendant does not waive, but rather expressly reserves, all rights to challenge all such claims and allegations upon all available procedural and substantive grounds, including the assertion of any and all defenses, should this Settlement not be consummated.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Conditional Certification of the Settlement Class</w:t>
      </w:r>
      <w:r w:rsidRPr="00D71878">
        <w:rPr>
          <w:rFonts w:ascii="Times New Roman" w:hAnsi="Times New Roman"/>
          <w:sz w:val="24"/>
          <w:szCs w:val="24"/>
        </w:rPr>
        <w:t xml:space="preserve">.  Solely for the purpose of effectuating settlement of all class claims that have been or could have been asserted in the Action, the Parties stipulate to the </w:t>
      </w:r>
      <w:r w:rsidRPr="00D71878">
        <w:rPr>
          <w:rFonts w:ascii="Times New Roman" w:hAnsi="Times New Roman"/>
          <w:i/>
          <w:sz w:val="24"/>
          <w:szCs w:val="24"/>
        </w:rPr>
        <w:t>conditional</w:t>
      </w:r>
      <w:r w:rsidRPr="00D71878">
        <w:rPr>
          <w:rFonts w:ascii="Times New Roman" w:hAnsi="Times New Roman"/>
          <w:sz w:val="24"/>
          <w:szCs w:val="24"/>
        </w:rPr>
        <w:t xml:space="preserve"> certification of the Settlement Class as defined herein.  As set forth in the provisions below, the certification for settlement purposes and all terms of this Settlement are null and void </w:t>
      </w:r>
      <w:r w:rsidRPr="00D71878">
        <w:rPr>
          <w:rFonts w:ascii="Times New Roman" w:hAnsi="Times New Roman"/>
          <w:i/>
          <w:sz w:val="24"/>
          <w:szCs w:val="24"/>
        </w:rPr>
        <w:t>ab initio</w:t>
      </w:r>
      <w:r w:rsidRPr="00D71878">
        <w:rPr>
          <w:rFonts w:ascii="Times New Roman" w:hAnsi="Times New Roman"/>
          <w:sz w:val="24"/>
          <w:szCs w:val="24"/>
        </w:rPr>
        <w:t xml:space="preserve"> and shall be of no force or effect whatsoever, and shall not be referred to or utilized for any purpose whatsoever, if this Settlement is not </w:t>
      </w:r>
      <w:r w:rsidRPr="00D71878">
        <w:rPr>
          <w:rFonts w:ascii="Times New Roman" w:hAnsi="Times New Roman"/>
          <w:sz w:val="24"/>
          <w:szCs w:val="24"/>
        </w:rPr>
        <w:lastRenderedPageBreak/>
        <w:t xml:space="preserve">approved by the Court, or in the event that any such judgment does not become final for any reason, or in the event that the Effective Date, as defined herein, does not occur.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Appointment of Plaintiff’s Counsel As Settlement Class Counsel</w:t>
      </w:r>
      <w:r w:rsidRPr="00D71878">
        <w:rPr>
          <w:rFonts w:ascii="Times New Roman" w:hAnsi="Times New Roman"/>
          <w:sz w:val="24"/>
          <w:szCs w:val="24"/>
        </w:rPr>
        <w:t>.  Subject to the Court’s approval, the Parties further stipulate that, for settlement purposes only, the law firm of Mahoney Law Group APC</w:t>
      </w:r>
      <w:r>
        <w:rPr>
          <w:rFonts w:ascii="Times New Roman" w:hAnsi="Times New Roman"/>
          <w:sz w:val="24"/>
          <w:szCs w:val="24"/>
        </w:rPr>
        <w:t>, and more specifically, Kevin Mahoney and Treana Allen</w:t>
      </w:r>
      <w:r w:rsidRPr="00D71878">
        <w:rPr>
          <w:rFonts w:ascii="Times New Roman" w:hAnsi="Times New Roman"/>
          <w:sz w:val="24"/>
          <w:szCs w:val="24"/>
        </w:rPr>
        <w:t xml:space="preserve"> may be appointed as Class Counsel, and that Plaintiff </w:t>
      </w:r>
      <w:r w:rsidR="005C7F0B">
        <w:rPr>
          <w:rFonts w:ascii="Times New Roman" w:hAnsi="Times New Roman"/>
          <w:sz w:val="24"/>
          <w:szCs w:val="24"/>
        </w:rPr>
        <w:t>MANUEL CURIEL</w:t>
      </w:r>
      <w:r w:rsidRPr="00D71878">
        <w:rPr>
          <w:rFonts w:ascii="Times New Roman" w:hAnsi="Times New Roman"/>
          <w:sz w:val="24"/>
          <w:szCs w:val="24"/>
        </w:rPr>
        <w:t xml:space="preserve"> may be appointed as the Class Representative.  Such agreement does not constitute a waiver of any and all defenses or arguments Defendant may assert as to such appointment of counsel, if this Settlement is not approved by the Court, or in the event that any such judgment does not become final for any reason, or in the event that the Effective Date, as defined herein, does not occur.</w:t>
      </w:r>
    </w:p>
    <w:p w:rsidR="001E2055" w:rsidRPr="00D71878" w:rsidRDefault="001E2055" w:rsidP="00E51A95">
      <w:pPr>
        <w:widowControl w:val="0"/>
        <w:jc w:val="both"/>
        <w:outlineLvl w:val="1"/>
      </w:pPr>
      <w:r w:rsidRPr="00D71878">
        <w:rPr>
          <w:b/>
          <w:u w:val="single"/>
        </w:rPr>
        <w:t>VI.  SETTLEMENT FUNDS, CLAIM PROCESSING, AND SETTLEMENT PAYMENT CALCULATION</w:t>
      </w:r>
      <w:r w:rsidRPr="00D71878">
        <w:t xml:space="preserve"> </w:t>
      </w:r>
    </w:p>
    <w:p w:rsidR="001E2055" w:rsidRPr="00D71878" w:rsidRDefault="001E2055" w:rsidP="008F763C">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Payment Allocations From the Maximum Settlement Amount</w:t>
      </w:r>
      <w:r w:rsidRPr="00D71878">
        <w:rPr>
          <w:rFonts w:ascii="Times New Roman" w:hAnsi="Times New Roman"/>
          <w:sz w:val="24"/>
          <w:szCs w:val="24"/>
        </w:rPr>
        <w:t xml:space="preserve">.  </w:t>
      </w:r>
      <w:r w:rsidR="007355A6" w:rsidRPr="007355A6">
        <w:rPr>
          <w:rFonts w:ascii="Times New Roman" w:hAnsi="Times New Roman"/>
          <w:sz w:val="24"/>
          <w:szCs w:val="24"/>
        </w:rPr>
        <w:t xml:space="preserve">Within 5 business days after the Final Approval Date, the Claims Administrator shall inform the Parties of the amount of funds required to handle payment of all obligations set forth in this Agreement. </w:t>
      </w:r>
      <w:r w:rsidRPr="00D71878">
        <w:rPr>
          <w:rFonts w:ascii="Times New Roman" w:hAnsi="Times New Roman"/>
          <w:sz w:val="24"/>
          <w:szCs w:val="24"/>
        </w:rPr>
        <w:t xml:space="preserve">Within twenty (20) days after the Effective Date, Defendant shall deposit with the Class Action Administrator the amount of </w:t>
      </w:r>
      <w:r w:rsidR="00655AA9">
        <w:rPr>
          <w:rFonts w:ascii="Times New Roman" w:hAnsi="Times New Roman"/>
          <w:sz w:val="24"/>
          <w:szCs w:val="24"/>
        </w:rPr>
        <w:t xml:space="preserve">Seven Hundred Forty Five Thousand </w:t>
      </w:r>
      <w:r w:rsidRPr="00D71878">
        <w:rPr>
          <w:rFonts w:ascii="Times New Roman" w:hAnsi="Times New Roman"/>
          <w:sz w:val="24"/>
          <w:szCs w:val="24"/>
        </w:rPr>
        <w:t>Dollars ($</w:t>
      </w:r>
      <w:r w:rsidR="00655AA9">
        <w:rPr>
          <w:rFonts w:ascii="Times New Roman" w:hAnsi="Times New Roman"/>
          <w:sz w:val="24"/>
          <w:szCs w:val="24"/>
        </w:rPr>
        <w:t>745</w:t>
      </w:r>
      <w:r w:rsidRPr="00D71878">
        <w:rPr>
          <w:rFonts w:ascii="Times New Roman" w:hAnsi="Times New Roman"/>
          <w:sz w:val="24"/>
          <w:szCs w:val="24"/>
        </w:rPr>
        <w:t>,000.00) as the Maximum Settlement Amount to resolve the Action on a class-wide basis.  The Class Action Administrator shall then deposit the payment into an interest-bearing account, which interest (if any) shall be included in the payments to be made to the Participating Settlement Class Members.  This is a non-reversionary settlement.  The Parties agree to the following allocations to be paid from the Maximum Settlement Amount, subject to Court approval:</w:t>
      </w:r>
    </w:p>
    <w:p w:rsidR="001E2055" w:rsidRPr="00D71878" w:rsidRDefault="001E2055" w:rsidP="00E51A95">
      <w:pPr>
        <w:pStyle w:val="ListParagraph"/>
        <w:widowControl w:val="0"/>
        <w:numPr>
          <w:ilvl w:val="0"/>
          <w:numId w:val="6"/>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From the Maximum Settlement Amount, Defendant will not oppose Plaintiff’s counsel’s application to the Court for up to one-third (1/3)</w:t>
      </w:r>
      <w:r>
        <w:rPr>
          <w:rFonts w:ascii="Times New Roman" w:hAnsi="Times New Roman"/>
          <w:sz w:val="24"/>
          <w:szCs w:val="24"/>
        </w:rPr>
        <w:t xml:space="preserve"> or T</w:t>
      </w:r>
      <w:r w:rsidR="00655AA9">
        <w:rPr>
          <w:rFonts w:ascii="Times New Roman" w:hAnsi="Times New Roman"/>
          <w:sz w:val="24"/>
          <w:szCs w:val="24"/>
        </w:rPr>
        <w:t>wo Hundred</w:t>
      </w:r>
      <w:r>
        <w:rPr>
          <w:rFonts w:ascii="Times New Roman" w:hAnsi="Times New Roman"/>
          <w:sz w:val="24"/>
          <w:szCs w:val="24"/>
        </w:rPr>
        <w:t xml:space="preserve"> </w:t>
      </w:r>
      <w:r w:rsidR="00655AA9">
        <w:rPr>
          <w:rFonts w:ascii="Times New Roman" w:hAnsi="Times New Roman"/>
          <w:sz w:val="24"/>
          <w:szCs w:val="24"/>
        </w:rPr>
        <w:t xml:space="preserve">Forty Five </w:t>
      </w:r>
      <w:r>
        <w:rPr>
          <w:rFonts w:ascii="Times New Roman" w:hAnsi="Times New Roman"/>
          <w:sz w:val="24"/>
          <w:szCs w:val="24"/>
        </w:rPr>
        <w:t xml:space="preserve">Thousand </w:t>
      </w:r>
      <w:r w:rsidR="00655AA9">
        <w:rPr>
          <w:rFonts w:ascii="Times New Roman" w:hAnsi="Times New Roman"/>
          <w:sz w:val="24"/>
          <w:szCs w:val="24"/>
        </w:rPr>
        <w:t xml:space="preserve">Eight Hundred Fifty </w:t>
      </w:r>
      <w:r>
        <w:rPr>
          <w:rFonts w:ascii="Times New Roman" w:hAnsi="Times New Roman"/>
          <w:sz w:val="24"/>
          <w:szCs w:val="24"/>
        </w:rPr>
        <w:t>Dollars ($</w:t>
      </w:r>
      <w:r w:rsidR="00655AA9">
        <w:rPr>
          <w:rFonts w:ascii="Times New Roman" w:hAnsi="Times New Roman"/>
          <w:sz w:val="24"/>
          <w:szCs w:val="24"/>
        </w:rPr>
        <w:t>245</w:t>
      </w:r>
      <w:r>
        <w:rPr>
          <w:rFonts w:ascii="Times New Roman" w:hAnsi="Times New Roman"/>
          <w:sz w:val="24"/>
          <w:szCs w:val="24"/>
        </w:rPr>
        <w:t>,</w:t>
      </w:r>
      <w:r w:rsidR="00655AA9">
        <w:rPr>
          <w:rFonts w:ascii="Times New Roman" w:hAnsi="Times New Roman"/>
          <w:sz w:val="24"/>
          <w:szCs w:val="24"/>
        </w:rPr>
        <w:t>85</w:t>
      </w:r>
      <w:r>
        <w:rPr>
          <w:rFonts w:ascii="Times New Roman" w:hAnsi="Times New Roman"/>
          <w:sz w:val="24"/>
          <w:szCs w:val="24"/>
        </w:rPr>
        <w:t xml:space="preserve">0) </w:t>
      </w:r>
      <w:r w:rsidRPr="00D71878">
        <w:rPr>
          <w:rFonts w:ascii="Times New Roman" w:hAnsi="Times New Roman"/>
          <w:sz w:val="24"/>
          <w:szCs w:val="24"/>
        </w:rPr>
        <w:t xml:space="preserve">of the Maximum Settlement Amount for attorneys’ fees.  Plaintiff’s requested attorneys’ fees will be subject to the approval of the Court.  </w:t>
      </w:r>
    </w:p>
    <w:p w:rsidR="001E2055" w:rsidRPr="00D71878" w:rsidRDefault="001E2055" w:rsidP="00E51A95">
      <w:pPr>
        <w:pStyle w:val="ListParagraph"/>
        <w:widowControl w:val="0"/>
        <w:numPr>
          <w:ilvl w:val="0"/>
          <w:numId w:val="6"/>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From the Maximum Settlement Amount, Defendant will not oppose Plaintiff’s counsel’s application to the Court for up to </w:t>
      </w:r>
      <w:r w:rsidR="00655AA9">
        <w:rPr>
          <w:rFonts w:ascii="Times New Roman" w:hAnsi="Times New Roman"/>
          <w:sz w:val="24"/>
          <w:szCs w:val="24"/>
        </w:rPr>
        <w:t>Ten</w:t>
      </w:r>
      <w:r>
        <w:rPr>
          <w:rFonts w:ascii="Times New Roman" w:hAnsi="Times New Roman"/>
          <w:sz w:val="24"/>
          <w:szCs w:val="24"/>
        </w:rPr>
        <w:t xml:space="preserve"> </w:t>
      </w:r>
      <w:r w:rsidRPr="00D71878">
        <w:rPr>
          <w:rFonts w:ascii="Times New Roman" w:hAnsi="Times New Roman"/>
          <w:sz w:val="24"/>
          <w:szCs w:val="24"/>
        </w:rPr>
        <w:t xml:space="preserve">Thousand </w:t>
      </w:r>
      <w:r w:rsidR="00655AA9">
        <w:rPr>
          <w:rFonts w:ascii="Times New Roman" w:hAnsi="Times New Roman"/>
          <w:sz w:val="24"/>
          <w:szCs w:val="24"/>
        </w:rPr>
        <w:t>Dollars ($10</w:t>
      </w:r>
      <w:r>
        <w:rPr>
          <w:rFonts w:ascii="Times New Roman" w:hAnsi="Times New Roman"/>
          <w:sz w:val="24"/>
          <w:szCs w:val="24"/>
        </w:rPr>
        <w:t>,0</w:t>
      </w:r>
      <w:r w:rsidRPr="00D71878">
        <w:rPr>
          <w:rFonts w:ascii="Times New Roman" w:hAnsi="Times New Roman"/>
          <w:sz w:val="24"/>
          <w:szCs w:val="24"/>
        </w:rPr>
        <w:t xml:space="preserve">00.00) in </w:t>
      </w:r>
      <w:r w:rsidRPr="00D71878">
        <w:rPr>
          <w:rFonts w:ascii="Times New Roman" w:hAnsi="Times New Roman"/>
          <w:sz w:val="24"/>
          <w:szCs w:val="24"/>
        </w:rPr>
        <w:lastRenderedPageBreak/>
        <w:t>reimbursement of all reasonable and documented out-of-pocket litigation costs and expenses related to the Action incurred by Class Counsel.  Plaintiff’s requested costs and expenses shall be subject to the approval of the Court.</w:t>
      </w:r>
    </w:p>
    <w:p w:rsidR="001E2055" w:rsidRPr="00D71878" w:rsidRDefault="001E2055" w:rsidP="00E51A95">
      <w:pPr>
        <w:pStyle w:val="ListParagraph"/>
        <w:widowControl w:val="0"/>
        <w:numPr>
          <w:ilvl w:val="0"/>
          <w:numId w:val="6"/>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From the Maximum Settlement Amount, Defendant will not oppose Plaintiff’s counsel’s application to the Court for a Service Enhancement Payment to the Class Representative in the gross amount of </w:t>
      </w:r>
      <w:r w:rsidR="007F4568">
        <w:rPr>
          <w:rFonts w:ascii="Times New Roman" w:hAnsi="Times New Roman"/>
          <w:sz w:val="24"/>
          <w:szCs w:val="24"/>
        </w:rPr>
        <w:t xml:space="preserve">Five </w:t>
      </w:r>
      <w:r w:rsidRPr="00D71878">
        <w:rPr>
          <w:rFonts w:ascii="Times New Roman" w:hAnsi="Times New Roman"/>
          <w:sz w:val="24"/>
          <w:szCs w:val="24"/>
        </w:rPr>
        <w:t>T</w:t>
      </w:r>
      <w:r>
        <w:rPr>
          <w:rFonts w:ascii="Times New Roman" w:hAnsi="Times New Roman"/>
          <w:sz w:val="24"/>
          <w:szCs w:val="24"/>
        </w:rPr>
        <w:t>h</w:t>
      </w:r>
      <w:r w:rsidR="007F4568">
        <w:rPr>
          <w:rFonts w:ascii="Times New Roman" w:hAnsi="Times New Roman"/>
          <w:sz w:val="24"/>
          <w:szCs w:val="24"/>
        </w:rPr>
        <w:t>ousand Dollars and No Cents ($5</w:t>
      </w:r>
      <w:r w:rsidRPr="00D71878">
        <w:rPr>
          <w:rFonts w:ascii="Times New Roman" w:hAnsi="Times New Roman"/>
          <w:sz w:val="24"/>
          <w:szCs w:val="24"/>
        </w:rPr>
        <w:t xml:space="preserve">,000.00), in consideration for her full release of all claims and for </w:t>
      </w:r>
      <w:r w:rsidR="007355A6" w:rsidRPr="00D71878">
        <w:rPr>
          <w:rFonts w:ascii="Times New Roman" w:hAnsi="Times New Roman"/>
          <w:sz w:val="24"/>
          <w:szCs w:val="24"/>
        </w:rPr>
        <w:t>h</w:t>
      </w:r>
      <w:r w:rsidR="007355A6">
        <w:rPr>
          <w:rFonts w:ascii="Times New Roman" w:hAnsi="Times New Roman"/>
          <w:sz w:val="24"/>
          <w:szCs w:val="24"/>
        </w:rPr>
        <w:t>is</w:t>
      </w:r>
      <w:r w:rsidR="007355A6" w:rsidRPr="00D71878">
        <w:rPr>
          <w:rFonts w:ascii="Times New Roman" w:hAnsi="Times New Roman"/>
          <w:sz w:val="24"/>
          <w:szCs w:val="24"/>
        </w:rPr>
        <w:t xml:space="preserve"> </w:t>
      </w:r>
      <w:r w:rsidRPr="00D71878">
        <w:rPr>
          <w:rFonts w:ascii="Times New Roman" w:hAnsi="Times New Roman"/>
          <w:sz w:val="24"/>
          <w:szCs w:val="24"/>
        </w:rPr>
        <w:t xml:space="preserve">efforts in instituting and participating in the Action.  Plaintiff’s request for and the amount of the Service Enhancement Payment shall be subject to the approval of the Court. </w:t>
      </w:r>
    </w:p>
    <w:p w:rsidR="001E2055" w:rsidRPr="00D71878" w:rsidRDefault="001E2055" w:rsidP="00E51A95">
      <w:pPr>
        <w:pStyle w:val="ListParagraph"/>
        <w:widowControl w:val="0"/>
        <w:numPr>
          <w:ilvl w:val="0"/>
          <w:numId w:val="6"/>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Class Action Administration Costs, not to e</w:t>
      </w:r>
      <w:r>
        <w:rPr>
          <w:rFonts w:ascii="Times New Roman" w:hAnsi="Times New Roman"/>
          <w:sz w:val="24"/>
          <w:szCs w:val="24"/>
        </w:rPr>
        <w:t xml:space="preserve">xceed </w:t>
      </w:r>
      <w:r w:rsidR="003A313A">
        <w:rPr>
          <w:rFonts w:ascii="Times New Roman" w:hAnsi="Times New Roman"/>
          <w:sz w:val="24"/>
          <w:szCs w:val="24"/>
        </w:rPr>
        <w:t>Fifteen Thousand Dollars ($15</w:t>
      </w:r>
      <w:r w:rsidRPr="00D71878">
        <w:rPr>
          <w:rFonts w:ascii="Times New Roman" w:hAnsi="Times New Roman"/>
          <w:sz w:val="24"/>
          <w:szCs w:val="24"/>
        </w:rPr>
        <w:t>,000.00), will be paid to</w:t>
      </w:r>
      <w:r w:rsidR="003A313A">
        <w:rPr>
          <w:rFonts w:ascii="Times New Roman" w:hAnsi="Times New Roman"/>
          <w:sz w:val="24"/>
          <w:szCs w:val="24"/>
        </w:rPr>
        <w:t xml:space="preserve"> Phoenix </w:t>
      </w:r>
      <w:r w:rsidRPr="00331FC9">
        <w:rPr>
          <w:rFonts w:ascii="Times New Roman" w:hAnsi="Times New Roman"/>
          <w:sz w:val="24"/>
          <w:szCs w:val="24"/>
        </w:rPr>
        <w:t>Settlement Administrators from</w:t>
      </w:r>
      <w:r w:rsidRPr="00D71878">
        <w:rPr>
          <w:rFonts w:ascii="Times New Roman" w:hAnsi="Times New Roman"/>
          <w:sz w:val="24"/>
          <w:szCs w:val="24"/>
        </w:rPr>
        <w:t xml:space="preserve"> the Maximum Settlement Amount.  The Class Action Administration Costs and the Class Action Administrator shall be subject to the approval of the Court.  All disputes relating to the Claim’s Administrator’s performance of its duties shall be referred to the Court, if necessary, which shall have continuing jurisdiction over the terms and conditions of the Settlement until all payments and obligations contemplated by the Settlement have been fully satisfied and carried out.</w:t>
      </w:r>
    </w:p>
    <w:p w:rsidR="001E2055" w:rsidRPr="00D71878" w:rsidRDefault="001E2055" w:rsidP="00E51A95">
      <w:pPr>
        <w:pStyle w:val="ListParagraph"/>
        <w:widowControl w:val="0"/>
        <w:numPr>
          <w:ilvl w:val="0"/>
          <w:numId w:val="6"/>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All taxes, penalties and interest that are or may be due from any party on the Maximum Settlement Amount paid by Defendant herein</w:t>
      </w:r>
      <w:r>
        <w:rPr>
          <w:rFonts w:ascii="Times New Roman" w:hAnsi="Times New Roman"/>
          <w:sz w:val="24"/>
          <w:szCs w:val="24"/>
        </w:rPr>
        <w:t>, with the exception of Defendant</w:t>
      </w:r>
      <w:ins w:id="16" w:author="Administrator" w:date="2016-05-25T21:54:00Z">
        <w:r w:rsidR="007355A6">
          <w:rPr>
            <w:rFonts w:ascii="Times New Roman" w:hAnsi="Times New Roman"/>
            <w:sz w:val="24"/>
            <w:szCs w:val="24"/>
          </w:rPr>
          <w:t>’</w:t>
        </w:r>
      </w:ins>
      <w:del w:id="17" w:author="Administrator" w:date="2016-05-25T21:54:00Z">
        <w:r w:rsidDel="007355A6">
          <w:rPr>
            <w:rFonts w:ascii="Times New Roman" w:hAnsi="Times New Roman"/>
            <w:sz w:val="24"/>
            <w:szCs w:val="24"/>
          </w:rPr>
          <w:delText>'</w:delText>
        </w:r>
      </w:del>
      <w:r>
        <w:rPr>
          <w:rFonts w:ascii="Times New Roman" w:hAnsi="Times New Roman"/>
          <w:sz w:val="24"/>
          <w:szCs w:val="24"/>
        </w:rPr>
        <w:t>s share of payroll taxes.</w:t>
      </w:r>
      <w:r w:rsidRPr="00D71878">
        <w:rPr>
          <w:rFonts w:ascii="Times New Roman" w:hAnsi="Times New Roman"/>
          <w:sz w:val="24"/>
          <w:szCs w:val="24"/>
        </w:rPr>
        <w:t xml:space="preserve">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The Parties agree that, over and above the Court-approved attorneys’ awarded, each of the Parties, including all Stipulated Class Members, shall bear their own fees and costs, including, but not limited to, those relative to the investigation, filing, prosecution or settlement of the Action; the negotiation, execution, or implementation of this Stipulation; and/or the process of obtaining, administering or challenging a certification order and/or final approval.  Neither Plaintiff, nor any other Stipulated Class Member, shall seek payment of attorneys’ fees or reimbursement of costs or expenses from Defendant other than as expressly set forth in this Stipulation.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The Parties agree that the Settlement Agreement shall remain binding even if the </w:t>
      </w:r>
      <w:r w:rsidRPr="00D71878">
        <w:rPr>
          <w:rFonts w:ascii="Times New Roman" w:hAnsi="Times New Roman"/>
          <w:sz w:val="24"/>
          <w:szCs w:val="24"/>
        </w:rPr>
        <w:lastRenderedPageBreak/>
        <w:t>Court does not approve the full amount of attorneys’ fees, litigation costs and expenses, Service Enhancement Payment, Class Action Administration Costs and</w:t>
      </w:r>
      <w:r w:rsidR="007355A6">
        <w:rPr>
          <w:rFonts w:ascii="Times New Roman" w:hAnsi="Times New Roman"/>
          <w:sz w:val="24"/>
          <w:szCs w:val="24"/>
        </w:rPr>
        <w:t>/or</w:t>
      </w:r>
      <w:r w:rsidRPr="00D71878">
        <w:rPr>
          <w:rFonts w:ascii="Times New Roman" w:hAnsi="Times New Roman"/>
          <w:sz w:val="24"/>
          <w:szCs w:val="24"/>
        </w:rPr>
        <w:t xml:space="preserve"> taxes, penalties or interest set forth above.  The Agreement shall remain binding with any such Court-ordered modification(s) pursuant to this paragraph and its terms will otherwise remain unchanged.  Any Court-ordered reduction in the attorneys’ fees, litigation costs and expenses, Service Enhancement Payment, Class Action Administration Costs </w:t>
      </w:r>
      <w:r w:rsidR="007355A6">
        <w:rPr>
          <w:rFonts w:ascii="Times New Roman" w:hAnsi="Times New Roman"/>
          <w:sz w:val="24"/>
          <w:szCs w:val="24"/>
        </w:rPr>
        <w:t>and/</w:t>
      </w:r>
      <w:r w:rsidRPr="00D71878">
        <w:rPr>
          <w:rFonts w:ascii="Times New Roman" w:hAnsi="Times New Roman"/>
          <w:sz w:val="24"/>
          <w:szCs w:val="24"/>
        </w:rPr>
        <w:t>or taxes, penalties and interest shall be added to the Net Settlement Amount.</w:t>
      </w:r>
    </w:p>
    <w:p w:rsidR="001E2055" w:rsidRPr="006A23A6" w:rsidRDefault="001E2055" w:rsidP="00E51A95">
      <w:pPr>
        <w:pStyle w:val="Pleading1L2"/>
        <w:numPr>
          <w:ilvl w:val="0"/>
          <w:numId w:val="2"/>
        </w:numPr>
        <w:ind w:left="0" w:firstLine="720"/>
        <w:jc w:val="both"/>
      </w:pPr>
      <w:r w:rsidRPr="00E741C2">
        <w:rPr>
          <w:szCs w:val="24"/>
          <w:u w:val="single"/>
        </w:rPr>
        <w:t>Tax Treatment</w:t>
      </w:r>
      <w:r w:rsidRPr="00E741C2">
        <w:rPr>
          <w:szCs w:val="24"/>
        </w:rPr>
        <w:t xml:space="preserve">.  </w:t>
      </w:r>
      <w:r w:rsidRPr="00827F28">
        <w:t xml:space="preserve">For tax purposes, </w:t>
      </w:r>
      <w:r>
        <w:t xml:space="preserve">Qualified </w:t>
      </w:r>
      <w:r>
        <w:rPr>
          <w:szCs w:val="24"/>
        </w:rPr>
        <w:t>Settlement Class Member</w:t>
      </w:r>
      <w:r w:rsidRPr="00E902B1">
        <w:rPr>
          <w:szCs w:val="24"/>
        </w:rPr>
        <w:t xml:space="preserve">s shall be responsible for the proper payment of taxes on </w:t>
      </w:r>
      <w:r>
        <w:rPr>
          <w:szCs w:val="24"/>
        </w:rPr>
        <w:t xml:space="preserve">all Qualified Settlement Class Member Settlement Payments </w:t>
      </w:r>
      <w:r w:rsidRPr="00E902B1">
        <w:rPr>
          <w:szCs w:val="24"/>
        </w:rPr>
        <w:t xml:space="preserve">except that all </w:t>
      </w:r>
      <w:r>
        <w:rPr>
          <w:szCs w:val="24"/>
        </w:rPr>
        <w:t xml:space="preserve">employee </w:t>
      </w:r>
      <w:r w:rsidRPr="00E902B1">
        <w:rPr>
          <w:szCs w:val="24"/>
        </w:rPr>
        <w:t xml:space="preserve">deductions (including taxes on any payments attributable to wages) shall be deducted from any </w:t>
      </w:r>
      <w:r>
        <w:rPr>
          <w:szCs w:val="24"/>
        </w:rPr>
        <w:t xml:space="preserve">Qualified Settlement </w:t>
      </w:r>
      <w:r w:rsidRPr="006A23A6">
        <w:rPr>
          <w:szCs w:val="24"/>
        </w:rPr>
        <w:t xml:space="preserve">Class Members’ </w:t>
      </w:r>
      <w:r>
        <w:rPr>
          <w:szCs w:val="24"/>
        </w:rPr>
        <w:t>Settlement P</w:t>
      </w:r>
      <w:r w:rsidRPr="006A23A6">
        <w:rPr>
          <w:szCs w:val="24"/>
        </w:rPr>
        <w:t xml:space="preserve">ayments hereunder as </w:t>
      </w:r>
      <w:r w:rsidRPr="00974C6E">
        <w:rPr>
          <w:szCs w:val="24"/>
        </w:rPr>
        <w:t xml:space="preserve">required by law. The Parties agree that the amount of monies attributable to wages shall be one-third (33 1/3%) of any pay-out of net settlement proceeds per </w:t>
      </w:r>
      <w:r w:rsidRPr="00974C6E">
        <w:t>Qualified Settlement Class Member with one-third (33 1/3%) attributed to penalties and the remaining one-third (33 1/3%)</w:t>
      </w:r>
      <w:r>
        <w:t xml:space="preserve"> attributable to interest)</w:t>
      </w:r>
      <w:r w:rsidRPr="006A23A6">
        <w:rPr>
          <w:szCs w:val="24"/>
        </w:rPr>
        <w:t>.</w:t>
      </w:r>
      <w:r>
        <w:t xml:space="preserve"> Defendant </w:t>
      </w:r>
      <w:r w:rsidRPr="006A23A6">
        <w:t xml:space="preserve">is not responsible for any tax consequences regarding the allocation of the settlement payments. </w:t>
      </w:r>
      <w:r>
        <w:t xml:space="preserve"> </w:t>
      </w:r>
      <w:r w:rsidRPr="006A23A6">
        <w:t xml:space="preserve">The Class Representative and Qualified </w:t>
      </w:r>
      <w:r>
        <w:t>Settlement</w:t>
      </w:r>
      <w:r w:rsidRPr="006A23A6">
        <w:t xml:space="preserve"> Class Members should consult with their tax advisors concerning the tax consequences of the payments they receive under the Settlement.  An IRS Tax Form</w:t>
      </w:r>
      <w:r w:rsidRPr="00827F28">
        <w:t xml:space="preserve"> W-2 will be issued</w:t>
      </w:r>
      <w:r>
        <w:t xml:space="preserve"> to each </w:t>
      </w:r>
      <w:r w:rsidRPr="00A24AA4">
        <w:t xml:space="preserve">Qualified </w:t>
      </w:r>
      <w:r>
        <w:t xml:space="preserve">Settlement Class Member with regard to the portion of the Qualified Settlement Class Member Settlement Payments attributable to wages and an IRS Tax Form 1099 will be issued to each </w:t>
      </w:r>
      <w:r w:rsidRPr="00A24AA4">
        <w:t xml:space="preserve">Qualified </w:t>
      </w:r>
      <w:r>
        <w:t>Settlement Class Member with regard to the remaining portion of the Qualified Settlement Class Member Payments</w:t>
      </w:r>
      <w:r w:rsidRPr="005156D5">
        <w:t xml:space="preserve">.  An IRS Tax Form 1099 shall be issued to Class Counsel at the appropriate time in the amount of </w:t>
      </w:r>
      <w:r>
        <w:t>attorneys’</w:t>
      </w:r>
      <w:r w:rsidRPr="005156D5">
        <w:t xml:space="preserve"> </w:t>
      </w:r>
      <w:r>
        <w:t>f</w:t>
      </w:r>
      <w:r w:rsidRPr="005156D5">
        <w:t xml:space="preserve">ees </w:t>
      </w:r>
      <w:r>
        <w:t>and co</w:t>
      </w:r>
      <w:r w:rsidRPr="005156D5">
        <w:t>sts paid to Class Counsel.</w:t>
      </w:r>
      <w:r>
        <w:t xml:space="preserve"> Defendant is responsible for its own share of payroll taxes. </w:t>
      </w:r>
    </w:p>
    <w:p w:rsidR="001E2055" w:rsidRPr="00E741C2"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E741C2">
        <w:rPr>
          <w:rFonts w:ascii="Times New Roman" w:hAnsi="Times New Roman"/>
          <w:sz w:val="24"/>
          <w:szCs w:val="24"/>
          <w:u w:val="single"/>
        </w:rPr>
        <w:t>Class Representative is Presumed a Participating Settlement Class Member.</w:t>
      </w:r>
      <w:r w:rsidRPr="00E741C2">
        <w:rPr>
          <w:rFonts w:ascii="Times New Roman" w:hAnsi="Times New Roman"/>
          <w:sz w:val="24"/>
          <w:szCs w:val="24"/>
        </w:rPr>
        <w:t xml:space="preserve">  The Plaintiff and Class Representative shall automatically be deemed a Participating Settlement Class Member.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Binding Effect of Agreement on Stipulated Class Members</w:t>
      </w:r>
      <w:r w:rsidRPr="00D71878">
        <w:rPr>
          <w:rFonts w:ascii="Times New Roman" w:hAnsi="Times New Roman"/>
          <w:sz w:val="24"/>
          <w:szCs w:val="24"/>
        </w:rPr>
        <w:t xml:space="preserve">. Upon the Effective </w:t>
      </w:r>
      <w:r w:rsidRPr="00D71878">
        <w:rPr>
          <w:rFonts w:ascii="Times New Roman" w:hAnsi="Times New Roman"/>
          <w:sz w:val="24"/>
          <w:szCs w:val="24"/>
        </w:rPr>
        <w:lastRenderedPageBreak/>
        <w:t xml:space="preserve">Date, all </w:t>
      </w:r>
      <w:r w:rsidRPr="00AF4E08">
        <w:rPr>
          <w:rFonts w:ascii="Times New Roman" w:hAnsi="Times New Roman"/>
          <w:sz w:val="24"/>
          <w:szCs w:val="24"/>
        </w:rPr>
        <w:t>Participating</w:t>
      </w:r>
      <w:r w:rsidRPr="00D71878">
        <w:rPr>
          <w:rFonts w:ascii="Times New Roman" w:hAnsi="Times New Roman"/>
          <w:sz w:val="24"/>
          <w:szCs w:val="24"/>
        </w:rPr>
        <w:t xml:space="preserve"> Settlement Class Members shall be bound by this Agreement, and all </w:t>
      </w:r>
      <w:r w:rsidRPr="00AF4E08">
        <w:rPr>
          <w:rFonts w:ascii="Times New Roman" w:hAnsi="Times New Roman"/>
          <w:sz w:val="24"/>
          <w:szCs w:val="24"/>
        </w:rPr>
        <w:t>Participating</w:t>
      </w:r>
      <w:r w:rsidRPr="00D71878">
        <w:rPr>
          <w:rFonts w:ascii="Times New Roman" w:hAnsi="Times New Roman"/>
          <w:sz w:val="24"/>
          <w:szCs w:val="24"/>
        </w:rPr>
        <w:t xml:space="preserve"> Settlement Class Member Released Claims and the Released Claims shall be released as against the Defendant and the Released Parties.  All </w:t>
      </w:r>
      <w:r w:rsidRPr="00AF4E08">
        <w:rPr>
          <w:rFonts w:ascii="Times New Roman" w:hAnsi="Times New Roman"/>
          <w:sz w:val="24"/>
          <w:szCs w:val="24"/>
        </w:rPr>
        <w:t>Stipulated</w:t>
      </w:r>
      <w:r w:rsidRPr="00D71878">
        <w:rPr>
          <w:rFonts w:ascii="Times New Roman" w:hAnsi="Times New Roman"/>
          <w:sz w:val="24"/>
          <w:szCs w:val="24"/>
        </w:rPr>
        <w:t xml:space="preserve"> Class Members who do not opt out of the Settlement as described in this Agreement shall be barred from pursuing, or seeking to reopen, any Released Claims against the Defendant and the Released Parties.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The Maximum Settlement Amount, as set forth i</w:t>
      </w:r>
      <w:r w:rsidRPr="005101F1">
        <w:rPr>
          <w:rFonts w:ascii="Times New Roman" w:hAnsi="Times New Roman"/>
          <w:sz w:val="24"/>
          <w:szCs w:val="24"/>
        </w:rPr>
        <w:t>n Paragraph 1</w:t>
      </w:r>
      <w:r>
        <w:rPr>
          <w:rFonts w:ascii="Times New Roman" w:hAnsi="Times New Roman"/>
          <w:sz w:val="24"/>
          <w:szCs w:val="24"/>
        </w:rPr>
        <w:t>9</w:t>
      </w:r>
      <w:r w:rsidRPr="00D71878">
        <w:rPr>
          <w:rFonts w:ascii="Times New Roman" w:hAnsi="Times New Roman"/>
          <w:sz w:val="24"/>
          <w:szCs w:val="24"/>
        </w:rPr>
        <w:t xml:space="preserve">, specifically contemplates a total class size of </w:t>
      </w:r>
      <w:r w:rsidR="003A313A" w:rsidRPr="008F763C">
        <w:rPr>
          <w:rFonts w:ascii="Times New Roman" w:hAnsi="Times New Roman"/>
          <w:sz w:val="24"/>
          <w:szCs w:val="24"/>
        </w:rPr>
        <w:t xml:space="preserve">Four </w:t>
      </w:r>
      <w:r w:rsidR="00E51A95" w:rsidRPr="008F763C">
        <w:rPr>
          <w:rFonts w:ascii="Times New Roman" w:hAnsi="Times New Roman"/>
          <w:sz w:val="24"/>
          <w:szCs w:val="24"/>
        </w:rPr>
        <w:t xml:space="preserve">Hundred </w:t>
      </w:r>
      <w:r w:rsidR="003A313A" w:rsidRPr="008F763C">
        <w:rPr>
          <w:rFonts w:ascii="Times New Roman" w:hAnsi="Times New Roman"/>
          <w:sz w:val="24"/>
          <w:szCs w:val="24"/>
        </w:rPr>
        <w:t>Forty Four (444</w:t>
      </w:r>
      <w:r w:rsidR="00E51A95" w:rsidRPr="008F763C">
        <w:rPr>
          <w:rFonts w:ascii="Times New Roman" w:hAnsi="Times New Roman"/>
          <w:sz w:val="24"/>
          <w:szCs w:val="24"/>
        </w:rPr>
        <w:t>)</w:t>
      </w:r>
      <w:r w:rsidRPr="008F763C">
        <w:rPr>
          <w:rFonts w:ascii="Times New Roman" w:hAnsi="Times New Roman"/>
          <w:sz w:val="24"/>
          <w:szCs w:val="24"/>
        </w:rPr>
        <w:t xml:space="preserve"> Stipulated Class Members</w:t>
      </w:r>
      <w:r w:rsidRPr="00D71878">
        <w:rPr>
          <w:rFonts w:ascii="Times New Roman" w:hAnsi="Times New Roman"/>
          <w:sz w:val="24"/>
          <w:szCs w:val="24"/>
        </w:rPr>
        <w:t xml:space="preserve"> (“Class Size”), and is based on this Class Size.  </w:t>
      </w:r>
      <w:r w:rsidR="007F4568">
        <w:rPr>
          <w:rFonts w:ascii="Times New Roman" w:hAnsi="Times New Roman"/>
          <w:sz w:val="24"/>
          <w:szCs w:val="24"/>
        </w:rPr>
        <w:t xml:space="preserve"> </w:t>
      </w:r>
      <w:r>
        <w:rPr>
          <w:rFonts w:ascii="Times New Roman" w:hAnsi="Times New Roman"/>
          <w:sz w:val="24"/>
          <w:szCs w:val="24"/>
        </w:rPr>
        <w:t xml:space="preserve"> </w:t>
      </w:r>
      <w:r w:rsidRPr="00D71878">
        <w:rPr>
          <w:rFonts w:ascii="Times New Roman" w:hAnsi="Times New Roman"/>
          <w:sz w:val="24"/>
          <w:szCs w:val="24"/>
        </w:rPr>
        <w:t xml:space="preserve">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Calculation of Settlement Payments</w:t>
      </w:r>
      <w:r w:rsidRPr="00D71878">
        <w:rPr>
          <w:rFonts w:ascii="Times New Roman" w:hAnsi="Times New Roman"/>
          <w:sz w:val="24"/>
          <w:szCs w:val="24"/>
        </w:rPr>
        <w:t xml:space="preserve">.  The Class Action Administrator will calculate pro rata Settlement Payments to Participating Settlement Class Members from the Net Settlement Amount based on each </w:t>
      </w:r>
      <w:r w:rsidRPr="00AF4E08">
        <w:rPr>
          <w:rFonts w:ascii="Times New Roman" w:hAnsi="Times New Roman"/>
          <w:sz w:val="24"/>
          <w:szCs w:val="24"/>
        </w:rPr>
        <w:t>Participating</w:t>
      </w:r>
      <w:r w:rsidRPr="00D71878">
        <w:rPr>
          <w:rFonts w:ascii="Times New Roman" w:hAnsi="Times New Roman"/>
          <w:sz w:val="24"/>
          <w:szCs w:val="24"/>
        </w:rPr>
        <w:t xml:space="preserve"> Settlement Class Member’s Qualifying Pay Periods as reflected on Defendant’s internal records as set forth in this paragraph.  The Parties agree that the following formulas for allocating the Settlement Payments provided herein are reasonable and that the Settlement Payments provided herein are designed to provide a fair settlement to the Class:</w:t>
      </w:r>
    </w:p>
    <w:p w:rsidR="001E2055" w:rsidRPr="00D71878" w:rsidRDefault="001E2055" w:rsidP="00E51A95">
      <w:pPr>
        <w:pStyle w:val="ListParagraph"/>
        <w:widowControl w:val="0"/>
        <w:numPr>
          <w:ilvl w:val="0"/>
          <w:numId w:val="4"/>
        </w:numPr>
        <w:tabs>
          <w:tab w:val="num" w:pos="1440"/>
        </w:tabs>
        <w:spacing w:line="480" w:lineRule="exact"/>
        <w:ind w:left="2160" w:hanging="720"/>
        <w:jc w:val="both"/>
        <w:outlineLvl w:val="2"/>
        <w:rPr>
          <w:rFonts w:ascii="Times New Roman" w:hAnsi="Times New Roman"/>
          <w:sz w:val="24"/>
          <w:szCs w:val="24"/>
        </w:rPr>
      </w:pPr>
      <w:r w:rsidRPr="00D71878">
        <w:rPr>
          <w:rFonts w:ascii="Times New Roman" w:hAnsi="Times New Roman"/>
          <w:sz w:val="24"/>
          <w:szCs w:val="24"/>
        </w:rPr>
        <w:t xml:space="preserve">The number of Qualifying Pay Periods that each </w:t>
      </w:r>
      <w:r w:rsidRPr="00AF4E08">
        <w:rPr>
          <w:rFonts w:ascii="Times New Roman" w:hAnsi="Times New Roman"/>
          <w:sz w:val="24"/>
          <w:szCs w:val="24"/>
        </w:rPr>
        <w:t>Participating</w:t>
      </w:r>
      <w:r w:rsidRPr="00D71878">
        <w:rPr>
          <w:rFonts w:ascii="Times New Roman" w:hAnsi="Times New Roman"/>
          <w:sz w:val="24"/>
          <w:szCs w:val="24"/>
        </w:rPr>
        <w:t xml:space="preserve"> Settlement Class Member was employed shall be determined;</w:t>
      </w:r>
    </w:p>
    <w:p w:rsidR="001E2055" w:rsidRPr="00D71878" w:rsidRDefault="001E2055" w:rsidP="00E51A95">
      <w:pPr>
        <w:pStyle w:val="ListParagraph"/>
        <w:widowControl w:val="0"/>
        <w:numPr>
          <w:ilvl w:val="0"/>
          <w:numId w:val="4"/>
        </w:numPr>
        <w:tabs>
          <w:tab w:val="num" w:pos="1440"/>
        </w:tabs>
        <w:spacing w:line="480" w:lineRule="exact"/>
        <w:ind w:left="2160" w:hanging="720"/>
        <w:jc w:val="both"/>
        <w:outlineLvl w:val="2"/>
        <w:rPr>
          <w:rFonts w:ascii="Times New Roman" w:hAnsi="Times New Roman"/>
          <w:sz w:val="24"/>
          <w:szCs w:val="24"/>
        </w:rPr>
      </w:pPr>
      <w:r w:rsidRPr="00D71878">
        <w:rPr>
          <w:rFonts w:ascii="Times New Roman" w:hAnsi="Times New Roman"/>
          <w:sz w:val="24"/>
          <w:szCs w:val="24"/>
        </w:rPr>
        <w:t xml:space="preserve">The number of Qualifying Pay Periods that all </w:t>
      </w:r>
      <w:r w:rsidRPr="00AF4E08">
        <w:rPr>
          <w:rFonts w:ascii="Times New Roman" w:hAnsi="Times New Roman"/>
          <w:sz w:val="24"/>
          <w:szCs w:val="24"/>
        </w:rPr>
        <w:t>Participating</w:t>
      </w:r>
      <w:r w:rsidRPr="00D71878">
        <w:rPr>
          <w:rFonts w:ascii="Times New Roman" w:hAnsi="Times New Roman"/>
          <w:sz w:val="24"/>
          <w:szCs w:val="24"/>
        </w:rPr>
        <w:t xml:space="preserve"> Settlement Class Members were employed shall be aggregated;</w:t>
      </w:r>
    </w:p>
    <w:p w:rsidR="001E2055" w:rsidRPr="00D71878" w:rsidRDefault="001E2055" w:rsidP="00E51A95">
      <w:pPr>
        <w:pStyle w:val="ListParagraph"/>
        <w:widowControl w:val="0"/>
        <w:numPr>
          <w:ilvl w:val="0"/>
          <w:numId w:val="4"/>
        </w:numPr>
        <w:tabs>
          <w:tab w:val="num" w:pos="1440"/>
        </w:tabs>
        <w:spacing w:line="480" w:lineRule="exact"/>
        <w:ind w:left="2160" w:hanging="720"/>
        <w:jc w:val="both"/>
        <w:outlineLvl w:val="2"/>
        <w:rPr>
          <w:rFonts w:ascii="Times New Roman" w:hAnsi="Times New Roman"/>
          <w:sz w:val="24"/>
          <w:szCs w:val="24"/>
        </w:rPr>
      </w:pPr>
      <w:r w:rsidRPr="00D71878">
        <w:rPr>
          <w:rFonts w:ascii="Times New Roman" w:hAnsi="Times New Roman"/>
          <w:sz w:val="24"/>
          <w:szCs w:val="24"/>
        </w:rPr>
        <w:t xml:space="preserve">The percentage obtained by dividing the number of Qualifying Pay Periods for an individual </w:t>
      </w:r>
      <w:r w:rsidRPr="00AF4E08">
        <w:rPr>
          <w:rFonts w:ascii="Times New Roman" w:hAnsi="Times New Roman"/>
          <w:sz w:val="24"/>
          <w:szCs w:val="24"/>
        </w:rPr>
        <w:t>Participating</w:t>
      </w:r>
      <w:r w:rsidRPr="00D71878">
        <w:rPr>
          <w:rFonts w:ascii="Times New Roman" w:hAnsi="Times New Roman"/>
          <w:sz w:val="24"/>
          <w:szCs w:val="24"/>
        </w:rPr>
        <w:t xml:space="preserve"> Settlement Class Member by the aggregate of all Qualifying Pay Periods for all </w:t>
      </w:r>
      <w:r w:rsidRPr="00AF4E08">
        <w:rPr>
          <w:rFonts w:ascii="Times New Roman" w:hAnsi="Times New Roman"/>
          <w:sz w:val="24"/>
          <w:szCs w:val="24"/>
        </w:rPr>
        <w:t>Participating</w:t>
      </w:r>
      <w:r w:rsidRPr="00D71878">
        <w:rPr>
          <w:rFonts w:ascii="Times New Roman" w:hAnsi="Times New Roman"/>
          <w:sz w:val="24"/>
          <w:szCs w:val="24"/>
        </w:rPr>
        <w:t xml:space="preserve"> Settlement Class Members shall be used to calculate that individual Participating Settlement Class Member’s relative share of the Net Settlement Amount.</w:t>
      </w:r>
    </w:p>
    <w:p w:rsidR="001E2055" w:rsidRPr="00D71878" w:rsidRDefault="001E2055" w:rsidP="00E51A95">
      <w:pPr>
        <w:pStyle w:val="ListParagraph"/>
        <w:widowControl w:val="0"/>
        <w:numPr>
          <w:ilvl w:val="0"/>
          <w:numId w:val="4"/>
        </w:numPr>
        <w:tabs>
          <w:tab w:val="num" w:pos="1440"/>
        </w:tabs>
        <w:spacing w:line="480" w:lineRule="exact"/>
        <w:ind w:left="2160" w:hanging="720"/>
        <w:jc w:val="both"/>
        <w:outlineLvl w:val="2"/>
        <w:rPr>
          <w:rFonts w:ascii="Times New Roman" w:hAnsi="Times New Roman"/>
          <w:sz w:val="24"/>
          <w:szCs w:val="24"/>
        </w:rPr>
      </w:pPr>
      <w:r w:rsidRPr="00D71878">
        <w:rPr>
          <w:rFonts w:ascii="Times New Roman" w:hAnsi="Times New Roman"/>
          <w:sz w:val="24"/>
          <w:szCs w:val="24"/>
        </w:rPr>
        <w:t xml:space="preserve">The Parties hereby agree that the formula for allocating to the Settlement Payments provided herein is reasonable and that the settlement payments provided herein are designed to provide a fair settlement to the </w:t>
      </w:r>
      <w:r w:rsidRPr="00AF4E08">
        <w:rPr>
          <w:rFonts w:ascii="Times New Roman" w:hAnsi="Times New Roman"/>
          <w:sz w:val="24"/>
          <w:szCs w:val="24"/>
        </w:rPr>
        <w:t>Stipulated</w:t>
      </w:r>
      <w:r w:rsidRPr="00D71878">
        <w:rPr>
          <w:rFonts w:ascii="Times New Roman" w:hAnsi="Times New Roman"/>
          <w:sz w:val="24"/>
          <w:szCs w:val="24"/>
        </w:rPr>
        <w:t xml:space="preserve"> Class, despite the uncertainties associated with the amounts alleged to be </w:t>
      </w:r>
      <w:r w:rsidRPr="00D71878">
        <w:rPr>
          <w:rFonts w:ascii="Times New Roman" w:hAnsi="Times New Roman"/>
          <w:sz w:val="24"/>
          <w:szCs w:val="24"/>
        </w:rPr>
        <w:lastRenderedPageBreak/>
        <w:t>owed.</w:t>
      </w:r>
    </w:p>
    <w:p w:rsidR="001E2055"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Distribution of Settlement Payments</w:t>
      </w:r>
      <w:r w:rsidRPr="00D71878">
        <w:rPr>
          <w:rFonts w:ascii="Times New Roman" w:hAnsi="Times New Roman"/>
          <w:sz w:val="24"/>
          <w:szCs w:val="24"/>
        </w:rPr>
        <w:t xml:space="preserve">.  If and when the Effective Date occurs, the Class Action Administrator shall prepare a final list of all </w:t>
      </w:r>
      <w:r w:rsidRPr="00AF4E08">
        <w:rPr>
          <w:rFonts w:ascii="Times New Roman" w:hAnsi="Times New Roman"/>
          <w:sz w:val="24"/>
          <w:szCs w:val="24"/>
        </w:rPr>
        <w:t>Participating</w:t>
      </w:r>
      <w:r w:rsidRPr="00D71878">
        <w:rPr>
          <w:rFonts w:ascii="Times New Roman" w:hAnsi="Times New Roman"/>
          <w:sz w:val="24"/>
          <w:szCs w:val="24"/>
        </w:rPr>
        <w:t xml:space="preserve"> Settlement Class Members.  For each </w:t>
      </w:r>
      <w:r w:rsidRPr="00AF4E08">
        <w:rPr>
          <w:rFonts w:ascii="Times New Roman" w:hAnsi="Times New Roman"/>
          <w:sz w:val="24"/>
          <w:szCs w:val="24"/>
        </w:rPr>
        <w:t>Participating</w:t>
      </w:r>
      <w:r w:rsidRPr="00D71878">
        <w:rPr>
          <w:rFonts w:ascii="Times New Roman" w:hAnsi="Times New Roman"/>
          <w:sz w:val="24"/>
          <w:szCs w:val="24"/>
        </w:rPr>
        <w:t xml:space="preserve"> Settlement Class Member on this list, the Class Action Administrator will calculate the amounts due to each </w:t>
      </w:r>
      <w:r w:rsidRPr="00AF4E08">
        <w:rPr>
          <w:rFonts w:ascii="Times New Roman" w:hAnsi="Times New Roman"/>
          <w:sz w:val="24"/>
          <w:szCs w:val="24"/>
        </w:rPr>
        <w:t>Participating</w:t>
      </w:r>
      <w:r w:rsidRPr="00D71878">
        <w:rPr>
          <w:rFonts w:ascii="Times New Roman" w:hAnsi="Times New Roman"/>
          <w:sz w:val="24"/>
          <w:szCs w:val="24"/>
        </w:rPr>
        <w:t xml:space="preserve"> Settlement Class Member and issue checks payable to said Participating Settlement Class Member.  Defendant shall deposit all necessary funds with the Class Action Administrator no later than twenty (20) calendar days after the Effective Date of the Settlement.  The Settlement Payments made to </w:t>
      </w:r>
      <w:r w:rsidRPr="00AF4E08">
        <w:rPr>
          <w:rFonts w:ascii="Times New Roman" w:hAnsi="Times New Roman"/>
          <w:sz w:val="24"/>
          <w:szCs w:val="24"/>
        </w:rPr>
        <w:t>Participating</w:t>
      </w:r>
      <w:r w:rsidRPr="00D71878">
        <w:rPr>
          <w:rFonts w:ascii="Times New Roman" w:hAnsi="Times New Roman"/>
          <w:sz w:val="24"/>
          <w:szCs w:val="24"/>
        </w:rPr>
        <w:t xml:space="preserve"> Settlement Class Members under this Agreement shall not be utilized to calculate any additional benefits under any benefit plans to which any Participating Settlement Class Member may otherwise be eligible, including, but not limited to:  profit-sharing plans, bonus plans, 401(k) plans, stock purchase plans, vacation plans, sick leave plans, paid time off plans, and any other benefit plan. </w:t>
      </w:r>
    </w:p>
    <w:p w:rsidR="001E2055" w:rsidRPr="00D71878" w:rsidRDefault="001E2055" w:rsidP="00E51A95">
      <w:pPr>
        <w:widowControl w:val="0"/>
        <w:jc w:val="both"/>
        <w:outlineLvl w:val="1"/>
        <w:rPr>
          <w:b/>
          <w:u w:val="single"/>
        </w:rPr>
      </w:pPr>
      <w:r w:rsidRPr="00D71878">
        <w:rPr>
          <w:b/>
          <w:u w:val="single"/>
        </w:rPr>
        <w:t>VII.  PRELIMINARY APPROVAL, FINAL SETTLEMENT HEARING, AND TERMINATION OF SETTLEMENT</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Preliminary Court Approval of the Settlement</w:t>
      </w:r>
      <w:r w:rsidRPr="00D71878">
        <w:rPr>
          <w:rFonts w:ascii="Times New Roman" w:hAnsi="Times New Roman"/>
          <w:sz w:val="24"/>
          <w:szCs w:val="24"/>
        </w:rPr>
        <w:t xml:space="preserve">.  </w:t>
      </w:r>
      <w:r w:rsidR="00E51A95">
        <w:rPr>
          <w:rFonts w:ascii="Times New Roman" w:hAnsi="Times New Roman"/>
          <w:sz w:val="24"/>
          <w:szCs w:val="24"/>
        </w:rPr>
        <w:t>At the Initial Status Conference in the above entitled matter</w:t>
      </w:r>
      <w:r w:rsidRPr="00D71878">
        <w:rPr>
          <w:rFonts w:ascii="Times New Roman" w:hAnsi="Times New Roman"/>
          <w:sz w:val="24"/>
          <w:szCs w:val="24"/>
        </w:rPr>
        <w:t>, Plaintiff shall be responsible for request</w:t>
      </w:r>
      <w:r>
        <w:rPr>
          <w:rFonts w:ascii="Times New Roman" w:hAnsi="Times New Roman"/>
          <w:sz w:val="24"/>
          <w:szCs w:val="24"/>
        </w:rPr>
        <w:t>ing</w:t>
      </w:r>
      <w:r w:rsidRPr="00D71878">
        <w:rPr>
          <w:rFonts w:ascii="Times New Roman" w:hAnsi="Times New Roman"/>
          <w:sz w:val="24"/>
          <w:szCs w:val="24"/>
        </w:rPr>
        <w:t xml:space="preserve"> the Court to set a date for Preliminary Approval. Plaintiff shall be responsible for drafting an</w:t>
      </w:r>
      <w:r>
        <w:rPr>
          <w:rFonts w:ascii="Times New Roman" w:hAnsi="Times New Roman"/>
          <w:sz w:val="24"/>
          <w:szCs w:val="24"/>
        </w:rPr>
        <w:t>d</w:t>
      </w:r>
      <w:r w:rsidRPr="00D71878">
        <w:rPr>
          <w:rFonts w:ascii="Times New Roman" w:hAnsi="Times New Roman"/>
          <w:sz w:val="24"/>
          <w:szCs w:val="24"/>
        </w:rPr>
        <w:t xml:space="preserve"> filing the Motion for Preliminary Approva</w:t>
      </w:r>
      <w:r>
        <w:rPr>
          <w:rFonts w:ascii="Times New Roman" w:hAnsi="Times New Roman"/>
          <w:sz w:val="24"/>
          <w:szCs w:val="24"/>
        </w:rPr>
        <w:t>l and proposed Order</w:t>
      </w:r>
      <w:r w:rsidR="00E51A95">
        <w:rPr>
          <w:rFonts w:ascii="Times New Roman" w:hAnsi="Times New Roman"/>
          <w:sz w:val="24"/>
          <w:szCs w:val="24"/>
        </w:rPr>
        <w:t xml:space="preserve"> within thirty (30) days of the Initial Status Conference</w:t>
      </w:r>
      <w:r w:rsidRPr="00D71878">
        <w:rPr>
          <w:rFonts w:ascii="Times New Roman" w:hAnsi="Times New Roman"/>
          <w:sz w:val="24"/>
          <w:szCs w:val="24"/>
        </w:rPr>
        <w:t xml:space="preserve">.  The Motion for Preliminary Approval shall request an Order that shall: </w:t>
      </w:r>
    </w:p>
    <w:p w:rsidR="001E2055" w:rsidRPr="00D71878" w:rsidRDefault="001E2055" w:rsidP="00E51A95">
      <w:pPr>
        <w:widowControl w:val="0"/>
        <w:ind w:left="2160" w:hanging="720"/>
        <w:jc w:val="both"/>
        <w:outlineLvl w:val="1"/>
      </w:pPr>
      <w:r w:rsidRPr="00D71878">
        <w:t xml:space="preserve">a.  </w:t>
      </w:r>
      <w:r w:rsidRPr="00D71878">
        <w:tab/>
        <w:t xml:space="preserve">Preliminarily approve the proposed Settlement and this Agreement; </w:t>
      </w:r>
    </w:p>
    <w:p w:rsidR="001E2055" w:rsidRPr="00D71878" w:rsidRDefault="001E2055" w:rsidP="00E51A95">
      <w:pPr>
        <w:widowControl w:val="0"/>
        <w:ind w:left="2160" w:hanging="720"/>
        <w:jc w:val="both"/>
        <w:outlineLvl w:val="1"/>
      </w:pPr>
      <w:r w:rsidRPr="00D71878">
        <w:t xml:space="preserve">b.  </w:t>
      </w:r>
      <w:r w:rsidRPr="00D71878">
        <w:tab/>
        <w:t xml:space="preserve">Conditionally certify the Settlement Class pursuant to the California Code of Civil Procedure for the sole purpose of effectuating this settlement; </w:t>
      </w:r>
    </w:p>
    <w:p w:rsidR="001E2055" w:rsidRPr="00D71878" w:rsidRDefault="001E2055" w:rsidP="00E51A95">
      <w:pPr>
        <w:widowControl w:val="0"/>
        <w:ind w:left="2160" w:hanging="720"/>
        <w:jc w:val="both"/>
        <w:outlineLvl w:val="1"/>
      </w:pPr>
      <w:r w:rsidRPr="00D71878">
        <w:t xml:space="preserve">c.  </w:t>
      </w:r>
      <w:r w:rsidRPr="00D71878">
        <w:tab/>
        <w:t xml:space="preserve">Approve the plan for provision of notice to Stipulated Class Members under this Agreement, including the form of the Class Notice and Claim Form;  </w:t>
      </w:r>
    </w:p>
    <w:p w:rsidR="001E2055" w:rsidRPr="00D71878" w:rsidRDefault="001E2055" w:rsidP="00E51A95">
      <w:pPr>
        <w:widowControl w:val="0"/>
        <w:ind w:left="2160" w:hanging="720"/>
        <w:jc w:val="both"/>
        <w:outlineLvl w:val="1"/>
      </w:pPr>
      <w:r w:rsidRPr="00D71878">
        <w:t xml:space="preserve">e.   </w:t>
      </w:r>
      <w:r w:rsidRPr="00D71878">
        <w:tab/>
        <w:t xml:space="preserve">Approve the procedure for Stipulated Class Members to object to the Settlement, including setting a deadline for Stipulated Class Members to </w:t>
      </w:r>
      <w:r w:rsidRPr="00D71878">
        <w:lastRenderedPageBreak/>
        <w:t xml:space="preserve">submit such objections; and </w:t>
      </w:r>
    </w:p>
    <w:p w:rsidR="001E2055" w:rsidRPr="00D71878" w:rsidRDefault="001E2055" w:rsidP="00E51A95">
      <w:pPr>
        <w:widowControl w:val="0"/>
        <w:ind w:left="2160" w:hanging="720"/>
        <w:jc w:val="both"/>
        <w:outlineLvl w:val="1"/>
      </w:pPr>
      <w:r w:rsidRPr="00D71878">
        <w:t xml:space="preserve">f.   </w:t>
      </w:r>
      <w:r w:rsidRPr="00D71878">
        <w:tab/>
        <w:t xml:space="preserve">Schedule the Final Settlement Hearing for final approval of this Settlement and entry of the Final Judgment.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Final Court Approval of the Settlement.</w:t>
      </w:r>
      <w:r w:rsidRPr="00D71878">
        <w:rPr>
          <w:rFonts w:ascii="Times New Roman" w:hAnsi="Times New Roman"/>
          <w:sz w:val="24"/>
          <w:szCs w:val="24"/>
        </w:rPr>
        <w:t xml:space="preserve">  Plaintiff shall be responsible for preparing and filing the Motion for Final Approval of the Settlement within </w:t>
      </w:r>
      <w:r>
        <w:rPr>
          <w:rFonts w:ascii="Times New Roman" w:hAnsi="Times New Roman"/>
          <w:sz w:val="24"/>
          <w:szCs w:val="24"/>
        </w:rPr>
        <w:t>thirty</w:t>
      </w:r>
      <w:r w:rsidRPr="00D71878">
        <w:rPr>
          <w:rFonts w:ascii="Times New Roman" w:hAnsi="Times New Roman"/>
          <w:sz w:val="24"/>
          <w:szCs w:val="24"/>
        </w:rPr>
        <w:t xml:space="preserve"> (</w:t>
      </w:r>
      <w:r>
        <w:rPr>
          <w:rFonts w:ascii="Times New Roman" w:hAnsi="Times New Roman"/>
          <w:sz w:val="24"/>
          <w:szCs w:val="24"/>
        </w:rPr>
        <w:t>3</w:t>
      </w:r>
      <w:r w:rsidRPr="00D71878">
        <w:rPr>
          <w:rFonts w:ascii="Times New Roman" w:hAnsi="Times New Roman"/>
          <w:sz w:val="24"/>
          <w:szCs w:val="24"/>
        </w:rPr>
        <w:t xml:space="preserve">0) days following the conclusion of the Notice Period. Plaintiff shall also be responsible for preparing and filing Class Counsel’s application for attorney fees, reimbursement of litigation costs, and Plaintiff’s Service Enhancement Payment. Prior to the Final Approval hearing by the Court, Plaintiff will </w:t>
      </w:r>
      <w:r w:rsidR="00B9280C">
        <w:rPr>
          <w:rFonts w:ascii="Times New Roman" w:hAnsi="Times New Roman"/>
          <w:sz w:val="24"/>
          <w:szCs w:val="24"/>
        </w:rPr>
        <w:t>submit proposed Final Order(s):</w:t>
      </w:r>
      <w:r w:rsidRPr="00D71878">
        <w:rPr>
          <w:rFonts w:ascii="Times New Roman" w:hAnsi="Times New Roman"/>
          <w:sz w:val="24"/>
          <w:szCs w:val="24"/>
        </w:rPr>
        <w:t xml:space="preserve"> (a) certifying the Class for settlement purposes only; (b) finding the settlement fair, reasonable, and in the best interests of the Stipulated Class Members; (c) approving Class Counsel’s application for an award of attorneys’ fees and litigation costs; (d) approving the Class Representative’s application for a Service Enhancement Payment; (e) approving payment of Class Action Administration fees; and (f) entering judgment in accordance with this Settlement.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Coordination of Counsel’s Efforts</w:t>
      </w:r>
      <w:r w:rsidR="00B9280C">
        <w:rPr>
          <w:rFonts w:ascii="Times New Roman" w:hAnsi="Times New Roman"/>
          <w:sz w:val="24"/>
          <w:szCs w:val="24"/>
        </w:rPr>
        <w:t xml:space="preserve">. </w:t>
      </w:r>
      <w:r w:rsidRPr="00D71878">
        <w:rPr>
          <w:rFonts w:ascii="Times New Roman" w:hAnsi="Times New Roman"/>
          <w:sz w:val="24"/>
          <w:szCs w:val="24"/>
        </w:rPr>
        <w:t xml:space="preserve">Defendant shall not oppose Plaintiff’s Motions for Preliminary Approval and Final Approval of the Settlement, provided such motions and related materials support and are consistent with the terms of this Agreement as set forth herein.  Class Counsel shall provide Defendant with Plaintiff’s Motion for Preliminary Approval and Motion for Final Approval and their related materials for Defendant’s review and comment at least </w:t>
      </w:r>
      <w:r w:rsidR="00585307">
        <w:rPr>
          <w:rFonts w:ascii="Times New Roman" w:hAnsi="Times New Roman"/>
          <w:sz w:val="24"/>
          <w:szCs w:val="24"/>
        </w:rPr>
        <w:t xml:space="preserve"> ten</w:t>
      </w:r>
      <w:r w:rsidRPr="00D71878">
        <w:rPr>
          <w:rFonts w:ascii="Times New Roman" w:hAnsi="Times New Roman"/>
          <w:sz w:val="24"/>
          <w:szCs w:val="24"/>
        </w:rPr>
        <w:t xml:space="preserve"> business days before each is filed.</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Right to Revoke, Termination, or Other Failure of Settlement</w:t>
      </w:r>
      <w:r w:rsidRPr="00D71878">
        <w:rPr>
          <w:rFonts w:ascii="Times New Roman" w:hAnsi="Times New Roman"/>
          <w:sz w:val="24"/>
          <w:szCs w:val="24"/>
        </w:rPr>
        <w:t xml:space="preserve">.  Either Party has the right in its sole and exclusive discretion to terminate and withdraw from the Settlement at any time prior to the Date of Final Approval if any of the following occur: (a) the Court does not certify the Stipulated Settlement Class as described herein, or does not certify a class releasing all of the Participating Settlement Class Member Released Claims, the Released Claims, and/or the Class Representative Released Claims as defined herein or otherwise makes an order inconsistent with any of the terms of this Settlement Agreement;  (b) the Court does not grant preliminary or final approval of the Settlement in accordance with its terms; (c) the Court does </w:t>
      </w:r>
      <w:r w:rsidRPr="00D71878">
        <w:rPr>
          <w:rFonts w:ascii="Times New Roman" w:hAnsi="Times New Roman"/>
          <w:sz w:val="24"/>
          <w:szCs w:val="24"/>
        </w:rPr>
        <w:lastRenderedPageBreak/>
        <w:t xml:space="preserve">not enter the Final Judgment; (d) Defendant exercises its option to terminate the Settlement; or (e) the Effective Date does not occur or the Settlement does not become final for any other reason.  If, for any reason, the Settlement is not approved by the Court, or if a Party terminates and withdraws from the Settlement pursuant to this paragraph, this Settlement Agreement and any related settlement documents shall be null and void, and any class certified for settlement purposes will be vacated and any other order entered by the Court in furtherance of this Settlement shall be treated as void </w:t>
      </w:r>
      <w:r w:rsidRPr="00D71878">
        <w:rPr>
          <w:rFonts w:ascii="Times New Roman" w:hAnsi="Times New Roman"/>
          <w:i/>
          <w:sz w:val="24"/>
          <w:szCs w:val="24"/>
        </w:rPr>
        <w:t>ab initio</w:t>
      </w:r>
      <w:r w:rsidRPr="00D71878">
        <w:rPr>
          <w:rFonts w:ascii="Times New Roman" w:hAnsi="Times New Roman"/>
          <w:sz w:val="24"/>
          <w:szCs w:val="24"/>
        </w:rPr>
        <w:t xml:space="preserve">.  In such an event, the Parties shall return to the status quo as if the Parties had not entered into this Settlement, and this Agreement, all negotiations, Court orders, and proceedings relating thereto shall be without prejudice to the rights of the Parties hereto, and all evidence relating to the Settlement and all negotiations shall not be admissible, discoverable, or otherwise used in the Action, in any other litigation, or otherwise.  Any funds (including the Maximum Settlement Fund) used or to be used for the Settlement, including for claims administration costs and fees, Plaintiff’s Service Enhancement Payment, Class Counsel’s attorneys’ fees and costs, and Settlement Payments shall be returned to Defendant, and the Parties shall be restored to their positions as though this Agreement had never been executed, with the exception of Class Action Administration Costs already incurred before the Settlement is voided or otherwise not effectuated.  In such event, for Class Action Administration Costs incurred prior to the date the Settlement is voided or otherwise not effectuated, the Class Action Administrator shall be paid equally by each of the Parties for its reasonable costs incurred to the date the Settlement was voided or otherwise not effectuated.   The terminating Party shall give to the other Party (through its counsel) written notice of its decision to terminate within ten (10) business days after receiving notice that one of the enumerated events has occurred.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u w:val="single"/>
        </w:rPr>
      </w:pPr>
      <w:r w:rsidRPr="00D71878">
        <w:rPr>
          <w:rFonts w:ascii="Times New Roman" w:hAnsi="Times New Roman"/>
          <w:sz w:val="24"/>
          <w:szCs w:val="24"/>
          <w:u w:val="single"/>
        </w:rPr>
        <w:t>Defendant’s Termination Right and Option.</w:t>
      </w:r>
      <w:r w:rsidRPr="00D71878">
        <w:rPr>
          <w:rFonts w:ascii="Times New Roman" w:hAnsi="Times New Roman"/>
          <w:sz w:val="24"/>
          <w:szCs w:val="24"/>
        </w:rPr>
        <w:t xml:space="preserve">  Notwithstanding any other provision of this Settlement, Defendant shall have the sole and exclusive option (but not the obligation), in the exercise of its sole discretion, to terminate or cancel the Settlement if </w:t>
      </w:r>
      <w:r w:rsidRPr="005E66CC">
        <w:rPr>
          <w:rFonts w:ascii="Times New Roman" w:hAnsi="Times New Roman"/>
          <w:sz w:val="24"/>
          <w:szCs w:val="24"/>
        </w:rPr>
        <w:t>three percent (3%)</w:t>
      </w:r>
      <w:r>
        <w:rPr>
          <w:rFonts w:ascii="Times New Roman" w:hAnsi="Times New Roman"/>
          <w:sz w:val="24"/>
          <w:szCs w:val="24"/>
        </w:rPr>
        <w:t xml:space="preserve"> of the </w:t>
      </w:r>
      <w:r w:rsidRPr="00AF4E08">
        <w:rPr>
          <w:rFonts w:ascii="Times New Roman" w:hAnsi="Times New Roman"/>
          <w:sz w:val="24"/>
          <w:szCs w:val="24"/>
        </w:rPr>
        <w:t>Stipulated</w:t>
      </w:r>
      <w:r w:rsidRPr="00D71878">
        <w:rPr>
          <w:rFonts w:ascii="Times New Roman" w:hAnsi="Times New Roman"/>
          <w:sz w:val="24"/>
          <w:szCs w:val="24"/>
        </w:rPr>
        <w:t xml:space="preserve"> Class Members </w:t>
      </w:r>
      <w:r>
        <w:rPr>
          <w:rFonts w:ascii="Times New Roman" w:hAnsi="Times New Roman"/>
          <w:sz w:val="24"/>
          <w:szCs w:val="24"/>
        </w:rPr>
        <w:t xml:space="preserve">opt-out and </w:t>
      </w:r>
      <w:r w:rsidRPr="00D71878">
        <w:rPr>
          <w:rFonts w:ascii="Times New Roman" w:hAnsi="Times New Roman"/>
          <w:sz w:val="24"/>
          <w:szCs w:val="24"/>
        </w:rPr>
        <w:t xml:space="preserve">fail to become </w:t>
      </w:r>
      <w:r w:rsidRPr="00AF4E08">
        <w:rPr>
          <w:rFonts w:ascii="Times New Roman" w:hAnsi="Times New Roman"/>
          <w:sz w:val="24"/>
          <w:szCs w:val="24"/>
        </w:rPr>
        <w:t>Participating</w:t>
      </w:r>
      <w:r w:rsidRPr="00D71878">
        <w:rPr>
          <w:rFonts w:ascii="Times New Roman" w:hAnsi="Times New Roman"/>
          <w:sz w:val="24"/>
          <w:szCs w:val="24"/>
        </w:rPr>
        <w:t xml:space="preserve"> Settlement Class Members, and in such event, the Parties shall be restored to their respective positions in all </w:t>
      </w:r>
      <w:r w:rsidRPr="00D71878">
        <w:rPr>
          <w:rFonts w:ascii="Times New Roman" w:hAnsi="Times New Roman"/>
          <w:sz w:val="24"/>
          <w:szCs w:val="24"/>
        </w:rPr>
        <w:lastRenderedPageBreak/>
        <w:t>respects as though the contemplated settlement never occurred.  In the event of such a termination, no party may use the fact that the Parties agreed to settle or the terms provided herein as an admission, as evidence, or for any other purpose, including, without limitation, to prove any liability or the amount of any sum allegedly owed by any Party.</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Termination of Settlement Agreement</w:t>
      </w:r>
      <w:r w:rsidRPr="00D71878">
        <w:rPr>
          <w:rFonts w:ascii="Times New Roman" w:hAnsi="Times New Roman"/>
          <w:sz w:val="24"/>
          <w:szCs w:val="24"/>
        </w:rPr>
        <w:t>.  If the conditions of the Settlement set forth in this Settlement Agreement are not satisfied, or if either Party terminates and withdraws from the Settlement, or if the Court does not enter judgment consistent with this Stipulation, or if appellate review is sought and on such review the Court’s decision is materially modified or reversed, or, if one or more of the terms of the Settlement is not approved or the Settlement with respect to one or more such terms is materially modified or reversed, then this Settlement shall be canceled, terminated, and shall have no force or effect.  If a Final Approval Order does not occur, or if this Settlement is terminated, revoked, or canceled pursuant to its terms, the Parties to this Settlement shall be deemed to have reverted to their respective status as of the date and time immediately prior to the execution of this Settlement.</w:t>
      </w:r>
    </w:p>
    <w:p w:rsidR="001E2055" w:rsidRPr="00D71878" w:rsidRDefault="001E2055" w:rsidP="00E51A95">
      <w:pPr>
        <w:keepNext/>
        <w:keepLines/>
        <w:widowControl w:val="0"/>
        <w:ind w:left="360"/>
        <w:jc w:val="both"/>
        <w:outlineLvl w:val="0"/>
        <w:rPr>
          <w:b/>
          <w:caps/>
          <w:u w:val="single"/>
        </w:rPr>
      </w:pPr>
      <w:r w:rsidRPr="00D71878">
        <w:rPr>
          <w:b/>
          <w:caps/>
          <w:u w:val="single"/>
        </w:rPr>
        <w:t>VIII.   Class action ADMINISTRATION</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Selection and Compensation of Class Action Administrator</w:t>
      </w:r>
      <w:r w:rsidRPr="00D71878">
        <w:rPr>
          <w:rFonts w:ascii="Times New Roman" w:hAnsi="Times New Roman"/>
          <w:sz w:val="24"/>
          <w:szCs w:val="24"/>
        </w:rPr>
        <w:t xml:space="preserve">.  The Parties agree to jointly utilize third-party Class Action Administrator, </w:t>
      </w:r>
      <w:r w:rsidR="00E51A95" w:rsidRPr="00E51A95">
        <w:rPr>
          <w:rFonts w:ascii="Times New Roman" w:hAnsi="Times New Roman"/>
          <w:sz w:val="24"/>
          <w:szCs w:val="24"/>
        </w:rPr>
        <w:t xml:space="preserve">Phoenix </w:t>
      </w:r>
      <w:r w:rsidRPr="00E51A95">
        <w:rPr>
          <w:rFonts w:ascii="Times New Roman" w:hAnsi="Times New Roman"/>
          <w:sz w:val="24"/>
          <w:szCs w:val="24"/>
        </w:rPr>
        <w:t>Settlement Administrators,</w:t>
      </w:r>
      <w:r w:rsidRPr="00D71878">
        <w:rPr>
          <w:rFonts w:ascii="Times New Roman" w:hAnsi="Times New Roman"/>
          <w:sz w:val="24"/>
          <w:szCs w:val="24"/>
        </w:rPr>
        <w:t xml:space="preserve"> to give notice of and communicate with Stipulated Class Members regarding the Settlement.  Based on the estimate and quote provided to Plaintiff’s counsel, </w:t>
      </w:r>
      <w:r w:rsidR="00E51A95">
        <w:rPr>
          <w:rFonts w:ascii="Times New Roman" w:hAnsi="Times New Roman"/>
          <w:sz w:val="24"/>
          <w:szCs w:val="24"/>
        </w:rPr>
        <w:t xml:space="preserve">Phoenix </w:t>
      </w:r>
      <w:r w:rsidRPr="00D71878">
        <w:rPr>
          <w:rFonts w:ascii="Times New Roman" w:hAnsi="Times New Roman"/>
          <w:sz w:val="24"/>
          <w:szCs w:val="24"/>
        </w:rPr>
        <w:t>shall perform all anticipated class administration duties for a fee not to exceed</w:t>
      </w:r>
      <w:r w:rsidR="00E51A95">
        <w:rPr>
          <w:rFonts w:ascii="Times New Roman" w:hAnsi="Times New Roman"/>
          <w:sz w:val="24"/>
          <w:szCs w:val="24"/>
        </w:rPr>
        <w:t xml:space="preserve"> Fifteen </w:t>
      </w:r>
      <w:r w:rsidRPr="00D71878">
        <w:rPr>
          <w:rFonts w:ascii="Times New Roman" w:hAnsi="Times New Roman"/>
          <w:sz w:val="24"/>
          <w:szCs w:val="24"/>
        </w:rPr>
        <w:t>T</w:t>
      </w:r>
      <w:r>
        <w:rPr>
          <w:rFonts w:ascii="Times New Roman" w:hAnsi="Times New Roman"/>
          <w:sz w:val="24"/>
          <w:szCs w:val="24"/>
        </w:rPr>
        <w:t xml:space="preserve">housand Dollars and No Cents </w:t>
      </w:r>
      <w:r w:rsidR="00E51A95">
        <w:rPr>
          <w:rFonts w:ascii="Times New Roman" w:hAnsi="Times New Roman"/>
          <w:sz w:val="24"/>
          <w:szCs w:val="24"/>
        </w:rPr>
        <w:t>($15</w:t>
      </w:r>
      <w:r w:rsidRPr="00CC0FB4">
        <w:rPr>
          <w:rFonts w:ascii="Times New Roman" w:hAnsi="Times New Roman"/>
          <w:sz w:val="24"/>
          <w:szCs w:val="24"/>
        </w:rPr>
        <w:t>,000.00).</w:t>
      </w:r>
      <w:r w:rsidRPr="00D71878">
        <w:rPr>
          <w:rFonts w:ascii="Times New Roman" w:hAnsi="Times New Roman"/>
          <w:sz w:val="24"/>
          <w:szCs w:val="24"/>
        </w:rPr>
        <w:t xml:space="preserve">   If the actual cost of Class Action Administration is less than the amount approved by the Court, those funds shall be added to the Net Settlement Amount for allocation to Stipulated Class Members.  All costs associated with Class Action Administration shall come out of the Maximum Settlement Amount.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Establishment and Funding of the Qualified Settlement Fund (“QSF”)</w:t>
      </w:r>
      <w:r w:rsidRPr="00D71878">
        <w:rPr>
          <w:rFonts w:ascii="Times New Roman" w:hAnsi="Times New Roman"/>
          <w:sz w:val="24"/>
          <w:szCs w:val="24"/>
        </w:rPr>
        <w:t xml:space="preserve">.  The Qualified Settlement Fund shall be established at a federally-insured bank that is acceptable to Defendant and the Class Action Administrator.  The Parties agree that the Qualified Settlement Fund is intended to be a “Qualified Settlement Fund” under section 468B of the Code and Treas. </w:t>
      </w:r>
      <w:r w:rsidRPr="00D71878">
        <w:rPr>
          <w:rFonts w:ascii="Times New Roman" w:hAnsi="Times New Roman"/>
          <w:sz w:val="24"/>
          <w:szCs w:val="24"/>
        </w:rPr>
        <w:lastRenderedPageBreak/>
        <w:t>Reg. §1.468B-1, 26 CFR § 1.468B-1, et seq., and will be administered by the Class Action Administrator as such.  With respect to the Qualified Settlement Fund, the Class Action Administrator shall:  (1) open and administer a Settlement Account in such a manner as to qualify and maintain the qualification of the Qualified Settlement Fund as a “Qualified Settlement Fund” under Section 468B of the Code and Treas. Reg. §1.468B-1; (2) calculate, withhold, remit and report each Participating Settlement Class Member’s share of applicable payroll taxes (including, without limitation, federal, state and local income tax withholding, FICA, Medicare and any state or local employment taxes), and indemnify Defendant for any penalty arising out of any error or incorrect calculation and/or interest with respect to any late deposit of the same; (3) calculate, withhold, and cooperate with Defendant to remit and to permit Defendant to report Defendant’s share of applicable taxes (including, without limitation, federal, state and local income tax withholding, FICA, Medicare, unemployment insurance, employment training tax, state disability insurance and any state or local employment taxes), and indemnify Defendant for any penalty arising out of any error or incorrect calculation and/or interest with respect to the same; (4) satisfy all federal, state and local income and other tax reporting, return, and filing requirements with respect to the Qualified Settlement Fund and any interest or other income earned by the Qualified Settlement Fund; and (5) satisfy out of the Qualified Settlement Fund all (</w:t>
      </w:r>
      <w:proofErr w:type="spellStart"/>
      <w:r w:rsidRPr="00D71878">
        <w:rPr>
          <w:rFonts w:ascii="Times New Roman" w:hAnsi="Times New Roman"/>
          <w:sz w:val="24"/>
          <w:szCs w:val="24"/>
        </w:rPr>
        <w:t>i</w:t>
      </w:r>
      <w:proofErr w:type="spellEnd"/>
      <w:r w:rsidRPr="00D71878">
        <w:rPr>
          <w:rFonts w:ascii="Times New Roman" w:hAnsi="Times New Roman"/>
          <w:sz w:val="24"/>
          <w:szCs w:val="24"/>
        </w:rPr>
        <w:t>) taxes (including any estimated taxes, interest or penalties) with respect to the interest or other income earned by the Qualified Settlement Fund, if any, and (ii) fees, expenses and costs incurred in connection with the opening and administration of the Qualified Settlement Fund and the performance of its duties and functions as described in this Agreement.  The aforementioned taxes, fees, costs and expenses shall be treated as and included in the costs of administering the Qualified Settlement Fund and as Class Action Administration Costs.  The Parties and the Class Action Administrator shall treat the Qualified Settlement Fund as coming into existence as a Qualified Settlement Fund on the earliest date permitted as set forth in 26 CFR §</w:t>
      </w:r>
      <w:proofErr w:type="spellStart"/>
      <w:r w:rsidRPr="00D71878">
        <w:rPr>
          <w:rFonts w:ascii="Times New Roman" w:hAnsi="Times New Roman"/>
          <w:sz w:val="24"/>
          <w:szCs w:val="24"/>
        </w:rPr>
        <w:t>1.468B</w:t>
      </w:r>
      <w:proofErr w:type="spellEnd"/>
      <w:r w:rsidRPr="00D71878">
        <w:rPr>
          <w:rFonts w:ascii="Times New Roman" w:hAnsi="Times New Roman"/>
          <w:sz w:val="24"/>
          <w:szCs w:val="24"/>
        </w:rPr>
        <w:t>-1(j)(2)(</w:t>
      </w:r>
      <w:proofErr w:type="spellStart"/>
      <w:r w:rsidRPr="00D71878">
        <w:rPr>
          <w:rFonts w:ascii="Times New Roman" w:hAnsi="Times New Roman"/>
          <w:sz w:val="24"/>
          <w:szCs w:val="24"/>
        </w:rPr>
        <w:t>i</w:t>
      </w:r>
      <w:proofErr w:type="spellEnd"/>
      <w:r w:rsidRPr="00D71878">
        <w:rPr>
          <w:rFonts w:ascii="Times New Roman" w:hAnsi="Times New Roman"/>
          <w:sz w:val="24"/>
          <w:szCs w:val="24"/>
        </w:rPr>
        <w:t xml:space="preserve">), and such election statement shall be attached to the appropriate returns as required by 26 CFR §1.468B-1(j)(2)(ii).  The Parties agree to cooperate with the Class Action Administrator and one another to the extent reasonably necessary to carry out the provisions of this Section.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lastRenderedPageBreak/>
        <w:t>Class Action Administration After Preliminary Approval</w:t>
      </w:r>
      <w:r w:rsidRPr="00D71878">
        <w:rPr>
          <w:rFonts w:ascii="Times New Roman" w:hAnsi="Times New Roman"/>
          <w:sz w:val="24"/>
          <w:szCs w:val="24"/>
        </w:rPr>
        <w:t xml:space="preserve">.  Defendant will provide the names, last known address and telephone information, Social Security numbers, and total Qualifying Pay Periods for Stipulated Class Members (“Class Data”) to the Class Action Administrator only and on a confidential basis.  Defendant will provide the Class Data to the Class Action Administrator no later than </w:t>
      </w:r>
      <w:r w:rsidR="00EC77E1">
        <w:rPr>
          <w:rFonts w:ascii="Times New Roman" w:hAnsi="Times New Roman"/>
          <w:sz w:val="24"/>
          <w:szCs w:val="24"/>
        </w:rPr>
        <w:t>thirty</w:t>
      </w:r>
      <w:r>
        <w:rPr>
          <w:rFonts w:ascii="Times New Roman" w:hAnsi="Times New Roman"/>
          <w:sz w:val="24"/>
          <w:szCs w:val="24"/>
        </w:rPr>
        <w:t xml:space="preserve"> </w:t>
      </w:r>
      <w:r w:rsidRPr="00D71878">
        <w:rPr>
          <w:rFonts w:ascii="Times New Roman" w:hAnsi="Times New Roman"/>
          <w:sz w:val="24"/>
          <w:szCs w:val="24"/>
        </w:rPr>
        <w:t xml:space="preserve">days after the Court grants Preliminary Approval of the Settlement, but subject to the Class Action Administrator providing adequate and contractual assurances with respect to confidentiality and data security.  Class Data shall be used by the Class Action Administrator solely for the purpose of calculating settlement shares, notifying the Stipulated Class Members of the Settlement, and tax reporting.  The Class Action Administrator shall run the Class Data list through the National Change of Address database, and will use the most recent address for each </w:t>
      </w:r>
      <w:r w:rsidRPr="00AF4E08">
        <w:rPr>
          <w:rFonts w:ascii="Times New Roman" w:hAnsi="Times New Roman"/>
          <w:sz w:val="24"/>
          <w:szCs w:val="24"/>
        </w:rPr>
        <w:t>Stipulated</w:t>
      </w:r>
      <w:r w:rsidRPr="00D71878">
        <w:rPr>
          <w:rFonts w:ascii="Times New Roman" w:hAnsi="Times New Roman"/>
          <w:sz w:val="24"/>
          <w:szCs w:val="24"/>
        </w:rPr>
        <w:t xml:space="preserve"> Class Member — either from Defendant’s records or the National Change of Address database — when mailing the Class Notice.  The Class Action Administrator shall also take reasonable steps to locate any Stipulated Class Member whose Class Notice is returned as undeliverable.  </w:t>
      </w:r>
    </w:p>
    <w:p w:rsidR="001E2055" w:rsidRDefault="001E2055" w:rsidP="00E51A95">
      <w:pPr>
        <w:pStyle w:val="Pleading1L2"/>
        <w:numPr>
          <w:ilvl w:val="0"/>
          <w:numId w:val="2"/>
        </w:numPr>
        <w:ind w:left="0" w:firstLine="720"/>
        <w:jc w:val="both"/>
      </w:pPr>
      <w:r w:rsidRPr="00066CDC">
        <w:rPr>
          <w:szCs w:val="24"/>
          <w:u w:val="single"/>
        </w:rPr>
        <w:t>Class Action Administration After The Opt Out Period.</w:t>
      </w:r>
      <w:r w:rsidRPr="00066CDC">
        <w:rPr>
          <w:szCs w:val="24"/>
        </w:rPr>
        <w:t xml:space="preserve">  </w:t>
      </w:r>
      <w:r w:rsidRPr="00066CDC">
        <w:t>W</w:t>
      </w:r>
      <w:r>
        <w:t>ithin seven (7) calendar days following the close of the Opt-Out Period, the Class Action Administrator shall notify Class Counsel and Defendant’s Counsel in writing of: (1) the number of timely completed and properly submitted Opt-Out Forms, and (2) the name(s) of the Settlement Class Member(s) who submitted the Opt-Out Form(s). The Class Action Administrator will determine which Settlement Class Members did not timely and properly complete an Opt-Out Form. The Class Action Administrator will then calculate the amount of the payment to each member of the Settlement Class Members in accordance with this Stipulation. The Class Action Administrator is responsible for issuing the payments and withholding all required state and federal taxes in accordance with this Settlement Agreement. The Class Action Administrator shall be responsible for all W-2s, IRS Form 1099s, any other applicable tax forms, notices, mailings, secondary mailings if any, claims administration, and making and all payments to Settlement Class Members in accordance with this Settlement Agreement.</w:t>
      </w:r>
    </w:p>
    <w:p w:rsidR="001E2055" w:rsidRDefault="001E2055" w:rsidP="00E51A95">
      <w:pPr>
        <w:pStyle w:val="Pleading1L2"/>
        <w:numPr>
          <w:ilvl w:val="0"/>
          <w:numId w:val="2"/>
        </w:numPr>
        <w:ind w:left="0" w:firstLine="720"/>
        <w:jc w:val="both"/>
      </w:pPr>
      <w:r w:rsidRPr="00066CDC">
        <w:rPr>
          <w:u w:val="single"/>
        </w:rPr>
        <w:t>Class Notice</w:t>
      </w:r>
      <w:r>
        <w:t xml:space="preserve">.  Within </w:t>
      </w:r>
      <w:r w:rsidR="00EC77E1">
        <w:t>ten business</w:t>
      </w:r>
      <w:r>
        <w:t xml:space="preserve"> days of the Court Order granting Preliminary </w:t>
      </w:r>
      <w:r>
        <w:lastRenderedPageBreak/>
        <w:t xml:space="preserve">Approval, Defendant will provide to the Class Action Administrator a list that includes the following information for each Class Member:  (1) name, (2) last known address, (3) telephone number, and (4) e-mail address (if known) (“Class Data”).  Within seven (7) calendar days of receiving the Class Data list, the Class Action Administrator shall send via United States First Class Mail the Court-approved Class Notice of the Class Action Settlement and the Court-approved Opt-Out Form, in a form substantially similar to that attached hereto as Exhibits 1 and 2. The Class Notice will include, among other information: (1) information regarding the Lawsuit; (2) the impact on the rights of the Settlement Class Members if they do not opt-out; (3) information to the </w:t>
      </w:r>
      <w:r w:rsidRPr="00AF4E08">
        <w:t>Settlement</w:t>
      </w:r>
      <w:r>
        <w:t xml:space="preserve"> Class Members regarding how to opt-out of the Class, including an Opt-Out Form in the form agreed to by Class Counsel and Defendant’s Counsel and approved by the Court; (4) information to the Settlement Class Members regarding how to object to the settlement; (5) the particular Settlement Class Member’s  specific number of Qualifying Pay Periods; (6) the amount of Class Counsel’s requested attorneys’ fees and costs; (7) the amount of Plaintiff’s requested Service Enhancement Award, and; (8) the administration fees to be paid to Class Action Administrator.  The Class Notice will be provided in both English and Spanish.</w:t>
      </w:r>
    </w:p>
    <w:p w:rsidR="001E2055" w:rsidRDefault="001E2055" w:rsidP="00E51A95">
      <w:pPr>
        <w:pStyle w:val="Pleading1L2"/>
        <w:numPr>
          <w:ilvl w:val="0"/>
          <w:numId w:val="2"/>
        </w:numPr>
        <w:ind w:left="0" w:firstLine="720"/>
        <w:jc w:val="both"/>
      </w:pPr>
      <w:r w:rsidRPr="00066CDC">
        <w:rPr>
          <w:u w:val="single"/>
        </w:rPr>
        <w:t>Returned Settlement Class Member Notice.</w:t>
      </w:r>
      <w:r>
        <w:t xml:space="preserve">  For each </w:t>
      </w:r>
      <w:r w:rsidRPr="00AF4E08">
        <w:t>Settlement</w:t>
      </w:r>
      <w:r>
        <w:t xml:space="preserve"> Class Member whose Notice is returned, there will be one skip trace by the Class Action Administrator, via an approved method, using a Social Security number, which shall be provided by Defendant.  One supplemental Notice may be mailed to each </w:t>
      </w:r>
      <w:r w:rsidRPr="00AF4E08">
        <w:t>Settlement</w:t>
      </w:r>
      <w:r>
        <w:t xml:space="preserve"> Class Member whose Notice is returned as undeliverable to the Class Action Administrator within five (5) business days of the Class Action Administrator receiving notice that the mail was undeliverable.  Any requests by the Class Action Administrator for documents or information from Defendant must be responded to within a reasonable amount of time by Class Counsel and counsel for Defendant.  It is the intent of the Parties that reasonable means be used to locate the </w:t>
      </w:r>
      <w:r w:rsidRPr="00AF4E08">
        <w:t>Settlement</w:t>
      </w:r>
      <w:r>
        <w:t xml:space="preserve"> Class Member and apprise them of their rights.</w:t>
      </w:r>
    </w:p>
    <w:p w:rsidR="001E2055" w:rsidRDefault="001E2055" w:rsidP="00E51A95">
      <w:pPr>
        <w:pStyle w:val="Pleading1L2"/>
        <w:numPr>
          <w:ilvl w:val="0"/>
          <w:numId w:val="2"/>
        </w:numPr>
        <w:ind w:left="0" w:firstLine="720"/>
        <w:jc w:val="both"/>
      </w:pPr>
      <w:r w:rsidRPr="00066CDC">
        <w:rPr>
          <w:u w:val="single"/>
        </w:rPr>
        <w:t>Opt-Out Period</w:t>
      </w:r>
      <w:r>
        <w:t xml:space="preserve">.  Subject to Court approval, the </w:t>
      </w:r>
      <w:r w:rsidRPr="00AF4E08">
        <w:t>Settlement</w:t>
      </w:r>
      <w:r>
        <w:t xml:space="preserve"> Class Members shall have thirty (30) calendar days (referred to hereafter as the “Opt-Out Period”) from the date that the Class Action Administrator mails the Notice to them to postmark the Opt-Out Form which </w:t>
      </w:r>
      <w:r>
        <w:lastRenderedPageBreak/>
        <w:t xml:space="preserve">must be signed under penalty of perjury, and returned by mail to the Class Action Administrator.  Opt-Out Forms postmarked after the close of the Opt-Out Period will not be honored.  Any Settlement Class Member on active military service may submit an Opt-Out Form for up to </w:t>
      </w:r>
      <w:r w:rsidR="007B12A2">
        <w:t>ten</w:t>
      </w:r>
      <w:r>
        <w:t xml:space="preserve"> months from the original mailing date of the Notice.  Additional time may be provided to a member of the </w:t>
      </w:r>
      <w:r w:rsidRPr="00AF4E08">
        <w:t>Settlement</w:t>
      </w:r>
      <w:r>
        <w:t xml:space="preserve"> Class to complete an Opt-Out Form upon a showing of good cause as determined by the Court.</w:t>
      </w:r>
      <w:r w:rsidRPr="003F6AD4">
        <w:t xml:space="preserve"> </w:t>
      </w:r>
      <w:r>
        <w:t>All Parties</w:t>
      </w:r>
      <w:r w:rsidRPr="003F6AD4">
        <w:t xml:space="preserve"> and their counsel </w:t>
      </w:r>
      <w:r>
        <w:t>will</w:t>
      </w:r>
      <w:r w:rsidRPr="003F6AD4">
        <w:t xml:space="preserve"> not encourage any </w:t>
      </w:r>
      <w:r w:rsidRPr="00AF4E08">
        <w:t>Settlement</w:t>
      </w:r>
      <w:r w:rsidRPr="003F6AD4">
        <w:t xml:space="preserve"> Class Members to complete and submit an Opt</w:t>
      </w:r>
      <w:r>
        <w:t>-</w:t>
      </w:r>
      <w:r w:rsidRPr="003F6AD4">
        <w:t xml:space="preserve">Out Form.  </w:t>
      </w:r>
    </w:p>
    <w:p w:rsidR="001E2055" w:rsidRDefault="001E2055" w:rsidP="00E51A95">
      <w:pPr>
        <w:pStyle w:val="Pleading1L2"/>
        <w:numPr>
          <w:ilvl w:val="0"/>
          <w:numId w:val="2"/>
        </w:numPr>
        <w:ind w:left="0" w:firstLine="720"/>
        <w:jc w:val="both"/>
      </w:pPr>
      <w:r w:rsidRPr="00066CDC">
        <w:rPr>
          <w:u w:val="single"/>
        </w:rPr>
        <w:t>Deficient Opt-Out Forms.</w:t>
      </w:r>
      <w:r>
        <w:t xml:space="preserve">  If a Settlement Class Member submits a Deficient Opt-Out Form, the Class Action Administrator shall notify the Settlement Class Member of the deficiency within five (5) business days of receipt.  The Settlement Class Member shall have until five (5) calendar days following the receipt of such notification to cure said deficiencies, at which point his or her Opt-Out Form will be rejected if not received.</w:t>
      </w:r>
    </w:p>
    <w:p w:rsidR="001E2055" w:rsidRDefault="001E2055" w:rsidP="00E51A95">
      <w:pPr>
        <w:pStyle w:val="Pleading1L2"/>
        <w:numPr>
          <w:ilvl w:val="0"/>
          <w:numId w:val="2"/>
        </w:numPr>
        <w:ind w:left="0" w:firstLine="720"/>
        <w:jc w:val="both"/>
      </w:pPr>
      <w:r w:rsidRPr="00066CDC">
        <w:rPr>
          <w:u w:val="single"/>
        </w:rPr>
        <w:t>Challenges to Settlement Class Member’s Employment Data</w:t>
      </w:r>
      <w:r>
        <w:t xml:space="preserve">.  In calculating each individual </w:t>
      </w:r>
      <w:r w:rsidRPr="00AF4E08">
        <w:t>Qualified</w:t>
      </w:r>
      <w:r>
        <w:t xml:space="preserve"> Settlement Class Member’s share of the settlement, Defendant’s records regarding the employment tenure of Settlement Class Members shall be presumed to be correct.  </w:t>
      </w:r>
      <w:r w:rsidRPr="00AF4E08">
        <w:t>Settlement</w:t>
      </w:r>
      <w:r>
        <w:t xml:space="preserve"> Class Members who challenge Defendant’s records must submit a challenge in writing to the Class Action Administrator and will bear the burden of proof, </w:t>
      </w:r>
      <w:r w:rsidRPr="00066CDC">
        <w:rPr>
          <w:i/>
        </w:rPr>
        <w:t>i.e</w:t>
      </w:r>
      <w:r>
        <w:t xml:space="preserve">., a </w:t>
      </w:r>
      <w:r w:rsidRPr="00AF4E08">
        <w:t>Settlement</w:t>
      </w:r>
      <w:r>
        <w:t xml:space="preserve"> Class Member who fails to provide written documentation supporting a different number of Qualifying Pay Periods will have his or her challenge denied.  All such challenges must be received within </w:t>
      </w:r>
      <w:r w:rsidR="007B12A2">
        <w:t xml:space="preserve">seven </w:t>
      </w:r>
      <w:r>
        <w:t xml:space="preserve">calendar days following the conclusion of the Opt-Out Period. Defendant will investigate the challenge and determine whether any correction to the number of Qualifying Work Weeks for the </w:t>
      </w:r>
      <w:r w:rsidRPr="00AF4E08">
        <w:t>Settlement</w:t>
      </w:r>
      <w:r>
        <w:t xml:space="preserve"> Class Member making the challenge should be made.  In no case will a challenge to the number of Qualifying Work Weeks result in a payment by Defendant in excess of the Maximum Settlement Amount.</w:t>
      </w:r>
    </w:p>
    <w:p w:rsidR="001E2055" w:rsidRDefault="001E2055" w:rsidP="00E51A95">
      <w:pPr>
        <w:pStyle w:val="Pleading1L2"/>
        <w:numPr>
          <w:ilvl w:val="0"/>
          <w:numId w:val="2"/>
        </w:numPr>
        <w:ind w:left="0" w:firstLine="720"/>
        <w:jc w:val="both"/>
      </w:pPr>
      <w:r w:rsidRPr="00066CDC">
        <w:rPr>
          <w:u w:val="single"/>
        </w:rPr>
        <w:t>Releases</w:t>
      </w:r>
      <w:r>
        <w:t xml:space="preserve">.  Qualified Settlement Class Members are subject to the Qualified Settlement Class Member Released Claims as defined in this Settlement. Qualified Settlement Class Members who do not submit a valid and timely opt-out form and who endorse and cash or deposit a settlement check shall consent to the release of all Released Claims, as defined herein. </w:t>
      </w:r>
      <w:r>
        <w:lastRenderedPageBreak/>
        <w:t xml:space="preserve">The Class Representative is also subject to the Class Representative Released Claims as defined in this Settlement. </w:t>
      </w:r>
    </w:p>
    <w:p w:rsidR="001E2055" w:rsidRDefault="001E2055" w:rsidP="00E51A95">
      <w:pPr>
        <w:pStyle w:val="Pleading1L2"/>
        <w:numPr>
          <w:ilvl w:val="0"/>
          <w:numId w:val="2"/>
        </w:numPr>
        <w:ind w:left="0" w:firstLine="720"/>
        <w:jc w:val="both"/>
      </w:pPr>
      <w:r w:rsidRPr="00066CDC">
        <w:rPr>
          <w:u w:val="single"/>
        </w:rPr>
        <w:t>Objections to Settlement</w:t>
      </w:r>
      <w:r>
        <w:t xml:space="preserve">.  The Settlement Class Members shall be given the opportunity to object to the terms of the Stipulation and/or requests for Class Counsel’s attorneys’ fees and costs and to participate at the final fairness and approval hearing, in accordance with the instructions set forth in the Notice.  All objections to the Settlement by any </w:t>
      </w:r>
      <w:r w:rsidRPr="00577FA4">
        <w:t>Settlement</w:t>
      </w:r>
      <w:r>
        <w:t xml:space="preserve"> Class Member must be received by the Class Action Administrator no later than seven (7) calendar days following the conclusion of the Opt-Out Period.  This deadline applies notwithstanding any argument regarding alleged non-receipt of the Class Notice.  Any </w:t>
      </w:r>
      <w:r w:rsidRPr="00577FA4">
        <w:t>Settlement</w:t>
      </w:r>
      <w:r>
        <w:t xml:space="preserve"> Class Member who fails to file and serve timely written objections in this manner shall be deemed to have waived any objections and shall be foreclosed from making any objection to the Settlement and from filing any appeal from any Final Approval order issued by the Court.  Settlement Class Members who timely and validly complete and submit Opt-Out Forms shall have no right to object and shall be foreclosed from making any objection to the Settlement. </w:t>
      </w:r>
    </w:p>
    <w:p w:rsidR="001E2055" w:rsidRDefault="001E2055" w:rsidP="00E51A95">
      <w:pPr>
        <w:pStyle w:val="Pleading1L2"/>
        <w:numPr>
          <w:ilvl w:val="0"/>
          <w:numId w:val="2"/>
        </w:numPr>
        <w:ind w:left="0" w:firstLine="720"/>
        <w:jc w:val="both"/>
      </w:pPr>
      <w:r w:rsidRPr="00066CDC">
        <w:rPr>
          <w:u w:val="single"/>
        </w:rPr>
        <w:t>Response to Objections</w:t>
      </w:r>
      <w:r>
        <w:t>.  The Parties may file a response to any objections submitted by objecting Settlement Class Members no later fourteen (14) calendar days after the Parties receive notice of the objection.</w:t>
      </w:r>
    </w:p>
    <w:p w:rsidR="001E2055" w:rsidRPr="00D71878" w:rsidRDefault="001E2055" w:rsidP="00E51A95">
      <w:pPr>
        <w:keepNext/>
        <w:keepLines/>
        <w:widowControl w:val="0"/>
        <w:tabs>
          <w:tab w:val="num" w:pos="720"/>
        </w:tabs>
        <w:ind w:left="720" w:hanging="720"/>
        <w:contextualSpacing/>
        <w:jc w:val="both"/>
        <w:outlineLvl w:val="0"/>
        <w:rPr>
          <w:caps/>
          <w:u w:val="single"/>
        </w:rPr>
      </w:pPr>
      <w:r w:rsidRPr="00D71878">
        <w:rPr>
          <w:b/>
          <w:caps/>
        </w:rPr>
        <w:t xml:space="preserve">X.  </w:t>
      </w:r>
      <w:r w:rsidRPr="00D71878">
        <w:rPr>
          <w:b/>
          <w:caps/>
        </w:rPr>
        <w:tab/>
      </w:r>
      <w:r w:rsidRPr="00D71878">
        <w:rPr>
          <w:b/>
          <w:caps/>
          <w:u w:val="single"/>
        </w:rPr>
        <w:t>QUALIFIED SETTLEMENT FUND PAYMENTS</w:t>
      </w:r>
    </w:p>
    <w:p w:rsidR="001E2055" w:rsidRDefault="001E2055" w:rsidP="00E51A95">
      <w:pPr>
        <w:pStyle w:val="Pleading1L2"/>
        <w:numPr>
          <w:ilvl w:val="0"/>
          <w:numId w:val="2"/>
        </w:numPr>
        <w:ind w:left="0" w:firstLine="630"/>
        <w:jc w:val="both"/>
      </w:pPr>
      <w:r w:rsidRPr="00066CDC">
        <w:rPr>
          <w:szCs w:val="24"/>
          <w:u w:val="single"/>
        </w:rPr>
        <w:t>Defendant’s Funding of the Qualified Settlement Fund</w:t>
      </w:r>
      <w:r w:rsidRPr="00D71878">
        <w:rPr>
          <w:szCs w:val="24"/>
        </w:rPr>
        <w:t xml:space="preserve">.  </w:t>
      </w:r>
      <w:r>
        <w:t xml:space="preserve">No later than </w:t>
      </w:r>
      <w:r w:rsidR="00F15391">
        <w:t>twenty</w:t>
      </w:r>
      <w:r>
        <w:t xml:space="preserve"> days after the Court grants Final Approval of the Settlement, Defendant will cause to be delivered to the Claims Administrator the Maximum Settlement Amount.</w:t>
      </w:r>
    </w:p>
    <w:p w:rsidR="001E2055" w:rsidRDefault="001E2055" w:rsidP="00E51A95">
      <w:pPr>
        <w:pStyle w:val="Pleading1L2"/>
        <w:numPr>
          <w:ilvl w:val="0"/>
          <w:numId w:val="2"/>
        </w:numPr>
        <w:ind w:left="0" w:firstLine="630"/>
        <w:jc w:val="both"/>
      </w:pPr>
      <w:r>
        <w:t xml:space="preserve">Within three (3) days from entry of the order granting Final Approval of the Settlement, Class Counsel will provide a copy of the order to the Claims Administrator. </w:t>
      </w:r>
    </w:p>
    <w:p w:rsidR="001E2055" w:rsidRPr="00066CDC" w:rsidRDefault="001E2055" w:rsidP="00E51A95">
      <w:pPr>
        <w:keepNext/>
        <w:keepLines/>
        <w:widowControl w:val="0"/>
        <w:jc w:val="both"/>
        <w:outlineLvl w:val="0"/>
        <w:rPr>
          <w:b/>
          <w:caps/>
          <w:u w:val="single"/>
        </w:rPr>
      </w:pPr>
      <w:r w:rsidRPr="00066CDC">
        <w:rPr>
          <w:b/>
          <w:caps/>
          <w:u w:val="single"/>
        </w:rPr>
        <w:t>XI.    CIRCULAR 230 DISCLAIMER</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rPr>
        <w:t xml:space="preserve">Each of the Parties acknowledges and agrees that: (a) no provision of this Settlement Agreement, and no written communication or disclosure between or among the Parties or their Counsel and other advisers is or was intended to be, nor shall any such </w:t>
      </w:r>
      <w:r w:rsidRPr="00D71878">
        <w:rPr>
          <w:rFonts w:ascii="Times New Roman" w:hAnsi="Times New Roman"/>
          <w:sz w:val="24"/>
          <w:szCs w:val="24"/>
        </w:rPr>
        <w:lastRenderedPageBreak/>
        <w:t>communication or disclosure constitute or be construed or be relied upon as, tax advice within the meaning of United States Treasury Circular 230 (31 CFR part 10, as amended); (b) each Party (</w:t>
      </w:r>
      <w:proofErr w:type="spellStart"/>
      <w:r w:rsidRPr="00D71878">
        <w:rPr>
          <w:rFonts w:ascii="Times New Roman" w:hAnsi="Times New Roman"/>
          <w:sz w:val="24"/>
          <w:szCs w:val="24"/>
        </w:rPr>
        <w:t>i</w:t>
      </w:r>
      <w:proofErr w:type="spellEnd"/>
      <w:r w:rsidRPr="00D71878">
        <w:rPr>
          <w:rFonts w:ascii="Times New Roman" w:hAnsi="Times New Roman"/>
          <w:sz w:val="24"/>
          <w:szCs w:val="24"/>
        </w:rPr>
        <w:t xml:space="preserve">) has relied exclusively upon his, her or its own, independent legal and tax advisors for advice (including tax advice) in connection with this Agreement, (ii) has not entered into this Agreement based upon the recommendation of any other Party or any Counsel or advisor to any other Party, and (iii) is not entitled to rely upon any communication or disclosure by any other Counsel or advisor to any other Party to avoid any tax penalty that may be imposed on that Party; and (c) no attorney or advisor to any other Party has imposed any limitation that protects the confidentiality of any such attorney’s or advisor’s tax strategies (regardless of whether such limitation is legally binding) upon disclosure by the Party of the tax treatment or tax structure of any transaction, including any transaction contemplated by this Agreement. </w:t>
      </w:r>
    </w:p>
    <w:p w:rsidR="001E2055" w:rsidRPr="00D71878" w:rsidRDefault="001E2055" w:rsidP="00E51A95">
      <w:pPr>
        <w:keepNext/>
        <w:keepLines/>
        <w:widowControl w:val="0"/>
        <w:jc w:val="both"/>
        <w:outlineLvl w:val="0"/>
        <w:rPr>
          <w:b/>
          <w:caps/>
          <w:u w:val="single"/>
        </w:rPr>
      </w:pPr>
      <w:r w:rsidRPr="00D71878">
        <w:rPr>
          <w:b/>
          <w:caps/>
          <w:u w:val="single"/>
        </w:rPr>
        <w:t>XII.   MISCELLANEOUS PROVISIONS</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Drafting</w:t>
      </w:r>
      <w:r w:rsidRPr="00D71878">
        <w:rPr>
          <w:rFonts w:ascii="Times New Roman" w:hAnsi="Times New Roman"/>
          <w:sz w:val="24"/>
          <w:szCs w:val="24"/>
        </w:rPr>
        <w:t xml:space="preserve">.  The Parties hereto agree that the terms and conditions of this Settlement Agreement are the result of negotiations between the Parties and that neither Party shall be considered the “drafter” of this Stipulation of Settlement for purposes of having terms construed against that Party.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Binding Upon Successors and Assigns</w:t>
      </w:r>
      <w:r w:rsidRPr="00D71878">
        <w:rPr>
          <w:rFonts w:ascii="Times New Roman" w:hAnsi="Times New Roman"/>
          <w:sz w:val="24"/>
          <w:szCs w:val="24"/>
        </w:rPr>
        <w:t>.  This Agreement shall be binding upon, and inure to the benefit of the successors or assigns of the Parties hereto and the Released Parties as defined herein.</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Date of Payment and Distribution</w:t>
      </w:r>
      <w:r w:rsidRPr="00D71878">
        <w:rPr>
          <w:rFonts w:ascii="Times New Roman" w:hAnsi="Times New Roman"/>
          <w:sz w:val="24"/>
          <w:szCs w:val="24"/>
        </w:rPr>
        <w:t>.  In no event shall there be any distributions or payments from the Maximum Settlement Amount to Class Counsel, Plaintiff, Participating Settlement Class Members, or any other person until after the Effective Date.</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Uncashed Settlement Checks</w:t>
      </w:r>
      <w:r w:rsidRPr="00D71878">
        <w:rPr>
          <w:rFonts w:ascii="Times New Roman" w:hAnsi="Times New Roman"/>
          <w:sz w:val="24"/>
          <w:szCs w:val="24"/>
        </w:rPr>
        <w:t xml:space="preserve">.  Any settlement checks that remain uncashed one hundred and eighty (180) or more calendar days after issuance by the Class Action Administrator shall be voided. The entire amount of the each </w:t>
      </w:r>
      <w:r w:rsidRPr="00577FA4">
        <w:rPr>
          <w:rFonts w:ascii="Times New Roman" w:hAnsi="Times New Roman"/>
          <w:sz w:val="24"/>
          <w:szCs w:val="24"/>
        </w:rPr>
        <w:t>Participating</w:t>
      </w:r>
      <w:r w:rsidRPr="00D71878">
        <w:rPr>
          <w:rFonts w:ascii="Times New Roman" w:hAnsi="Times New Roman"/>
          <w:sz w:val="24"/>
          <w:szCs w:val="24"/>
        </w:rPr>
        <w:t xml:space="preserve"> Settlement Class Members’ uncashed Settlement Payment check shall be </w:t>
      </w:r>
      <w:r w:rsidR="00DE1D81">
        <w:rPr>
          <w:rFonts w:ascii="Times New Roman" w:hAnsi="Times New Roman"/>
          <w:sz w:val="24"/>
          <w:szCs w:val="24"/>
        </w:rPr>
        <w:t xml:space="preserve">turned over to the </w:t>
      </w:r>
      <w:r w:rsidR="00213476">
        <w:rPr>
          <w:rFonts w:ascii="Times New Roman" w:hAnsi="Times New Roman"/>
          <w:sz w:val="24"/>
          <w:szCs w:val="24"/>
        </w:rPr>
        <w:t xml:space="preserve">California </w:t>
      </w:r>
      <w:r w:rsidR="00DE1D81">
        <w:rPr>
          <w:rFonts w:ascii="Times New Roman" w:hAnsi="Times New Roman"/>
          <w:sz w:val="24"/>
          <w:szCs w:val="24"/>
        </w:rPr>
        <w:t>Department of Industrial Relations unclaimed wages</w:t>
      </w:r>
      <w:r w:rsidR="00213476">
        <w:rPr>
          <w:rFonts w:ascii="Times New Roman" w:hAnsi="Times New Roman"/>
          <w:sz w:val="24"/>
          <w:szCs w:val="24"/>
        </w:rPr>
        <w:t xml:space="preserve"> department.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Cy Pres</w:t>
      </w:r>
      <w:r w:rsidRPr="00D71878">
        <w:rPr>
          <w:rFonts w:ascii="Times New Roman" w:hAnsi="Times New Roman"/>
          <w:sz w:val="24"/>
          <w:szCs w:val="24"/>
        </w:rPr>
        <w:t xml:space="preserve">.  The Parties acknowledge that California Civil Procedure Code section </w:t>
      </w:r>
      <w:r w:rsidRPr="00D71878">
        <w:rPr>
          <w:rFonts w:ascii="Times New Roman" w:hAnsi="Times New Roman"/>
          <w:sz w:val="24"/>
          <w:szCs w:val="24"/>
        </w:rPr>
        <w:lastRenderedPageBreak/>
        <w:t xml:space="preserve">384 and the Doctrine of </w:t>
      </w:r>
      <w:r w:rsidRPr="00D71878">
        <w:rPr>
          <w:rFonts w:ascii="Times New Roman" w:hAnsi="Times New Roman"/>
          <w:i/>
          <w:sz w:val="24"/>
          <w:szCs w:val="24"/>
        </w:rPr>
        <w:t>Cy Pres</w:t>
      </w:r>
      <w:r w:rsidRPr="00D71878">
        <w:rPr>
          <w:rFonts w:ascii="Times New Roman" w:hAnsi="Times New Roman"/>
          <w:sz w:val="24"/>
          <w:szCs w:val="24"/>
        </w:rPr>
        <w:t xml:space="preserve"> are not applicable to this Settlement because the terms of this Settlement Agreement expressly provide for the disposition of the entire Maximum Settlement Amount, whether claimed or unclaimed.  The Parties have expressly elected not to create a common fund by this Settlement.</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Cooperation</w:t>
      </w:r>
      <w:r w:rsidRPr="00D71878">
        <w:rPr>
          <w:rFonts w:ascii="Times New Roman" w:hAnsi="Times New Roman"/>
          <w:sz w:val="24"/>
          <w:szCs w:val="24"/>
        </w:rPr>
        <w:t xml:space="preserve">.  The Parties agree to cooperate fully with one another to accomplish and implement the terms of this Settlement.  The Parties to this Agreement shall use their best efforts, including all efforts contemplated by this Agreement and any other efforts that may become necessary by Court order, or otherwise, to effectuate this Settlement Agreement and the terms set forth herein.  The Parties agree that they will cooperate and use their best efforts to promptly draft, finalize, and execute the settlement documents.  In the event the Parties are unable to reach agreement on the form or content of any document or action needed to implement the terms of this Agreement or to otherwise effectuate the terms of this Settlement, the Parties may seek the assistance of the Court to resolve such disagreement.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No Retaliation</w:t>
      </w:r>
      <w:r w:rsidRPr="00D71878">
        <w:rPr>
          <w:rFonts w:ascii="Times New Roman" w:hAnsi="Times New Roman"/>
          <w:sz w:val="24"/>
          <w:szCs w:val="24"/>
        </w:rPr>
        <w:t>.  Defendant understands its legal obligation not to retaliate against Participating Settlement Class Members for their participation and/or election to participate in the benefits to be afforded any of them by the Settlement.</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Representations and Warranties.</w:t>
      </w:r>
      <w:r w:rsidRPr="00D71878">
        <w:rPr>
          <w:rFonts w:ascii="Times New Roman" w:hAnsi="Times New Roman"/>
          <w:sz w:val="24"/>
          <w:szCs w:val="24"/>
        </w:rPr>
        <w:t xml:space="preserve">  Plaintiff hereby represents and warrants that as of the date of this Stipulation, she is not aware of and has no knowledge of any other claims or injuries that she or any other current or former employee of Defendant has or intends to file against Defendant for damage, injury, or injunctive relief against Defendant.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Extensions of Time</w:t>
      </w:r>
      <w:r w:rsidRPr="00D71878">
        <w:rPr>
          <w:rFonts w:ascii="Times New Roman" w:hAnsi="Times New Roman"/>
          <w:sz w:val="24"/>
          <w:szCs w:val="24"/>
        </w:rPr>
        <w:t>.  If either Party cannot reasonably comply with an obligation under this Settlement Agreement by the deadline set forth herein applicable to that obligation, that Party may apply to the Court for a reasonable extension of time to fulfill that obligation.  Consent to such a request for an extension will not be unreasonably withheld by the other Party.</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szCs w:val="24"/>
        </w:rPr>
      </w:pPr>
      <w:r w:rsidRPr="00D71878">
        <w:rPr>
          <w:rFonts w:ascii="Times New Roman" w:hAnsi="Times New Roman"/>
          <w:sz w:val="24"/>
          <w:szCs w:val="24"/>
          <w:u w:val="single"/>
        </w:rPr>
        <w:t>Notices</w:t>
      </w:r>
      <w:r w:rsidRPr="00D71878">
        <w:rPr>
          <w:rFonts w:ascii="Times New Roman" w:hAnsi="Times New Roman"/>
          <w:sz w:val="24"/>
          <w:szCs w:val="24"/>
        </w:rPr>
        <w:t>.  Unless otherwise specifically provided herein, all notices, demands, or other communications given hereunder shall be in writing and shall be deemed to have been duly given as of the third business day after mailing by United States certified mail, return receipt requested, addressed as follows:</w:t>
      </w:r>
    </w:p>
    <w:p w:rsidR="001E2055" w:rsidRPr="00D71878" w:rsidRDefault="001E2055" w:rsidP="00E51A95">
      <w:pPr>
        <w:widowControl w:val="0"/>
        <w:ind w:left="720" w:firstLine="720"/>
        <w:jc w:val="both"/>
        <w:outlineLvl w:val="1"/>
      </w:pPr>
      <w:r w:rsidRPr="00D71878">
        <w:lastRenderedPageBreak/>
        <w:t>To the Plaintiff Class:</w:t>
      </w:r>
    </w:p>
    <w:p w:rsidR="001E2055" w:rsidRPr="00D71878" w:rsidRDefault="001E2055" w:rsidP="00E51A95">
      <w:pPr>
        <w:widowControl w:val="0"/>
        <w:spacing w:before="240" w:line="240" w:lineRule="exact"/>
        <w:ind w:left="1440"/>
        <w:rPr>
          <w:rFonts w:eastAsia="SimSun"/>
        </w:rPr>
      </w:pPr>
      <w:r w:rsidRPr="00D71878">
        <w:rPr>
          <w:rFonts w:eastAsia="SimSun"/>
        </w:rPr>
        <w:t>Kevin Mahoney, Esq.</w:t>
      </w:r>
      <w:r w:rsidRPr="00D71878">
        <w:rPr>
          <w:rFonts w:eastAsia="SimSun"/>
        </w:rPr>
        <w:br/>
        <w:t>Treana L. Allen, Esq.</w:t>
      </w:r>
    </w:p>
    <w:p w:rsidR="001E2055" w:rsidRPr="00D71878" w:rsidRDefault="001E2055" w:rsidP="00E51A95">
      <w:pPr>
        <w:widowControl w:val="0"/>
        <w:spacing w:line="240" w:lineRule="exact"/>
        <w:ind w:left="1440"/>
        <w:rPr>
          <w:rFonts w:eastAsia="SimSun"/>
        </w:rPr>
      </w:pPr>
      <w:r w:rsidRPr="00D71878">
        <w:rPr>
          <w:rFonts w:eastAsia="SimSun"/>
          <w:b/>
        </w:rPr>
        <w:t>Mahoney Law Group, APC</w:t>
      </w:r>
      <w:r w:rsidRPr="00D71878">
        <w:rPr>
          <w:rFonts w:eastAsia="SimSun"/>
        </w:rPr>
        <w:br/>
        <w:t>249 E. Ocean Boulevard, Suite 814</w:t>
      </w:r>
    </w:p>
    <w:p w:rsidR="001E2055" w:rsidRPr="00D71878" w:rsidRDefault="001E2055" w:rsidP="00E51A95">
      <w:pPr>
        <w:widowControl w:val="0"/>
        <w:spacing w:line="240" w:lineRule="exact"/>
        <w:ind w:left="1440"/>
        <w:rPr>
          <w:rFonts w:eastAsia="SimSun"/>
        </w:rPr>
      </w:pPr>
      <w:r w:rsidRPr="00D71878">
        <w:rPr>
          <w:rFonts w:eastAsia="SimSun"/>
        </w:rPr>
        <w:t>Long Beach, CA 90802</w:t>
      </w:r>
    </w:p>
    <w:p w:rsidR="001E2055" w:rsidRPr="00D71878" w:rsidRDefault="001E2055" w:rsidP="00E51A95">
      <w:pPr>
        <w:widowControl w:val="0"/>
        <w:spacing w:before="240" w:line="240" w:lineRule="exact"/>
        <w:ind w:left="1440"/>
        <w:jc w:val="both"/>
      </w:pPr>
      <w:r w:rsidRPr="00D71878">
        <w:t>To the Defendants:</w:t>
      </w:r>
    </w:p>
    <w:p w:rsidR="001E2055" w:rsidRPr="00D71878" w:rsidRDefault="001E2055" w:rsidP="00E51A95">
      <w:pPr>
        <w:pStyle w:val="AttorneyName"/>
        <w:widowControl w:val="0"/>
        <w:spacing w:line="240" w:lineRule="exact"/>
        <w:ind w:left="1440"/>
        <w:contextualSpacing/>
        <w:rPr>
          <w:rFonts w:ascii="Times New Roman" w:hAnsi="Times New Roman"/>
          <w:sz w:val="24"/>
          <w:szCs w:val="24"/>
        </w:rPr>
      </w:pPr>
    </w:p>
    <w:p w:rsidR="001E2055" w:rsidRDefault="007F4568" w:rsidP="00E51A95">
      <w:pPr>
        <w:pStyle w:val="FirmName"/>
        <w:ind w:left="1440"/>
      </w:pPr>
      <w:r>
        <w:t>MUSICK, PEELER &amp;  GARRETT</w:t>
      </w:r>
      <w:r w:rsidR="001E2055">
        <w:t> </w:t>
      </w:r>
      <w:proofErr w:type="spellStart"/>
      <w:r w:rsidR="001E2055" w:rsidRPr="00FA165B">
        <w:rPr>
          <w:smallCaps/>
        </w:rPr>
        <w:t>llp</w:t>
      </w:r>
      <w:proofErr w:type="spellEnd"/>
    </w:p>
    <w:p w:rsidR="001E2055" w:rsidRDefault="007F4568" w:rsidP="00E51A95">
      <w:pPr>
        <w:pStyle w:val="Normal0"/>
        <w:ind w:left="1440"/>
      </w:pPr>
      <w:r>
        <w:t>Barbora Pulmanova</w:t>
      </w:r>
      <w:r w:rsidR="001E2055">
        <w:t xml:space="preserve">, Esq. </w:t>
      </w:r>
    </w:p>
    <w:p w:rsidR="00402C76" w:rsidRDefault="00402C76" w:rsidP="00E51A95">
      <w:pPr>
        <w:pStyle w:val="Normal0"/>
        <w:ind w:left="1440"/>
      </w:pPr>
      <w:r>
        <w:t>Jon C. McNutt, Esq.</w:t>
      </w:r>
    </w:p>
    <w:p w:rsidR="001E2055" w:rsidRDefault="007F4568" w:rsidP="00E51A95">
      <w:pPr>
        <w:pStyle w:val="Normal0"/>
        <w:ind w:left="1440"/>
      </w:pPr>
      <w:r>
        <w:t>One Wilshire Boulevard, Suite 2000</w:t>
      </w:r>
    </w:p>
    <w:p w:rsidR="001E2055" w:rsidRDefault="007F4568" w:rsidP="00E51A95">
      <w:pPr>
        <w:pStyle w:val="Normal0"/>
        <w:ind w:left="1440"/>
      </w:pPr>
      <w:r>
        <w:t>Los Angeles, California 90017</w:t>
      </w:r>
    </w:p>
    <w:p w:rsidR="001E2055" w:rsidRDefault="001E2055" w:rsidP="00E51A95">
      <w:pPr>
        <w:widowControl w:val="0"/>
        <w:spacing w:line="240" w:lineRule="exact"/>
        <w:jc w:val="both"/>
      </w:pPr>
    </w:p>
    <w:p w:rsidR="001E2055" w:rsidRPr="00D71878" w:rsidRDefault="001E2055" w:rsidP="00E51A95">
      <w:pPr>
        <w:widowControl w:val="0"/>
        <w:spacing w:line="240" w:lineRule="exact"/>
        <w:jc w:val="both"/>
      </w:pP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rPr>
      </w:pPr>
      <w:r w:rsidRPr="00D71878">
        <w:rPr>
          <w:rFonts w:ascii="Times New Roman" w:hAnsi="Times New Roman"/>
          <w:sz w:val="24"/>
          <w:u w:val="single"/>
        </w:rPr>
        <w:t>Modification</w:t>
      </w:r>
      <w:r w:rsidRPr="00D71878">
        <w:rPr>
          <w:rFonts w:ascii="Times New Roman" w:hAnsi="Times New Roman"/>
          <w:sz w:val="24"/>
        </w:rPr>
        <w:t xml:space="preserve">.  This Agreement may not be changed, altered, or modified, except in writing signed by counsel for the Parties hereto and approved by the Court.  This Agreement may not be discharged except by performance in accordance with its terms or by a writing signed by the Parties hereto.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rPr>
      </w:pPr>
      <w:r w:rsidRPr="00D71878">
        <w:rPr>
          <w:rFonts w:ascii="Times New Roman" w:hAnsi="Times New Roman"/>
          <w:sz w:val="24"/>
          <w:u w:val="single"/>
        </w:rPr>
        <w:t>Governing Law</w:t>
      </w:r>
      <w:r w:rsidRPr="00D71878">
        <w:rPr>
          <w:rFonts w:ascii="Times New Roman" w:hAnsi="Times New Roman"/>
          <w:sz w:val="24"/>
        </w:rPr>
        <w:t>.  The rights and obligations of the parties hereunder shall be construed and enforced in accordance with, and shall be governed by, the laws of the State of California, without regard to principles of conflict of laws.</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rPr>
      </w:pPr>
      <w:r w:rsidRPr="00D71878">
        <w:rPr>
          <w:rFonts w:ascii="Times New Roman" w:hAnsi="Times New Roman"/>
          <w:sz w:val="24"/>
          <w:u w:val="single"/>
        </w:rPr>
        <w:t>Counterparts</w:t>
      </w:r>
      <w:r w:rsidRPr="00D71878">
        <w:rPr>
          <w:rFonts w:ascii="Times New Roman" w:hAnsi="Times New Roman"/>
          <w:sz w:val="24"/>
        </w:rPr>
        <w:t>.  Because the members of the Stipulated Class are numerous, the Parties agree that it is impossible or impractical to have each Stipulated Class Member sign this Stipulation.  It is agreed that, for purposes of seeking Court approval of the Settlement, this Stipulation of Settlement may be executed on behalf of the proposed Class by Class Counsel and Plaintiff and shall have the same force and effect as if it has been signed by each Stipulated Class Member.  The Notice of Claim Form will advise Stipulated Class Members of the binding nature of the releases contained herein, and this Agreement shall have the same force and effect as if this Agreement were executed by each Stipulated Class Member.  The Parties may execute this Settlement Agreement in any number of counterparts, and a facsimile signature shall have the same force and effect as an original.</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rPr>
      </w:pPr>
      <w:r w:rsidRPr="00D71878">
        <w:rPr>
          <w:rFonts w:ascii="Times New Roman" w:hAnsi="Times New Roman"/>
          <w:sz w:val="24"/>
          <w:u w:val="single"/>
        </w:rPr>
        <w:t>Exhibits</w:t>
      </w:r>
      <w:r w:rsidRPr="00D71878">
        <w:rPr>
          <w:rFonts w:ascii="Times New Roman" w:hAnsi="Times New Roman"/>
          <w:sz w:val="24"/>
        </w:rPr>
        <w:t>.  The terms of this Agreement include the terms set forth in the attached exhibits, which are incorporated by this reference as though fully set forth herein.</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rPr>
      </w:pPr>
      <w:r w:rsidRPr="00D71878">
        <w:rPr>
          <w:rFonts w:ascii="Times New Roman" w:hAnsi="Times New Roman"/>
          <w:sz w:val="24"/>
          <w:u w:val="single"/>
        </w:rPr>
        <w:lastRenderedPageBreak/>
        <w:t>Authority</w:t>
      </w:r>
      <w:r w:rsidRPr="00D71878">
        <w:rPr>
          <w:rFonts w:ascii="Times New Roman" w:hAnsi="Times New Roman"/>
          <w:sz w:val="24"/>
        </w:rPr>
        <w:t xml:space="preserve">.  Each attorney signing below represents that he or she has been authorized to execute this Stipulation of Settlement on behalf of the attorney’s respective client(s).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rPr>
      </w:pPr>
      <w:r w:rsidRPr="00D71878">
        <w:rPr>
          <w:rFonts w:ascii="Times New Roman" w:hAnsi="Times New Roman"/>
          <w:sz w:val="24"/>
          <w:u w:val="single"/>
        </w:rPr>
        <w:t>Titles and Captions of No Force</w:t>
      </w:r>
      <w:r w:rsidRPr="00D71878">
        <w:rPr>
          <w:rFonts w:ascii="Times New Roman" w:hAnsi="Times New Roman"/>
          <w:sz w:val="24"/>
        </w:rPr>
        <w:t xml:space="preserve">.  Paragraph titles or captions contained herein are inserted for convenience and ease of reference, and do not define, limit, extend, or describe the scope of the terms of the Agreement and its provision. </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rPr>
      </w:pPr>
      <w:r w:rsidRPr="00D71878">
        <w:rPr>
          <w:rFonts w:ascii="Times New Roman" w:hAnsi="Times New Roman"/>
          <w:sz w:val="24"/>
          <w:u w:val="single"/>
        </w:rPr>
        <w:t>Invalid Without Court Approval</w:t>
      </w:r>
      <w:r w:rsidRPr="00D71878">
        <w:rPr>
          <w:rFonts w:ascii="Times New Roman" w:hAnsi="Times New Roman"/>
          <w:sz w:val="24"/>
        </w:rPr>
        <w:t>.  This Agreement is subject to approval by the Court.  In the event the Settlement is not approved, it shall be deemed null and void, of no force and effect, and the Parties represent, warrant, and covenant that in such event it will not be admitted in the Action as an admission, as evidence, or used for any other purpose in the Action.</w:t>
      </w:r>
    </w:p>
    <w:p w:rsidR="001E2055" w:rsidRPr="00D71878"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rPr>
      </w:pPr>
      <w:r w:rsidRPr="00D71878">
        <w:rPr>
          <w:rFonts w:ascii="Times New Roman" w:hAnsi="Times New Roman"/>
          <w:sz w:val="24"/>
          <w:u w:val="single"/>
        </w:rPr>
        <w:t>No Tax Advice</w:t>
      </w:r>
      <w:r w:rsidRPr="00D71878">
        <w:rPr>
          <w:rFonts w:ascii="Times New Roman" w:hAnsi="Times New Roman"/>
          <w:sz w:val="24"/>
        </w:rPr>
        <w:t xml:space="preserve">.  Nothing contained herein constitutes legal advice regarding the taxability of any amounts paid in connection with the Settlement, nor should anything contained herein be relied upon as such advice.  </w:t>
      </w:r>
    </w:p>
    <w:p w:rsidR="001E2055" w:rsidRDefault="001E2055" w:rsidP="00E51A95">
      <w:pPr>
        <w:pStyle w:val="ListParagraph"/>
        <w:widowControl w:val="0"/>
        <w:numPr>
          <w:ilvl w:val="0"/>
          <w:numId w:val="2"/>
        </w:numPr>
        <w:spacing w:line="480" w:lineRule="exact"/>
        <w:ind w:left="0" w:firstLine="720"/>
        <w:jc w:val="both"/>
        <w:outlineLvl w:val="1"/>
        <w:rPr>
          <w:rFonts w:ascii="Times New Roman" w:hAnsi="Times New Roman"/>
          <w:sz w:val="24"/>
        </w:rPr>
      </w:pPr>
      <w:r w:rsidRPr="00D71878">
        <w:rPr>
          <w:rFonts w:ascii="Times New Roman" w:hAnsi="Times New Roman"/>
          <w:sz w:val="24"/>
          <w:u w:val="single"/>
        </w:rPr>
        <w:t>Court Jurisdiction</w:t>
      </w:r>
      <w:r w:rsidRPr="00D71878">
        <w:rPr>
          <w:rFonts w:ascii="Times New Roman" w:hAnsi="Times New Roman"/>
          <w:sz w:val="24"/>
        </w:rPr>
        <w:t>.  The Parties agree that upon the occurrence of the Effective Date, this Agreement shall be enforceable by the Court and the Court shall retain jurisdiction over the Parties and the Stipulated Class Members to enforce the terms, conditions and obligations of the Agreement.</w:t>
      </w:r>
    </w:p>
    <w:p w:rsidR="00E51A95" w:rsidRPr="00D71878" w:rsidRDefault="00E51A95" w:rsidP="00E51A95">
      <w:pPr>
        <w:pStyle w:val="ListParagraph"/>
        <w:widowControl w:val="0"/>
        <w:spacing w:line="480" w:lineRule="exact"/>
        <w:jc w:val="both"/>
        <w:outlineLvl w:val="1"/>
        <w:rPr>
          <w:rFonts w:ascii="Times New Roman" w:hAnsi="Times New Roman"/>
          <w:sz w:val="24"/>
        </w:rPr>
      </w:pPr>
    </w:p>
    <w:p w:rsidR="001E2055" w:rsidRPr="00D71878" w:rsidRDefault="001E2055" w:rsidP="00E51A95">
      <w:pPr>
        <w:widowControl w:val="0"/>
        <w:ind w:firstLine="720"/>
        <w:contextualSpacing/>
        <w:jc w:val="both"/>
      </w:pPr>
      <w:r w:rsidRPr="00D71878">
        <w:t>IN WITNESS WHEREOF, this Stipulation of Settlement is executed by the Parties and their duly authorized attorneys, as of the day and year herein set forth.</w:t>
      </w:r>
    </w:p>
    <w:p w:rsidR="001E2055" w:rsidRPr="00D71878" w:rsidRDefault="001E2055" w:rsidP="00E51A95">
      <w:pPr>
        <w:pStyle w:val="DoubleSpacing"/>
        <w:contextualSpacing/>
      </w:pPr>
    </w:p>
    <w:p w:rsidR="001E2055" w:rsidRPr="00D71878" w:rsidRDefault="001E2055" w:rsidP="00E51A95">
      <w:pPr>
        <w:pStyle w:val="DoubleSpacing"/>
        <w:contextualSpacing/>
      </w:pPr>
      <w:r w:rsidRPr="00D71878">
        <w:t>Dated:</w:t>
      </w:r>
      <w:r w:rsidRPr="00D71878">
        <w:tab/>
        <w:t xml:space="preserve">  ____________, 2016</w:t>
      </w:r>
      <w:r w:rsidRPr="00D71878">
        <w:tab/>
        <w:t xml:space="preserve">   </w:t>
      </w:r>
      <w:r w:rsidRPr="00D71878">
        <w:tab/>
        <w:t>By:       ______________________________</w:t>
      </w:r>
    </w:p>
    <w:p w:rsidR="001E2055" w:rsidRPr="00D71878" w:rsidRDefault="001E2055" w:rsidP="00E51A95">
      <w:pPr>
        <w:pStyle w:val="DoubleSpacing"/>
        <w:ind w:left="5040"/>
        <w:contextualSpacing/>
      </w:pPr>
      <w:r w:rsidRPr="00D71878">
        <w:t xml:space="preserve">on behalf of </w:t>
      </w:r>
      <w:r w:rsidR="005C7F0B">
        <w:t>GLENDORA GRAND, INC.</w:t>
      </w:r>
    </w:p>
    <w:p w:rsidR="001E2055" w:rsidRPr="00D71878" w:rsidRDefault="001E2055" w:rsidP="00E51A95">
      <w:pPr>
        <w:pStyle w:val="DoubleSpacing"/>
        <w:ind w:left="5040"/>
        <w:contextualSpacing/>
      </w:pPr>
    </w:p>
    <w:p w:rsidR="001E2055" w:rsidRPr="00D71878" w:rsidRDefault="001E2055" w:rsidP="00E51A95">
      <w:pPr>
        <w:pStyle w:val="DoubleSpacing"/>
        <w:contextualSpacing/>
        <w:rPr>
          <w:u w:val="single"/>
        </w:rPr>
      </w:pPr>
      <w:r w:rsidRPr="00D71878">
        <w:t>Dated:</w:t>
      </w:r>
      <w:r w:rsidRPr="00D71878">
        <w:tab/>
        <w:t xml:space="preserve">  ____________, 2016</w:t>
      </w:r>
      <w:r w:rsidRPr="00D71878">
        <w:tab/>
        <w:t xml:space="preserve">   </w:t>
      </w:r>
      <w:r w:rsidRPr="00D71878">
        <w:tab/>
        <w:t>By:      _________________________</w:t>
      </w:r>
      <w:r w:rsidRPr="00D71878">
        <w:tab/>
      </w:r>
      <w:r w:rsidRPr="00D71878">
        <w:tab/>
      </w:r>
    </w:p>
    <w:p w:rsidR="001E2055" w:rsidRPr="00D71878" w:rsidRDefault="001E2055" w:rsidP="00E51A95">
      <w:pPr>
        <w:pStyle w:val="DoubleSpacing"/>
        <w:ind w:left="4320" w:firstLine="720"/>
        <w:contextualSpacing/>
      </w:pPr>
      <w:r w:rsidRPr="00D71878">
        <w:t xml:space="preserve">Class Representative – </w:t>
      </w:r>
      <w:r w:rsidR="005C7F0B">
        <w:t>MANUEL CURIEL</w:t>
      </w:r>
    </w:p>
    <w:p w:rsidR="001E2055" w:rsidRPr="00D71878" w:rsidRDefault="001E2055" w:rsidP="00E51A95">
      <w:pPr>
        <w:pStyle w:val="DoubleSpacing"/>
        <w:spacing w:line="240" w:lineRule="exact"/>
      </w:pPr>
    </w:p>
    <w:p w:rsidR="001E2055" w:rsidRPr="00D71878" w:rsidRDefault="001E2055" w:rsidP="00E51A95">
      <w:pPr>
        <w:pStyle w:val="DoubleSpacing"/>
        <w:spacing w:line="240" w:lineRule="exact"/>
      </w:pPr>
    </w:p>
    <w:p w:rsidR="001E2055" w:rsidRPr="00D71878" w:rsidRDefault="001E2055" w:rsidP="00E51A95">
      <w:pPr>
        <w:pStyle w:val="DoubleSpacing"/>
        <w:rPr>
          <w:b/>
        </w:rPr>
      </w:pPr>
      <w:r w:rsidRPr="00D71878">
        <w:rPr>
          <w:b/>
        </w:rPr>
        <w:t>APPROVED AS TO FORM AND CONTENT:</w:t>
      </w:r>
    </w:p>
    <w:p w:rsidR="001E2055" w:rsidRPr="00D71878" w:rsidRDefault="001E2055" w:rsidP="00E51A95">
      <w:pPr>
        <w:pStyle w:val="DoubleSpacing"/>
      </w:pPr>
    </w:p>
    <w:p w:rsidR="001E2055" w:rsidRPr="00D71878" w:rsidRDefault="001E2055" w:rsidP="00E51A95">
      <w:pPr>
        <w:pStyle w:val="DoubleSpacing"/>
      </w:pPr>
      <w:r w:rsidRPr="00D71878">
        <w:t>DATED:  ____________, 2016</w:t>
      </w:r>
      <w:r w:rsidRPr="00D71878">
        <w:tab/>
      </w:r>
      <w:r w:rsidRPr="00D71878">
        <w:tab/>
      </w:r>
      <w:r w:rsidRPr="00D71878">
        <w:tab/>
        <w:t>MAHONEY LAW GROUP, APC</w:t>
      </w:r>
    </w:p>
    <w:p w:rsidR="001E2055" w:rsidRPr="00D71878" w:rsidRDefault="001E2055" w:rsidP="00E51A95">
      <w:pPr>
        <w:pStyle w:val="DoubleSpacing"/>
      </w:pPr>
    </w:p>
    <w:p w:rsidR="001E2055" w:rsidRPr="00D71878" w:rsidRDefault="001E2055" w:rsidP="00E51A95">
      <w:pPr>
        <w:pStyle w:val="SignatureLine"/>
        <w:tabs>
          <w:tab w:val="clear" w:pos="4800"/>
        </w:tabs>
        <w:rPr>
          <w:u w:val="single"/>
        </w:rPr>
      </w:pPr>
      <w:r w:rsidRPr="00D71878">
        <w:t>By:</w:t>
      </w:r>
      <w:r w:rsidRPr="00D71878">
        <w:tab/>
      </w:r>
      <w:r w:rsidRPr="00D71878">
        <w:rPr>
          <w:u w:val="single"/>
        </w:rPr>
        <w:tab/>
      </w:r>
      <w:r w:rsidRPr="00D71878">
        <w:rPr>
          <w:u w:val="single"/>
        </w:rPr>
        <w:tab/>
      </w:r>
      <w:r w:rsidRPr="00D71878">
        <w:rPr>
          <w:u w:val="single"/>
        </w:rPr>
        <w:tab/>
      </w:r>
      <w:r w:rsidRPr="00D71878">
        <w:rPr>
          <w:u w:val="single"/>
        </w:rPr>
        <w:tab/>
      </w:r>
      <w:r w:rsidRPr="00D71878">
        <w:rPr>
          <w:u w:val="single"/>
        </w:rPr>
        <w:tab/>
      </w:r>
    </w:p>
    <w:p w:rsidR="001E2055" w:rsidRPr="00D71878" w:rsidRDefault="001E2055" w:rsidP="00E51A95">
      <w:pPr>
        <w:pStyle w:val="DoubleSpacing"/>
        <w:spacing w:line="240" w:lineRule="exact"/>
        <w:ind w:left="5040"/>
      </w:pPr>
      <w:r w:rsidRPr="00D71878">
        <w:t>KEVIN MAHONEY</w:t>
      </w:r>
    </w:p>
    <w:p w:rsidR="001E2055" w:rsidRPr="00D71878" w:rsidRDefault="001E2055" w:rsidP="00E51A95">
      <w:pPr>
        <w:pStyle w:val="DoubleSpacing"/>
        <w:spacing w:line="240" w:lineRule="exact"/>
        <w:ind w:left="5040"/>
      </w:pPr>
      <w:r w:rsidRPr="00D71878">
        <w:t>TREANA L. ALLEN</w:t>
      </w:r>
    </w:p>
    <w:p w:rsidR="001E2055" w:rsidRPr="00D71878" w:rsidRDefault="001E2055" w:rsidP="00E51A95">
      <w:pPr>
        <w:pStyle w:val="DoubleSpacing"/>
        <w:spacing w:line="240" w:lineRule="exact"/>
        <w:ind w:left="5040"/>
        <w:jc w:val="left"/>
      </w:pPr>
      <w:r w:rsidRPr="00D71878">
        <w:t xml:space="preserve">Attorneys for Plaintiff </w:t>
      </w:r>
      <w:r w:rsidR="005C7F0B">
        <w:t>MANUEL CURIEL</w:t>
      </w:r>
      <w:r w:rsidRPr="00D71878">
        <w:t>, and the Putative Class</w:t>
      </w:r>
    </w:p>
    <w:p w:rsidR="001E2055" w:rsidRPr="00D71878" w:rsidRDefault="001E2055" w:rsidP="00E51A95">
      <w:pPr>
        <w:pStyle w:val="DoubleSpacing"/>
        <w:spacing w:line="240" w:lineRule="exact"/>
        <w:ind w:left="5040"/>
        <w:jc w:val="left"/>
      </w:pPr>
    </w:p>
    <w:p w:rsidR="001E2055" w:rsidRPr="00D71878" w:rsidRDefault="001E2055" w:rsidP="00E51A95">
      <w:pPr>
        <w:pStyle w:val="DoubleSpacing"/>
        <w:spacing w:line="240" w:lineRule="exact"/>
        <w:ind w:left="5040"/>
        <w:jc w:val="left"/>
      </w:pPr>
    </w:p>
    <w:p w:rsidR="001E2055" w:rsidRPr="0096116A" w:rsidRDefault="001E2055" w:rsidP="00E51A95">
      <w:pPr>
        <w:pStyle w:val="FirmName"/>
        <w:tabs>
          <w:tab w:val="left" w:pos="5040"/>
        </w:tabs>
        <w:rPr>
          <w:b w:val="0"/>
        </w:rPr>
      </w:pPr>
      <w:r w:rsidRPr="0096116A">
        <w:rPr>
          <w:b w:val="0"/>
        </w:rPr>
        <w:t>DATED: ____________, 2016</w:t>
      </w:r>
      <w:r w:rsidRPr="0096116A">
        <w:rPr>
          <w:b w:val="0"/>
        </w:rPr>
        <w:tab/>
      </w:r>
      <w:r w:rsidR="005C7F0B">
        <w:rPr>
          <w:b w:val="0"/>
        </w:rPr>
        <w:t>MUSICK, PEELER &amp; GARRETT</w:t>
      </w:r>
      <w:r w:rsidRPr="0096116A">
        <w:rPr>
          <w:b w:val="0"/>
        </w:rPr>
        <w:t> </w:t>
      </w:r>
      <w:proofErr w:type="spellStart"/>
      <w:r w:rsidRPr="0096116A">
        <w:rPr>
          <w:b w:val="0"/>
          <w:smallCaps/>
        </w:rPr>
        <w:t>llp</w:t>
      </w:r>
      <w:proofErr w:type="spellEnd"/>
    </w:p>
    <w:p w:rsidR="001E2055" w:rsidRPr="00D71878" w:rsidRDefault="001E2055" w:rsidP="00E51A95">
      <w:pPr>
        <w:pStyle w:val="SignatureBlock"/>
        <w:tabs>
          <w:tab w:val="left" w:pos="5040"/>
        </w:tabs>
        <w:ind w:left="0"/>
      </w:pPr>
    </w:p>
    <w:p w:rsidR="001E2055" w:rsidRPr="00D71878" w:rsidRDefault="001E2055" w:rsidP="00E51A95">
      <w:pPr>
        <w:pStyle w:val="SignatureBlock"/>
        <w:ind w:left="0"/>
      </w:pPr>
    </w:p>
    <w:p w:rsidR="001E2055" w:rsidRPr="00D71878" w:rsidRDefault="001E2055" w:rsidP="00E51A95">
      <w:pPr>
        <w:pStyle w:val="SignatureBlock"/>
        <w:ind w:left="0"/>
      </w:pPr>
    </w:p>
    <w:p w:rsidR="001E2055" w:rsidRPr="00D71878" w:rsidRDefault="001E2055" w:rsidP="00E51A95">
      <w:pPr>
        <w:pStyle w:val="SignatureLine"/>
        <w:tabs>
          <w:tab w:val="clear" w:pos="4800"/>
        </w:tabs>
        <w:rPr>
          <w:u w:val="single"/>
        </w:rPr>
      </w:pPr>
      <w:r w:rsidRPr="00D71878">
        <w:t>By:</w:t>
      </w:r>
      <w:r w:rsidRPr="00D71878">
        <w:tab/>
      </w:r>
      <w:r w:rsidRPr="00D71878">
        <w:rPr>
          <w:u w:val="single"/>
        </w:rPr>
        <w:tab/>
      </w:r>
      <w:r w:rsidRPr="00D71878">
        <w:rPr>
          <w:u w:val="single"/>
        </w:rPr>
        <w:tab/>
      </w:r>
      <w:r w:rsidRPr="00D71878">
        <w:rPr>
          <w:u w:val="single"/>
        </w:rPr>
        <w:tab/>
      </w:r>
      <w:r w:rsidRPr="00D71878">
        <w:rPr>
          <w:u w:val="single"/>
        </w:rPr>
        <w:tab/>
      </w:r>
      <w:r w:rsidRPr="00D71878">
        <w:rPr>
          <w:u w:val="single"/>
        </w:rPr>
        <w:tab/>
      </w:r>
    </w:p>
    <w:p w:rsidR="001E2055" w:rsidRDefault="005C7F0B" w:rsidP="00E51A95">
      <w:pPr>
        <w:pStyle w:val="SignatureBlock"/>
        <w:ind w:left="5040"/>
        <w:jc w:val="left"/>
      </w:pPr>
      <w:r>
        <w:t>BARBORA PULMANOVA</w:t>
      </w:r>
    </w:p>
    <w:p w:rsidR="00402C76" w:rsidRPr="005C7F0B" w:rsidRDefault="00402C76" w:rsidP="00E51A95">
      <w:pPr>
        <w:pStyle w:val="SignatureBlock"/>
        <w:ind w:left="5040"/>
        <w:jc w:val="left"/>
      </w:pPr>
      <w:r>
        <w:t>JON C. MCNUTT</w:t>
      </w:r>
    </w:p>
    <w:p w:rsidR="001E2055" w:rsidRDefault="001E2055" w:rsidP="00E51A95">
      <w:pPr>
        <w:pStyle w:val="SignatureBlock"/>
        <w:ind w:left="5040"/>
        <w:jc w:val="left"/>
      </w:pPr>
      <w:r w:rsidRPr="00D71878">
        <w:t xml:space="preserve">Attorneys for Defendant, </w:t>
      </w:r>
      <w:r w:rsidR="005C7F0B">
        <w:t xml:space="preserve">GLENDORA GRAND, INC. </w:t>
      </w:r>
    </w:p>
    <w:p w:rsidR="00153CF0" w:rsidRDefault="00153CF0" w:rsidP="00E51A95">
      <w:bookmarkStart w:id="18" w:name="_GoBack"/>
      <w:bookmarkEnd w:id="18"/>
    </w:p>
    <w:sectPr w:rsidR="00153CF0" w:rsidSect="00E51A95">
      <w:headerReference w:type="even" r:id="rId11"/>
      <w:headerReference w:type="default" r:id="rId12"/>
      <w:footerReference w:type="even" r:id="rId13"/>
      <w:footerReference w:type="default" r:id="rId14"/>
      <w:headerReference w:type="first" r:id="rId15"/>
      <w:footerReference w:type="first" r:id="rId16"/>
      <w:pgSz w:w="12240" w:h="15840" w:code="1"/>
      <w:pgMar w:top="-1296" w:right="1080" w:bottom="-1008" w:left="1800" w:header="720" w:footer="432" w:gutter="0"/>
      <w:paperSrc w:first="261" w:other="261"/>
      <w:cols w:space="720"/>
      <w:docGrid w:linePitch="32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D15031F" w15:done="0"/>
  <w15:commentEx w15:paraId="0A25A53D" w15:done="0"/>
  <w15:commentEx w15:paraId="6140DAFE" w15:done="0"/>
  <w15:commentEx w15:paraId="101E2735" w15:done="0"/>
  <w15:commentEx w15:paraId="6FD2C310" w15:done="0"/>
  <w15:commentEx w15:paraId="03924077" w15:done="0"/>
  <w15:commentEx w15:paraId="1CBFCE4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4A6B" w:rsidRDefault="00794A6B" w:rsidP="00F819B4">
      <w:pPr>
        <w:spacing w:line="240" w:lineRule="auto"/>
      </w:pPr>
      <w:r>
        <w:separator/>
      </w:r>
    </w:p>
  </w:endnote>
  <w:endnote w:type="continuationSeparator" w:id="0">
    <w:p w:rsidR="00794A6B" w:rsidRDefault="00794A6B" w:rsidP="00F819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739" w:rsidRDefault="0040473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1D81" w:rsidRDefault="00B574F3" w:rsidP="00B574F3">
    <w:pPr>
      <w:tabs>
        <w:tab w:val="center" w:pos="4680"/>
        <w:tab w:val="right" w:pos="9360"/>
      </w:tabs>
      <w:spacing w:line="240" w:lineRule="exact"/>
      <w:rPr>
        <w:rStyle w:val="PageNumber"/>
      </w:rPr>
    </w:pPr>
    <w:r w:rsidRPr="00B574F3">
      <w:rPr>
        <w:rStyle w:val="PageNumber"/>
        <w:noProof/>
        <w:spacing w:val="-2"/>
        <w:sz w:val="16"/>
      </w:rPr>
      <w:t>994603.1</w:t>
    </w:r>
    <w:r>
      <w:rPr>
        <w:rStyle w:val="PageNumber"/>
      </w:rPr>
      <w:t xml:space="preserve"> </w:t>
    </w:r>
    <w:r>
      <w:rPr>
        <w:rStyle w:val="PageNumber"/>
      </w:rPr>
      <w:tab/>
    </w:r>
    <w:r w:rsidR="00DE1D81">
      <w:rPr>
        <w:rStyle w:val="PageNumber"/>
      </w:rPr>
      <w:fldChar w:fldCharType="begin"/>
    </w:r>
    <w:r w:rsidR="00DE1D81">
      <w:rPr>
        <w:rStyle w:val="PageNumber"/>
      </w:rPr>
      <w:instrText xml:space="preserve"> PAGE </w:instrText>
    </w:r>
    <w:r w:rsidR="00DE1D81">
      <w:rPr>
        <w:rStyle w:val="PageNumber"/>
      </w:rPr>
      <w:fldChar w:fldCharType="separate"/>
    </w:r>
    <w:r w:rsidR="008F763C">
      <w:rPr>
        <w:rStyle w:val="PageNumber"/>
        <w:noProof/>
      </w:rPr>
      <w:t>34</w:t>
    </w:r>
    <w:r w:rsidR="00DE1D81">
      <w:rPr>
        <w:rStyle w:val="PageNumber"/>
      </w:rPr>
      <w:fldChar w:fldCharType="end"/>
    </w:r>
  </w:p>
  <w:p w:rsidR="00DE1D81" w:rsidRDefault="00DE1D81">
    <w:pPr>
      <w:pStyle w:val="Footer1"/>
    </w:pPr>
    <w:r>
      <w:t>STIPULATED SETTLEMENT AGREEMENT AND RELEASE OF CLAIMS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1D81" w:rsidRDefault="00DE1D81">
    <w:pPr>
      <w:spacing w:line="240" w:lineRule="exact"/>
      <w:jc w:val="center"/>
      <w:rPr>
        <w:rStyle w:val="PageNumber"/>
      </w:rPr>
    </w:pPr>
  </w:p>
  <w:p w:rsidR="00DE1D81" w:rsidRDefault="00DE1D81">
    <w:pPr>
      <w:pStyle w:val="Footer1"/>
    </w:pPr>
    <w:r>
      <w:fldChar w:fldCharType="begin"/>
    </w:r>
    <w:r>
      <w:instrText xml:space="preserve"> REF Title  \* CHARFORMAT </w:instrText>
    </w:r>
    <w:r>
      <w:fldChar w:fldCharType="separate"/>
    </w:r>
    <w:r>
      <w:rPr>
        <w:b/>
        <w:bCs/>
      </w:rPr>
      <w:t>Error! Reference source not found.</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4A6B" w:rsidRDefault="00794A6B" w:rsidP="00F819B4">
      <w:pPr>
        <w:spacing w:line="240" w:lineRule="auto"/>
      </w:pPr>
      <w:r>
        <w:separator/>
      </w:r>
    </w:p>
  </w:footnote>
  <w:footnote w:type="continuationSeparator" w:id="0">
    <w:p w:rsidR="00794A6B" w:rsidRDefault="00794A6B" w:rsidP="00F819B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739" w:rsidRDefault="0040473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1D81" w:rsidRDefault="008F763C">
    <w:pPr>
      <w:pStyle w:val="Header"/>
    </w:pPr>
    <w:r>
      <w:rPr>
        <w:noProof/>
      </w:rPr>
      <w:pict>
        <v:line id="_x0000_s2057" style="position:absolute;z-index:251668480;visibility:visible;mso-wrap-style:square;mso-width-percent:0;mso-height-percent:0;mso-wrap-distance-left:3.17494mm;mso-wrap-distance-top:0;mso-wrap-distance-right:3.17494mm;mso-wrap-distance-bottom:0;mso-position-horizontal:absolute;mso-position-horizontal-relative:margin;mso-position-vertical:absolute;mso-position-vertical-relative:page;mso-width-percent:0;mso-height-percent:0;mso-width-relative:page;mso-height-relative:page" from="469.5pt,0" to="469.5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OS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">
          <w10:wrap anchorx="margin" anchory="page"/>
        </v:line>
      </w:pict>
    </w:r>
    <w:r>
      <w:rPr>
        <w:noProof/>
      </w:rPr>
      <w:pict>
        <v:shapetype id="_x0000_t202" coordsize="21600,21600" o:spt="202" path="m,l,21600r21600,l21600,xe">
          <v:stroke joinstyle="miter"/>
          <v:path gradientshapeok="t" o:connecttype="rect"/>
        </v:shapetype>
        <v:shape id="LineNumbers" o:spid="_x0000_s2049" type="#_x0000_t202" style="position:absolute;margin-left:-50.6pt;margin-top:.3pt;width:36pt;height:67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" stroked="f">
          <v:textbox inset="0,0,0,0">
            <w:txbxContent>
              <w:p w:rsidR="00DE1D81" w:rsidRDefault="00DE1D81">
                <w:pPr>
                  <w:jc w:val="right"/>
                </w:pPr>
                <w:r>
                  <w:t>1</w:t>
                </w:r>
              </w:p>
              <w:p w:rsidR="00DE1D81" w:rsidRDefault="00DE1D81">
                <w:pPr>
                  <w:jc w:val="right"/>
                </w:pPr>
                <w:r>
                  <w:t>2</w:t>
                </w:r>
              </w:p>
              <w:p w:rsidR="00DE1D81" w:rsidRDefault="00DE1D81">
                <w:pPr>
                  <w:jc w:val="right"/>
                </w:pPr>
                <w:r>
                  <w:t>3</w:t>
                </w:r>
              </w:p>
              <w:p w:rsidR="00DE1D81" w:rsidRDefault="00DE1D81">
                <w:pPr>
                  <w:jc w:val="right"/>
                </w:pPr>
                <w:r>
                  <w:t>4</w:t>
                </w:r>
              </w:p>
              <w:p w:rsidR="00DE1D81" w:rsidRDefault="00DE1D81">
                <w:pPr>
                  <w:jc w:val="right"/>
                </w:pPr>
                <w:r>
                  <w:t>5</w:t>
                </w:r>
              </w:p>
              <w:p w:rsidR="00DE1D81" w:rsidRDefault="00DE1D81">
                <w:pPr>
                  <w:jc w:val="right"/>
                </w:pPr>
                <w:r>
                  <w:t>6</w:t>
                </w:r>
              </w:p>
              <w:p w:rsidR="00DE1D81" w:rsidRDefault="00DE1D81">
                <w:pPr>
                  <w:jc w:val="right"/>
                </w:pPr>
                <w:r>
                  <w:t>7</w:t>
                </w:r>
              </w:p>
              <w:p w:rsidR="00DE1D81" w:rsidRDefault="00DE1D81">
                <w:pPr>
                  <w:jc w:val="right"/>
                </w:pPr>
                <w:r>
                  <w:t>8</w:t>
                </w:r>
              </w:p>
              <w:p w:rsidR="00DE1D81" w:rsidRDefault="00DE1D81">
                <w:pPr>
                  <w:jc w:val="right"/>
                </w:pPr>
                <w:r>
                  <w:t>9</w:t>
                </w:r>
              </w:p>
              <w:p w:rsidR="00DE1D81" w:rsidRDefault="00DE1D81">
                <w:pPr>
                  <w:jc w:val="right"/>
                </w:pPr>
                <w:r>
                  <w:t>10</w:t>
                </w:r>
              </w:p>
              <w:p w:rsidR="00DE1D81" w:rsidRDefault="00DE1D81">
                <w:pPr>
                  <w:jc w:val="right"/>
                </w:pPr>
                <w:r>
                  <w:t>11</w:t>
                </w:r>
              </w:p>
              <w:p w:rsidR="00DE1D81" w:rsidRDefault="00DE1D81">
                <w:pPr>
                  <w:jc w:val="right"/>
                </w:pPr>
                <w:r>
                  <w:t>12</w:t>
                </w:r>
              </w:p>
              <w:p w:rsidR="00DE1D81" w:rsidRDefault="00DE1D81">
                <w:pPr>
                  <w:jc w:val="right"/>
                </w:pPr>
                <w:r>
                  <w:t>13</w:t>
                </w:r>
              </w:p>
              <w:p w:rsidR="00DE1D81" w:rsidRDefault="00DE1D81">
                <w:pPr>
                  <w:jc w:val="right"/>
                </w:pPr>
                <w:r>
                  <w:t>14</w:t>
                </w:r>
              </w:p>
              <w:p w:rsidR="00DE1D81" w:rsidRDefault="00DE1D81">
                <w:pPr>
                  <w:jc w:val="right"/>
                </w:pPr>
                <w:r>
                  <w:t>15</w:t>
                </w:r>
              </w:p>
              <w:p w:rsidR="00DE1D81" w:rsidRDefault="00DE1D81">
                <w:pPr>
                  <w:jc w:val="right"/>
                </w:pPr>
                <w:r>
                  <w:t>16</w:t>
                </w:r>
              </w:p>
              <w:p w:rsidR="00DE1D81" w:rsidRDefault="00DE1D81">
                <w:pPr>
                  <w:jc w:val="right"/>
                </w:pPr>
                <w:r>
                  <w:t>17</w:t>
                </w:r>
              </w:p>
              <w:p w:rsidR="00DE1D81" w:rsidRDefault="00DE1D81">
                <w:pPr>
                  <w:jc w:val="right"/>
                </w:pPr>
                <w:r>
                  <w:t>18</w:t>
                </w:r>
              </w:p>
              <w:p w:rsidR="00DE1D81" w:rsidRDefault="00DE1D81">
                <w:pPr>
                  <w:jc w:val="right"/>
                </w:pPr>
                <w:r>
                  <w:t>19</w:t>
                </w:r>
              </w:p>
              <w:p w:rsidR="00DE1D81" w:rsidRDefault="00DE1D81">
                <w:pPr>
                  <w:jc w:val="right"/>
                </w:pPr>
                <w:r>
                  <w:t>20</w:t>
                </w:r>
              </w:p>
              <w:p w:rsidR="00DE1D81" w:rsidRDefault="00DE1D81">
                <w:pPr>
                  <w:jc w:val="right"/>
                </w:pPr>
                <w:r>
                  <w:t>21</w:t>
                </w:r>
              </w:p>
              <w:p w:rsidR="00DE1D81" w:rsidRDefault="00DE1D81">
                <w:pPr>
                  <w:jc w:val="right"/>
                </w:pPr>
                <w:r>
                  <w:t>22</w:t>
                </w:r>
              </w:p>
              <w:p w:rsidR="00DE1D81" w:rsidRDefault="00DE1D81">
                <w:pPr>
                  <w:jc w:val="right"/>
                </w:pPr>
                <w:r>
                  <w:t>23</w:t>
                </w:r>
              </w:p>
              <w:p w:rsidR="00DE1D81" w:rsidRDefault="00DE1D81">
                <w:pPr>
                  <w:jc w:val="right"/>
                </w:pPr>
                <w:r>
                  <w:t>24</w:t>
                </w:r>
              </w:p>
              <w:p w:rsidR="00DE1D81" w:rsidRDefault="00DE1D81">
                <w:pPr>
                  <w:jc w:val="right"/>
                </w:pPr>
                <w:r>
                  <w:t>25</w:t>
                </w:r>
              </w:p>
              <w:p w:rsidR="00DE1D81" w:rsidRDefault="00DE1D81">
                <w:pPr>
                  <w:jc w:val="right"/>
                </w:pPr>
                <w:r>
                  <w:t>26</w:t>
                </w:r>
              </w:p>
              <w:p w:rsidR="00DE1D81" w:rsidRDefault="00DE1D81">
                <w:pPr>
                  <w:jc w:val="right"/>
                </w:pPr>
                <w:r>
                  <w:t>27</w:t>
                </w:r>
              </w:p>
              <w:p w:rsidR="00DE1D81" w:rsidRDefault="00DE1D81">
                <w:pPr>
                  <w:jc w:val="right"/>
                </w:pPr>
                <w:r>
                  <w:t>28</w:t>
                </w:r>
              </w:p>
              <w:p w:rsidR="00DE1D81" w:rsidRDefault="00DE1D81">
                <w:pPr>
                  <w:jc w:val="right"/>
                </w:pPr>
              </w:p>
            </w:txbxContent>
          </v:textbox>
          <w10:wrap anchorx="margin" anchory="margin"/>
        </v:shape>
      </w:pict>
    </w:r>
    <w:r>
      <w:rPr>
        <w:noProof/>
      </w:rPr>
      <w:pict>
        <v:shape id="DocIDEP" o:spid="_x0000_s2050" type="#_x0000_t202" style="position:absolute;margin-left:20.15pt;margin-top:0;width:62.65pt;height:31.7pt;z-index:251661312;visibility:visible;mso-wrap-style:square;mso-width-percent:0;mso-height-percent:0;mso-top-percent:940;mso-wrap-distance-left:9pt;mso-wrap-distance-top:0;mso-wrap-distance-right:9pt;mso-wrap-distance-bottom:0;mso-position-horizontal:absolute;mso-position-horizontal-relative:page;mso-position-vertical-relative:page;mso-width-percent:0;mso-height-percent:0;mso-top-percent:94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" o:allowincell="f" filled="f" stroked="f" strokeweight=".5pt">
          <v:path arrowok="t"/>
          <v:textbox inset="0,0,0,0">
            <w:txbxContent>
              <w:p w:rsidR="00DE1D81" w:rsidRDefault="00DE1D81">
                <w:pPr>
                  <w:pStyle w:val="DocID"/>
                </w:pPr>
              </w:p>
            </w:txbxContent>
          </v:textbox>
          <w10:wrap anchorx="page" anchory="page"/>
          <w10:anchorlock/>
        </v:shape>
      </w:pict>
    </w:r>
    <w:r>
      <w:rPr>
        <w:noProof/>
      </w:rPr>
      <w:pict>
        <v:line id="LeftBorder1" o:spid="_x0000_s2051" style="position:absolute;z-index:251662336;visibility:visible;mso-wrap-style:square;mso-width-percent:0;mso-height-percent:0;mso-wrap-distance-left:3.17494mm;mso-wrap-distance-top:0;mso-wrap-distance-right:3.17494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Y8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">
          <w10:wrap anchorx="margin" anchory="page"/>
        </v:lin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1D81" w:rsidRDefault="008F763C">
    <w:pPr>
      <w:pStyle w:val="Header"/>
    </w:pPr>
    <w:r>
      <w:rPr>
        <w:noProof/>
      </w:rPr>
      <w:pict>
        <v:shapetype id="_x0000_t202" coordsize="21600,21600" o:spt="202" path="m,l,21600r21600,l21600,xe">
          <v:stroke joinstyle="miter"/>
          <v:path gradientshapeok="t" o:connecttype="rect"/>
        </v:shapetype>
        <v:shape id="_x0000_s2052" type="#_x0000_t202" style="position:absolute;margin-left:20.15pt;margin-top:0;width:62.65pt;height:31.7pt;z-index:251663360;visibility:visible;mso-wrap-style:square;mso-width-percent:0;mso-height-percent:0;mso-top-percent:940;mso-wrap-distance-left:9pt;mso-wrap-distance-top:0;mso-wrap-distance-right:9pt;mso-wrap-distance-bottom:0;mso-position-horizontal:absolute;mso-position-horizontal-relative:page;mso-position-vertical-relative:page;mso-width-percent:0;mso-height-percent:0;mso-top-percent:94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" o:allowincell="f" filled="f" stroked="f" strokeweight=".5pt">
          <v:path arrowok="t"/>
          <v:textbox inset="0,0,0,0">
            <w:txbxContent>
              <w:p w:rsidR="00DE1D81" w:rsidRDefault="00DE1D81">
                <w:pPr>
                  <w:pStyle w:val="DocID"/>
                </w:pPr>
                <w:r>
                  <w:t>009254.00014</w:t>
                </w:r>
                <w:r>
                  <w:br/>
                  <w:t>13313442.1</w:t>
                </w:r>
              </w:p>
            </w:txbxContent>
          </v:textbox>
          <w10:wrap anchorx="page" anchory="page"/>
          <w10:anchorlock/>
        </v:shape>
      </w:pict>
    </w:r>
    <w:r>
      <w:rPr>
        <w:noProof/>
      </w:rPr>
      <w:pict>
        <v:shape id="Text Box 8" o:spid="_x0000_s2053" type="#_x0000_t202" style="position:absolute;margin-left:-50.4pt;margin-top:0;width:36pt;height:661.4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" stroked="f">
          <v:textbox inset="0,0,0,0">
            <w:txbxContent>
              <w:p w:rsidR="00DE1D81" w:rsidRDefault="00DE1D81">
                <w:pPr>
                  <w:jc w:val="right"/>
                </w:pPr>
                <w:r>
                  <w:t>1</w:t>
                </w:r>
              </w:p>
              <w:p w:rsidR="00DE1D81" w:rsidRDefault="00DE1D81">
                <w:pPr>
                  <w:jc w:val="right"/>
                </w:pPr>
                <w:r>
                  <w:t>2</w:t>
                </w:r>
              </w:p>
              <w:p w:rsidR="00DE1D81" w:rsidRDefault="00DE1D81">
                <w:pPr>
                  <w:jc w:val="right"/>
                </w:pPr>
                <w:r>
                  <w:t>3</w:t>
                </w:r>
              </w:p>
              <w:p w:rsidR="00DE1D81" w:rsidRDefault="00DE1D81">
                <w:pPr>
                  <w:jc w:val="right"/>
                </w:pPr>
                <w:r>
                  <w:t>4</w:t>
                </w:r>
              </w:p>
              <w:p w:rsidR="00DE1D81" w:rsidRDefault="00DE1D81">
                <w:pPr>
                  <w:jc w:val="right"/>
                </w:pPr>
                <w:r>
                  <w:t>5</w:t>
                </w:r>
              </w:p>
              <w:p w:rsidR="00DE1D81" w:rsidRDefault="00DE1D81">
                <w:pPr>
                  <w:jc w:val="right"/>
                </w:pPr>
                <w:r>
                  <w:t>6</w:t>
                </w:r>
              </w:p>
              <w:p w:rsidR="00DE1D81" w:rsidRDefault="00DE1D81">
                <w:pPr>
                  <w:jc w:val="right"/>
                </w:pPr>
                <w:r>
                  <w:t>7</w:t>
                </w:r>
              </w:p>
              <w:p w:rsidR="00DE1D81" w:rsidRDefault="00DE1D81">
                <w:pPr>
                  <w:jc w:val="right"/>
                </w:pPr>
                <w:r>
                  <w:t>8</w:t>
                </w:r>
              </w:p>
              <w:p w:rsidR="00DE1D81" w:rsidRDefault="00DE1D81">
                <w:pPr>
                  <w:jc w:val="right"/>
                </w:pPr>
                <w:r>
                  <w:t>9</w:t>
                </w:r>
              </w:p>
              <w:p w:rsidR="00DE1D81" w:rsidRDefault="00DE1D81">
                <w:pPr>
                  <w:jc w:val="right"/>
                </w:pPr>
                <w:r>
                  <w:t>10</w:t>
                </w:r>
              </w:p>
              <w:p w:rsidR="00DE1D81" w:rsidRDefault="00DE1D81">
                <w:pPr>
                  <w:jc w:val="right"/>
                </w:pPr>
                <w:r>
                  <w:t>11</w:t>
                </w:r>
              </w:p>
              <w:p w:rsidR="00DE1D81" w:rsidRDefault="00DE1D81">
                <w:pPr>
                  <w:jc w:val="right"/>
                </w:pPr>
                <w:r>
                  <w:t>12</w:t>
                </w:r>
              </w:p>
              <w:p w:rsidR="00DE1D81" w:rsidRDefault="00DE1D81">
                <w:pPr>
                  <w:jc w:val="right"/>
                </w:pPr>
                <w:r>
                  <w:t>13</w:t>
                </w:r>
              </w:p>
              <w:p w:rsidR="00DE1D81" w:rsidRDefault="00DE1D81">
                <w:pPr>
                  <w:jc w:val="right"/>
                </w:pPr>
                <w:r>
                  <w:t>14</w:t>
                </w:r>
              </w:p>
              <w:p w:rsidR="00DE1D81" w:rsidRDefault="00DE1D81">
                <w:pPr>
                  <w:jc w:val="right"/>
                </w:pPr>
                <w:r>
                  <w:t>15</w:t>
                </w:r>
              </w:p>
              <w:p w:rsidR="00DE1D81" w:rsidRDefault="00DE1D81">
                <w:pPr>
                  <w:jc w:val="right"/>
                </w:pPr>
                <w:r>
                  <w:t>16</w:t>
                </w:r>
              </w:p>
              <w:p w:rsidR="00DE1D81" w:rsidRDefault="00DE1D81">
                <w:pPr>
                  <w:jc w:val="right"/>
                </w:pPr>
                <w:r>
                  <w:t>17</w:t>
                </w:r>
              </w:p>
              <w:p w:rsidR="00DE1D81" w:rsidRDefault="00DE1D81">
                <w:pPr>
                  <w:jc w:val="right"/>
                </w:pPr>
                <w:r>
                  <w:t>18</w:t>
                </w:r>
              </w:p>
              <w:p w:rsidR="00DE1D81" w:rsidRDefault="00DE1D81">
                <w:pPr>
                  <w:jc w:val="right"/>
                </w:pPr>
                <w:r>
                  <w:t>19</w:t>
                </w:r>
              </w:p>
              <w:p w:rsidR="00DE1D81" w:rsidRDefault="00DE1D81">
                <w:pPr>
                  <w:jc w:val="right"/>
                </w:pPr>
                <w:r>
                  <w:t>20</w:t>
                </w:r>
              </w:p>
              <w:p w:rsidR="00DE1D81" w:rsidRDefault="00DE1D81">
                <w:pPr>
                  <w:jc w:val="right"/>
                </w:pPr>
                <w:r>
                  <w:t>21</w:t>
                </w:r>
              </w:p>
              <w:p w:rsidR="00DE1D81" w:rsidRDefault="00DE1D81">
                <w:pPr>
                  <w:jc w:val="right"/>
                </w:pPr>
                <w:r>
                  <w:t>22</w:t>
                </w:r>
              </w:p>
              <w:p w:rsidR="00DE1D81" w:rsidRDefault="00DE1D81">
                <w:pPr>
                  <w:jc w:val="right"/>
                </w:pPr>
                <w:r>
                  <w:t>23</w:t>
                </w:r>
              </w:p>
              <w:p w:rsidR="00DE1D81" w:rsidRDefault="00DE1D81">
                <w:pPr>
                  <w:jc w:val="right"/>
                </w:pPr>
                <w:r>
                  <w:t>24</w:t>
                </w:r>
              </w:p>
              <w:p w:rsidR="00DE1D81" w:rsidRDefault="00DE1D81">
                <w:pPr>
                  <w:jc w:val="right"/>
                </w:pPr>
                <w:r>
                  <w:t>25</w:t>
                </w:r>
              </w:p>
              <w:p w:rsidR="00DE1D81" w:rsidRDefault="00DE1D81">
                <w:pPr>
                  <w:jc w:val="right"/>
                </w:pPr>
                <w:r>
                  <w:t>26</w:t>
                </w:r>
              </w:p>
              <w:p w:rsidR="00DE1D81" w:rsidRDefault="00DE1D81">
                <w:pPr>
                  <w:jc w:val="right"/>
                </w:pPr>
                <w:r>
                  <w:t>27</w:t>
                </w:r>
              </w:p>
              <w:p w:rsidR="00DE1D81" w:rsidRDefault="00DE1D81">
                <w:pPr>
                  <w:jc w:val="right"/>
                </w:pPr>
                <w:r>
                  <w:t>28</w:t>
                </w:r>
              </w:p>
              <w:p w:rsidR="00DE1D81" w:rsidRDefault="00DE1D81">
                <w:pPr>
                  <w:jc w:val="right"/>
                </w:pPr>
              </w:p>
            </w:txbxContent>
          </v:textbox>
          <w10:wrap anchorx="margin" anchory="margin"/>
        </v:shape>
      </w:pict>
    </w:r>
    <w:r>
      <w:rPr>
        <w:noProof/>
      </w:rPr>
      <w:pict>
        <v:line id="Line 7" o:spid="_x0000_s2054" style="position:absolute;z-index:251665408;visibility:visible;mso-wrap-style:square;mso-width-percent:0;mso-height-percent:0;mso-wrap-distance-left:3.17494mm;mso-wrap-distance-top:0;mso-wrap-distance-right:3.17494mm;mso-wrap-distance-bottom:0;mso-position-horizontal:absolute;mso-position-horizontal-relative:margin;mso-position-vertical:absolute;mso-position-vertical-relative:page;mso-width-percent:0;mso-height-percent:0;mso-width-relative:page;mso-height-relative:page" from="489.6pt,0" to="489.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pEwIAACk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">
          <w10:wrap anchorx="margin" anchory="page"/>
        </v:line>
      </w:pict>
    </w:r>
    <w:r>
      <w:rPr>
        <w:noProof/>
      </w:rPr>
      <w:pict>
        <v:line id="Line 6" o:spid="_x0000_s2055" style="position:absolute;z-index:251666432;visibility:visible;mso-wrap-style:square;mso-width-percent:0;mso-height-percent:0;mso-wrap-distance-left:3.17494mm;mso-wrap-distance-top:0;mso-wrap-distance-right:3.17494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">
          <w10:wrap anchorx="margin" anchory="page"/>
        </v:line>
      </w:pict>
    </w:r>
    <w:r>
      <w:rPr>
        <w:noProof/>
      </w:rPr>
      <w:pict>
        <v:line id="Line 5" o:spid="_x0000_s2056" style="position:absolute;z-index:251667456;visibility:visible;mso-wrap-style:square;mso-width-percent:0;mso-height-percent:0;mso-wrap-distance-left:3.17494mm;mso-wrap-distance-top:0;mso-wrap-distance-right:3.17494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">
          <w10:wrap anchorx="margin" anchory="page"/>
        </v:lin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5936EB"/>
    <w:multiLevelType w:val="hybridMultilevel"/>
    <w:tmpl w:val="4810EE7A"/>
    <w:lvl w:ilvl="0" w:tplc="34C61C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562E0E"/>
    <w:multiLevelType w:val="hybridMultilevel"/>
    <w:tmpl w:val="E72E807E"/>
    <w:lvl w:ilvl="0" w:tplc="C5C82E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36593AEB"/>
    <w:multiLevelType w:val="multilevel"/>
    <w:tmpl w:val="717413EC"/>
    <w:lvl w:ilvl="0">
      <w:start w:val="1"/>
      <w:numFmt w:val="upperRoman"/>
      <w:pStyle w:val="Pleading1L1"/>
      <w:lvlText w:val="%1."/>
      <w:lvlJc w:val="left"/>
      <w:pPr>
        <w:tabs>
          <w:tab w:val="num" w:pos="720"/>
        </w:tabs>
        <w:ind w:left="720" w:hanging="720"/>
      </w:pPr>
      <w:rPr>
        <w:rFonts w:ascii="Times New Roman" w:hAnsi="Times New Roman" w:cs="Times New Roman"/>
        <w:b/>
        <w:i w:val="0"/>
        <w:caps w:val="0"/>
        <w:strike w:val="0"/>
        <w:dstrike w:val="0"/>
        <w:vanish w:val="0"/>
        <w:sz w:val="24"/>
        <w:u w:val="none"/>
        <w:vertAlign w:val="baseline"/>
      </w:rPr>
    </w:lvl>
    <w:lvl w:ilvl="1">
      <w:start w:val="1"/>
      <w:numFmt w:val="decimal"/>
      <w:lvlRestart w:val="0"/>
      <w:pStyle w:val="Pleading1L2"/>
      <w:lvlText w:val="%2."/>
      <w:lvlJc w:val="left"/>
      <w:pPr>
        <w:tabs>
          <w:tab w:val="num" w:pos="1440"/>
        </w:tabs>
        <w:ind w:left="0" w:firstLine="720"/>
      </w:pPr>
      <w:rPr>
        <w:rFonts w:ascii="Times New Roman" w:hAnsi="Times New Roman" w:cs="Times New Roman"/>
        <w:b w:val="0"/>
        <w:i w:val="0"/>
        <w:caps w:val="0"/>
        <w:strike w:val="0"/>
        <w:dstrike w:val="0"/>
        <w:vanish w:val="0"/>
        <w:sz w:val="24"/>
        <w:u w:val="none"/>
        <w:vertAlign w:val="baseline"/>
      </w:rPr>
    </w:lvl>
    <w:lvl w:ilvl="2">
      <w:start w:val="1"/>
      <w:numFmt w:val="decimal"/>
      <w:pStyle w:val="Pleading1L3"/>
      <w:lvlText w:val="%3."/>
      <w:lvlJc w:val="left"/>
      <w:pPr>
        <w:tabs>
          <w:tab w:val="num" w:pos="1440"/>
        </w:tabs>
        <w:ind w:left="1440" w:hanging="720"/>
      </w:pPr>
      <w:rPr>
        <w:b w:val="0"/>
        <w:i w:val="0"/>
        <w:caps w:val="0"/>
        <w:strike w:val="0"/>
        <w:dstrike w:val="0"/>
        <w:vanish w:val="0"/>
        <w:sz w:val="24"/>
        <w:u w:val="none"/>
        <w:vertAlign w:val="baseline"/>
      </w:rPr>
    </w:lvl>
    <w:lvl w:ilvl="3">
      <w:start w:val="1"/>
      <w:numFmt w:val="decimal"/>
      <w:pStyle w:val="Pleading1L4"/>
      <w:lvlText w:val="%4."/>
      <w:lvlJc w:val="left"/>
      <w:pPr>
        <w:tabs>
          <w:tab w:val="num" w:pos="2160"/>
        </w:tabs>
        <w:ind w:left="2160" w:hanging="720"/>
      </w:pPr>
      <w:rPr>
        <w:rFonts w:ascii="Times New Roman" w:hAnsi="Times New Roman" w:cs="Times New Roman"/>
        <w:b w:val="0"/>
        <w:i w:val="0"/>
        <w:caps w:val="0"/>
        <w:strike w:val="0"/>
        <w:dstrike w:val="0"/>
        <w:vanish w:val="0"/>
        <w:sz w:val="24"/>
        <w:u w:val="none"/>
        <w:vertAlign w:val="baseline"/>
      </w:rPr>
    </w:lvl>
    <w:lvl w:ilvl="4">
      <w:start w:val="1"/>
      <w:numFmt w:val="decimal"/>
      <w:pStyle w:val="Pleading1L5"/>
      <w:lvlText w:val="(%5)"/>
      <w:lvlJc w:val="left"/>
      <w:pPr>
        <w:tabs>
          <w:tab w:val="num" w:pos="3600"/>
        </w:tabs>
        <w:ind w:left="3600" w:hanging="720"/>
      </w:pPr>
      <w:rPr>
        <w:rFonts w:ascii="Times New Roman" w:hAnsi="Times New Roman" w:cs="Times New Roman"/>
        <w:b w:val="0"/>
        <w:i w:val="0"/>
        <w:caps w:val="0"/>
        <w:strike w:val="0"/>
        <w:dstrike w:val="0"/>
        <w:vanish w:val="0"/>
        <w:sz w:val="24"/>
        <w:u w:val="none"/>
        <w:vertAlign w:val="baseline"/>
      </w:rPr>
    </w:lvl>
    <w:lvl w:ilvl="5">
      <w:start w:val="1"/>
      <w:numFmt w:val="lowerLetter"/>
      <w:pStyle w:val="Pleading1L6"/>
      <w:lvlText w:val="(%6)"/>
      <w:lvlJc w:val="left"/>
      <w:pPr>
        <w:tabs>
          <w:tab w:val="num" w:pos="4320"/>
        </w:tabs>
        <w:ind w:left="4320" w:hanging="720"/>
      </w:pPr>
      <w:rPr>
        <w:rFonts w:ascii="Times New Roman" w:hAnsi="Times New Roman" w:cs="Times New Roman"/>
        <w:b w:val="0"/>
        <w:i w:val="0"/>
        <w:caps w:val="0"/>
        <w:strike w:val="0"/>
        <w:dstrike w:val="0"/>
        <w:vanish w:val="0"/>
        <w:sz w:val="24"/>
        <w:u w:val="none"/>
        <w:vertAlign w:val="baseline"/>
      </w:rPr>
    </w:lvl>
    <w:lvl w:ilvl="6">
      <w:start w:val="1"/>
      <w:numFmt w:val="lowerRoman"/>
      <w:pStyle w:val="Pleading1L7"/>
      <w:lvlText w:val="(%7)"/>
      <w:lvlJc w:val="left"/>
      <w:pPr>
        <w:tabs>
          <w:tab w:val="num" w:pos="5040"/>
        </w:tabs>
        <w:ind w:left="5040" w:hanging="720"/>
      </w:pPr>
      <w:rPr>
        <w:rFonts w:ascii="Times New Roman" w:hAnsi="Times New Roman" w:cs="Times New Roman"/>
        <w:b w:val="0"/>
        <w:i w:val="0"/>
        <w:caps w:val="0"/>
        <w:strike w:val="0"/>
        <w:dstrike w:val="0"/>
        <w:vanish w:val="0"/>
        <w:sz w:val="24"/>
        <w:u w:val="none"/>
        <w:vertAlign w:val="baseline"/>
      </w:rPr>
    </w:lvl>
    <w:lvl w:ilvl="7">
      <w:start w:val="1"/>
      <w:numFmt w:val="lowerLetter"/>
      <w:pStyle w:val="Pleading1L8"/>
      <w:lvlText w:val="%8)"/>
      <w:lvlJc w:val="left"/>
      <w:pPr>
        <w:tabs>
          <w:tab w:val="num" w:pos="5760"/>
        </w:tabs>
        <w:ind w:left="5760" w:hanging="720"/>
      </w:pPr>
      <w:rPr>
        <w:rFonts w:ascii="Times New Roman" w:hAnsi="Times New Roman" w:cs="Times New Roman"/>
        <w:b w:val="0"/>
        <w:i w:val="0"/>
        <w:caps w:val="0"/>
        <w:strike w:val="0"/>
        <w:dstrike w:val="0"/>
        <w:vanish w:val="0"/>
        <w:sz w:val="24"/>
        <w:u w:val="none"/>
        <w:vertAlign w:val="baseline"/>
      </w:rPr>
    </w:lvl>
    <w:lvl w:ilvl="8">
      <w:start w:val="1"/>
      <w:numFmt w:val="lowerRoman"/>
      <w:pStyle w:val="Pleading1L9"/>
      <w:lvlText w:val="%9)"/>
      <w:lvlJc w:val="left"/>
      <w:pPr>
        <w:tabs>
          <w:tab w:val="num" w:pos="6480"/>
        </w:tabs>
        <w:ind w:left="6480" w:hanging="720"/>
      </w:pPr>
      <w:rPr>
        <w:rFonts w:ascii="Times New Roman" w:hAnsi="Times New Roman" w:cs="Times New Roman"/>
        <w:b w:val="0"/>
        <w:i w:val="0"/>
        <w:caps w:val="0"/>
        <w:strike w:val="0"/>
        <w:dstrike w:val="0"/>
        <w:vanish w:val="0"/>
        <w:sz w:val="24"/>
        <w:u w:val="none"/>
        <w:vertAlign w:val="baseline"/>
      </w:rPr>
    </w:lvl>
  </w:abstractNum>
  <w:abstractNum w:abstractNumId="3">
    <w:nsid w:val="37416CE1"/>
    <w:multiLevelType w:val="hybridMultilevel"/>
    <w:tmpl w:val="26A877FA"/>
    <w:lvl w:ilvl="0" w:tplc="0ECACA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D85361A"/>
    <w:multiLevelType w:val="hybridMultilevel"/>
    <w:tmpl w:val="47F854E0"/>
    <w:lvl w:ilvl="0" w:tplc="107EF0D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0982702"/>
    <w:multiLevelType w:val="hybridMultilevel"/>
    <w:tmpl w:val="8B469434"/>
    <w:lvl w:ilvl="0" w:tplc="049C473E">
      <w:start w:val="1"/>
      <w:numFmt w:val="lowerLetter"/>
      <w:lvlText w:val="%1."/>
      <w:lvlJc w:val="lef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5F4D495B"/>
    <w:multiLevelType w:val="hybridMultilevel"/>
    <w:tmpl w:val="0802992A"/>
    <w:lvl w:ilvl="0" w:tplc="5862F9D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79F87108"/>
    <w:multiLevelType w:val="hybridMultilevel"/>
    <w:tmpl w:val="8B3292BA"/>
    <w:lvl w:ilvl="0" w:tplc="107EF0D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7"/>
  </w:num>
  <w:num w:numId="3">
    <w:abstractNumId w:val="6"/>
  </w:num>
  <w:num w:numId="4">
    <w:abstractNumId w:val="5"/>
  </w:num>
  <w:num w:numId="5">
    <w:abstractNumId w:val="3"/>
  </w:num>
  <w:num w:numId="6">
    <w:abstractNumId w:val="1"/>
  </w:num>
  <w:num w:numId="7">
    <w:abstractNumId w:val="2"/>
  </w:num>
  <w:num w:numId="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evin">
    <w15:presenceInfo w15:providerId="None" w15:userId="Kev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trackRevisions/>
  <w:defaultTabStop w:val="720"/>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docVars>
    <w:docVar w:name="DMSVersion" w:val="1"/>
  </w:docVars>
  <w:rsids>
    <w:rsidRoot w:val="001E2055"/>
    <w:rsid w:val="0003557D"/>
    <w:rsid w:val="000C7A56"/>
    <w:rsid w:val="000D5869"/>
    <w:rsid w:val="00153CF0"/>
    <w:rsid w:val="001A1F77"/>
    <w:rsid w:val="001B3F47"/>
    <w:rsid w:val="001E2055"/>
    <w:rsid w:val="00213476"/>
    <w:rsid w:val="0023212A"/>
    <w:rsid w:val="002701AC"/>
    <w:rsid w:val="0029133C"/>
    <w:rsid w:val="002F1D91"/>
    <w:rsid w:val="003A313A"/>
    <w:rsid w:val="003E74A7"/>
    <w:rsid w:val="00402C76"/>
    <w:rsid w:val="00404739"/>
    <w:rsid w:val="0047364B"/>
    <w:rsid w:val="004E43F1"/>
    <w:rsid w:val="004F4EFA"/>
    <w:rsid w:val="00577971"/>
    <w:rsid w:val="00585307"/>
    <w:rsid w:val="005904B9"/>
    <w:rsid w:val="005C7F0B"/>
    <w:rsid w:val="005E66CC"/>
    <w:rsid w:val="00655AA9"/>
    <w:rsid w:val="007355A6"/>
    <w:rsid w:val="00794A6B"/>
    <w:rsid w:val="007B12A2"/>
    <w:rsid w:val="007B41B1"/>
    <w:rsid w:val="007F36E5"/>
    <w:rsid w:val="007F4568"/>
    <w:rsid w:val="00842946"/>
    <w:rsid w:val="008F763C"/>
    <w:rsid w:val="009069DB"/>
    <w:rsid w:val="009370E3"/>
    <w:rsid w:val="009E3485"/>
    <w:rsid w:val="00A764CB"/>
    <w:rsid w:val="00A84927"/>
    <w:rsid w:val="00AB611C"/>
    <w:rsid w:val="00B56399"/>
    <w:rsid w:val="00B574F3"/>
    <w:rsid w:val="00B83645"/>
    <w:rsid w:val="00B9280C"/>
    <w:rsid w:val="00C57AE5"/>
    <w:rsid w:val="00CE70CE"/>
    <w:rsid w:val="00DB6464"/>
    <w:rsid w:val="00DE1D81"/>
    <w:rsid w:val="00E51A95"/>
    <w:rsid w:val="00E74174"/>
    <w:rsid w:val="00EC77E1"/>
    <w:rsid w:val="00ED386E"/>
    <w:rsid w:val="00F15391"/>
    <w:rsid w:val="00F819B4"/>
    <w:rsid w:val="00FC5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2055"/>
    <w:pPr>
      <w:spacing w:after="0" w:line="480" w:lineRule="exact"/>
    </w:pPr>
    <w:rPr>
      <w:rFonts w:ascii="Times New Roman" w:eastAsia="Times New Roman" w:hAnsi="Times New Roman" w:cs="Times New Roman"/>
      <w:kern w:val="3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1">
    <w:name w:val="Footer1"/>
    <w:basedOn w:val="Footer"/>
    <w:autoRedefine/>
    <w:semiHidden/>
    <w:rsid w:val="001E2055"/>
    <w:pPr>
      <w:pBdr>
        <w:top w:val="single" w:sz="4" w:space="1" w:color="auto"/>
      </w:pBdr>
      <w:tabs>
        <w:tab w:val="clear" w:pos="4680"/>
        <w:tab w:val="clear" w:pos="9360"/>
      </w:tabs>
      <w:jc w:val="center"/>
    </w:pPr>
    <w:rPr>
      <w:sz w:val="20"/>
    </w:rPr>
  </w:style>
  <w:style w:type="paragraph" w:styleId="Header">
    <w:name w:val="header"/>
    <w:basedOn w:val="Normal"/>
    <w:link w:val="HeaderChar"/>
    <w:uiPriority w:val="99"/>
    <w:rsid w:val="001E2055"/>
    <w:pPr>
      <w:tabs>
        <w:tab w:val="center" w:pos="4320"/>
        <w:tab w:val="right" w:pos="8640"/>
      </w:tabs>
    </w:pPr>
  </w:style>
  <w:style w:type="character" w:customStyle="1" w:styleId="HeaderChar">
    <w:name w:val="Header Char"/>
    <w:basedOn w:val="DefaultParagraphFont"/>
    <w:link w:val="Header"/>
    <w:uiPriority w:val="99"/>
    <w:rsid w:val="001E2055"/>
    <w:rPr>
      <w:rFonts w:ascii="Times New Roman" w:eastAsia="Times New Roman" w:hAnsi="Times New Roman" w:cs="Times New Roman"/>
      <w:kern w:val="32"/>
      <w:sz w:val="24"/>
      <w:szCs w:val="24"/>
    </w:rPr>
  </w:style>
  <w:style w:type="character" w:styleId="PageNumber">
    <w:name w:val="page number"/>
    <w:basedOn w:val="DefaultParagraphFont"/>
    <w:semiHidden/>
    <w:rsid w:val="001E2055"/>
  </w:style>
  <w:style w:type="paragraph" w:customStyle="1" w:styleId="DocID">
    <w:name w:val="DocID"/>
    <w:basedOn w:val="Footer"/>
    <w:next w:val="Footer"/>
    <w:link w:val="DocIDChar"/>
    <w:rsid w:val="001E2055"/>
    <w:pPr>
      <w:tabs>
        <w:tab w:val="clear" w:pos="4680"/>
        <w:tab w:val="clear" w:pos="9360"/>
      </w:tabs>
      <w:ind w:left="216"/>
    </w:pPr>
    <w:rPr>
      <w:sz w:val="15"/>
    </w:rPr>
  </w:style>
  <w:style w:type="character" w:customStyle="1" w:styleId="DocIDChar">
    <w:name w:val="DocID Char"/>
    <w:basedOn w:val="DefaultParagraphFont"/>
    <w:link w:val="DocID"/>
    <w:rsid w:val="001E2055"/>
    <w:rPr>
      <w:rFonts w:ascii="Times New Roman" w:eastAsia="Times New Roman" w:hAnsi="Times New Roman" w:cs="Times New Roman"/>
      <w:kern w:val="32"/>
      <w:sz w:val="15"/>
      <w:szCs w:val="24"/>
    </w:rPr>
  </w:style>
  <w:style w:type="paragraph" w:customStyle="1" w:styleId="SingleSpacing">
    <w:name w:val="Single Spacing"/>
    <w:basedOn w:val="Normal"/>
    <w:uiPriority w:val="99"/>
    <w:rsid w:val="001E2055"/>
    <w:pPr>
      <w:spacing w:line="227" w:lineRule="exact"/>
    </w:pPr>
    <w:rPr>
      <w:rFonts w:ascii="Courier New" w:hAnsi="Courier New"/>
      <w:kern w:val="0"/>
      <w:sz w:val="18"/>
      <w:szCs w:val="20"/>
    </w:rPr>
  </w:style>
  <w:style w:type="paragraph" w:customStyle="1" w:styleId="AttorneyName">
    <w:name w:val="Attorney Name"/>
    <w:basedOn w:val="SingleSpacing"/>
    <w:rsid w:val="001E2055"/>
  </w:style>
  <w:style w:type="character" w:styleId="Hyperlink">
    <w:name w:val="Hyperlink"/>
    <w:uiPriority w:val="99"/>
    <w:unhideWhenUsed/>
    <w:rsid w:val="001E2055"/>
    <w:rPr>
      <w:color w:val="0000FF"/>
      <w:u w:val="single"/>
    </w:rPr>
  </w:style>
  <w:style w:type="paragraph" w:styleId="ListParagraph">
    <w:name w:val="List Paragraph"/>
    <w:basedOn w:val="Normal"/>
    <w:uiPriority w:val="34"/>
    <w:qFormat/>
    <w:rsid w:val="001E2055"/>
    <w:pPr>
      <w:spacing w:line="455" w:lineRule="exact"/>
      <w:ind w:left="720"/>
      <w:contextualSpacing/>
    </w:pPr>
    <w:rPr>
      <w:rFonts w:ascii="Courier New" w:hAnsi="Courier New"/>
      <w:kern w:val="0"/>
      <w:sz w:val="18"/>
      <w:szCs w:val="20"/>
    </w:rPr>
  </w:style>
  <w:style w:type="paragraph" w:customStyle="1" w:styleId="DoubleSpacing">
    <w:name w:val="Double Spacing"/>
    <w:basedOn w:val="Normal"/>
    <w:rsid w:val="001E2055"/>
    <w:pPr>
      <w:widowControl w:val="0"/>
      <w:jc w:val="both"/>
    </w:pPr>
    <w:rPr>
      <w:kern w:val="0"/>
    </w:rPr>
  </w:style>
  <w:style w:type="paragraph" w:customStyle="1" w:styleId="SignatureBlock">
    <w:name w:val="Signature Block"/>
    <w:basedOn w:val="SingleSpacing"/>
    <w:rsid w:val="001E2055"/>
    <w:pPr>
      <w:widowControl w:val="0"/>
      <w:spacing w:line="240" w:lineRule="exact"/>
      <w:ind w:left="4800"/>
      <w:jc w:val="both"/>
    </w:pPr>
    <w:rPr>
      <w:rFonts w:ascii="Times New Roman" w:hAnsi="Times New Roman"/>
      <w:sz w:val="24"/>
      <w:szCs w:val="24"/>
    </w:rPr>
  </w:style>
  <w:style w:type="paragraph" w:customStyle="1" w:styleId="SignatureLine">
    <w:name w:val="Signature Line"/>
    <w:basedOn w:val="SingleSpacing"/>
    <w:rsid w:val="001E2055"/>
    <w:pPr>
      <w:widowControl w:val="0"/>
      <w:tabs>
        <w:tab w:val="left" w:pos="4800"/>
      </w:tabs>
      <w:spacing w:line="240" w:lineRule="exact"/>
      <w:ind w:left="4320"/>
      <w:jc w:val="both"/>
    </w:pPr>
    <w:rPr>
      <w:rFonts w:ascii="Times New Roman" w:hAnsi="Times New Roman"/>
      <w:sz w:val="24"/>
      <w:szCs w:val="24"/>
    </w:rPr>
  </w:style>
  <w:style w:type="paragraph" w:customStyle="1" w:styleId="Normal0">
    <w:name w:val="@Normal"/>
    <w:rsid w:val="001E2055"/>
    <w:pPr>
      <w:widowControl w:val="0"/>
      <w:spacing w:after="0" w:line="240" w:lineRule="exact"/>
    </w:pPr>
    <w:rPr>
      <w:rFonts w:ascii="Times New Roman" w:eastAsia="Times New Roman" w:hAnsi="Times New Roman" w:cs="Times New Roman"/>
      <w:sz w:val="24"/>
      <w:szCs w:val="20"/>
    </w:rPr>
  </w:style>
  <w:style w:type="paragraph" w:customStyle="1" w:styleId="Attorneysfor">
    <w:name w:val="_Attorneys for"/>
    <w:basedOn w:val="Normal0"/>
    <w:rsid w:val="001E2055"/>
    <w:pPr>
      <w:ind w:right="4680"/>
    </w:pPr>
  </w:style>
  <w:style w:type="paragraph" w:customStyle="1" w:styleId="FirmName">
    <w:name w:val="_Firm Name"/>
    <w:basedOn w:val="Normal0"/>
    <w:qFormat/>
    <w:rsid w:val="001E2055"/>
    <w:rPr>
      <w:b/>
    </w:rPr>
  </w:style>
  <w:style w:type="paragraph" w:customStyle="1" w:styleId="Pleading1L1">
    <w:name w:val="Pleading1_L1"/>
    <w:basedOn w:val="Normal"/>
    <w:next w:val="Pleading1L5"/>
    <w:rsid w:val="001E2055"/>
    <w:pPr>
      <w:keepNext/>
      <w:keepLines/>
      <w:widowControl w:val="0"/>
      <w:numPr>
        <w:numId w:val="7"/>
      </w:numPr>
      <w:spacing w:before="240" w:line="240" w:lineRule="exact"/>
      <w:outlineLvl w:val="0"/>
    </w:pPr>
    <w:rPr>
      <w:b/>
      <w:caps/>
      <w:kern w:val="0"/>
      <w:szCs w:val="20"/>
      <w:u w:val="single"/>
    </w:rPr>
  </w:style>
  <w:style w:type="paragraph" w:customStyle="1" w:styleId="Pleading1L2">
    <w:name w:val="Pleading1_L2"/>
    <w:basedOn w:val="Pleading1L1"/>
    <w:next w:val="BodyText"/>
    <w:link w:val="Pleading1L2Char"/>
    <w:rsid w:val="001E2055"/>
    <w:pPr>
      <w:keepNext w:val="0"/>
      <w:keepLines w:val="0"/>
      <w:numPr>
        <w:ilvl w:val="1"/>
      </w:numPr>
      <w:spacing w:before="0" w:line="480" w:lineRule="exact"/>
      <w:outlineLvl w:val="1"/>
    </w:pPr>
    <w:rPr>
      <w:b w:val="0"/>
      <w:caps w:val="0"/>
      <w:u w:val="none"/>
    </w:rPr>
  </w:style>
  <w:style w:type="character" w:customStyle="1" w:styleId="Pleading1L2Char">
    <w:name w:val="Pleading1_L2 Char"/>
    <w:basedOn w:val="BodyTextChar"/>
    <w:link w:val="Pleading1L2"/>
    <w:rsid w:val="001E2055"/>
    <w:rPr>
      <w:rFonts w:ascii="Times New Roman" w:eastAsia="Times New Roman" w:hAnsi="Times New Roman" w:cs="Times New Roman"/>
      <w:kern w:val="32"/>
      <w:sz w:val="24"/>
      <w:szCs w:val="20"/>
    </w:rPr>
  </w:style>
  <w:style w:type="paragraph" w:customStyle="1" w:styleId="Pleading1L3">
    <w:name w:val="Pleading1_L3"/>
    <w:basedOn w:val="Pleading1L2"/>
    <w:next w:val="BodyText"/>
    <w:rsid w:val="001E2055"/>
    <w:pPr>
      <w:numPr>
        <w:ilvl w:val="2"/>
      </w:numPr>
      <w:tabs>
        <w:tab w:val="clear" w:pos="1440"/>
        <w:tab w:val="num" w:pos="360"/>
      </w:tabs>
      <w:outlineLvl w:val="2"/>
    </w:pPr>
  </w:style>
  <w:style w:type="paragraph" w:customStyle="1" w:styleId="Pleading1L4">
    <w:name w:val="Pleading1_L4"/>
    <w:basedOn w:val="Pleading1L3"/>
    <w:next w:val="BodyText"/>
    <w:rsid w:val="001E2055"/>
    <w:pPr>
      <w:numPr>
        <w:ilvl w:val="3"/>
      </w:numPr>
      <w:tabs>
        <w:tab w:val="clear" w:pos="2160"/>
        <w:tab w:val="num" w:pos="360"/>
      </w:tabs>
      <w:outlineLvl w:val="3"/>
    </w:pPr>
  </w:style>
  <w:style w:type="paragraph" w:customStyle="1" w:styleId="Pleading1L5">
    <w:name w:val="Pleading1_L5"/>
    <w:basedOn w:val="Pleading1L4"/>
    <w:next w:val="BodyText"/>
    <w:rsid w:val="001E2055"/>
    <w:pPr>
      <w:numPr>
        <w:ilvl w:val="4"/>
      </w:numPr>
      <w:tabs>
        <w:tab w:val="clear" w:pos="3600"/>
        <w:tab w:val="num" w:pos="360"/>
      </w:tabs>
      <w:spacing w:before="240" w:line="240" w:lineRule="exact"/>
      <w:ind w:left="3960" w:hanging="360"/>
      <w:outlineLvl w:val="4"/>
    </w:pPr>
  </w:style>
  <w:style w:type="paragraph" w:customStyle="1" w:styleId="Pleading1L6">
    <w:name w:val="Pleading1_L6"/>
    <w:basedOn w:val="Pleading1L5"/>
    <w:next w:val="BodyText"/>
    <w:rsid w:val="001E2055"/>
    <w:pPr>
      <w:numPr>
        <w:ilvl w:val="5"/>
      </w:numPr>
      <w:tabs>
        <w:tab w:val="clear" w:pos="4320"/>
        <w:tab w:val="num" w:pos="360"/>
      </w:tabs>
      <w:ind w:left="3960" w:hanging="360"/>
    </w:pPr>
  </w:style>
  <w:style w:type="paragraph" w:customStyle="1" w:styleId="Pleading1L7">
    <w:name w:val="Pleading1_L7"/>
    <w:basedOn w:val="Pleading1L6"/>
    <w:next w:val="BodyText"/>
    <w:rsid w:val="001E2055"/>
    <w:pPr>
      <w:keepNext/>
      <w:keepLines/>
      <w:numPr>
        <w:ilvl w:val="6"/>
      </w:numPr>
      <w:tabs>
        <w:tab w:val="clear" w:pos="5040"/>
        <w:tab w:val="num" w:pos="360"/>
      </w:tabs>
      <w:ind w:left="5400" w:hanging="360"/>
      <w:outlineLvl w:val="6"/>
    </w:pPr>
  </w:style>
  <w:style w:type="paragraph" w:customStyle="1" w:styleId="Pleading1L8">
    <w:name w:val="Pleading1_L8"/>
    <w:basedOn w:val="Pleading1L7"/>
    <w:next w:val="BodyText"/>
    <w:rsid w:val="001E2055"/>
    <w:pPr>
      <w:numPr>
        <w:ilvl w:val="7"/>
      </w:numPr>
      <w:tabs>
        <w:tab w:val="clear" w:pos="5760"/>
        <w:tab w:val="num" w:pos="360"/>
      </w:tabs>
      <w:ind w:left="6120" w:hanging="360"/>
      <w:outlineLvl w:val="7"/>
    </w:pPr>
  </w:style>
  <w:style w:type="paragraph" w:customStyle="1" w:styleId="Pleading1L9">
    <w:name w:val="Pleading1_L9"/>
    <w:basedOn w:val="Pleading1L8"/>
    <w:next w:val="BodyText"/>
    <w:rsid w:val="001E2055"/>
    <w:pPr>
      <w:numPr>
        <w:ilvl w:val="8"/>
      </w:numPr>
      <w:tabs>
        <w:tab w:val="clear" w:pos="6480"/>
        <w:tab w:val="num" w:pos="360"/>
      </w:tabs>
      <w:ind w:left="6120" w:hanging="360"/>
    </w:pPr>
  </w:style>
  <w:style w:type="character" w:styleId="CommentReference">
    <w:name w:val="annotation reference"/>
    <w:basedOn w:val="DefaultParagraphFont"/>
    <w:uiPriority w:val="99"/>
    <w:semiHidden/>
    <w:unhideWhenUsed/>
    <w:rsid w:val="001E2055"/>
    <w:rPr>
      <w:sz w:val="16"/>
      <w:szCs w:val="16"/>
    </w:rPr>
  </w:style>
  <w:style w:type="paragraph" w:styleId="CommentText">
    <w:name w:val="annotation text"/>
    <w:basedOn w:val="Normal"/>
    <w:link w:val="CommentTextChar"/>
    <w:uiPriority w:val="99"/>
    <w:semiHidden/>
    <w:unhideWhenUsed/>
    <w:rsid w:val="001E2055"/>
    <w:pPr>
      <w:spacing w:line="240" w:lineRule="auto"/>
    </w:pPr>
    <w:rPr>
      <w:sz w:val="20"/>
      <w:szCs w:val="20"/>
    </w:rPr>
  </w:style>
  <w:style w:type="character" w:customStyle="1" w:styleId="CommentTextChar">
    <w:name w:val="Comment Text Char"/>
    <w:basedOn w:val="DefaultParagraphFont"/>
    <w:link w:val="CommentText"/>
    <w:uiPriority w:val="99"/>
    <w:semiHidden/>
    <w:rsid w:val="001E2055"/>
    <w:rPr>
      <w:rFonts w:ascii="Times New Roman" w:eastAsia="Times New Roman" w:hAnsi="Times New Roman" w:cs="Times New Roman"/>
      <w:kern w:val="32"/>
      <w:sz w:val="20"/>
      <w:szCs w:val="20"/>
    </w:rPr>
  </w:style>
  <w:style w:type="paragraph" w:styleId="Footer">
    <w:name w:val="footer"/>
    <w:basedOn w:val="Normal"/>
    <w:link w:val="FooterChar"/>
    <w:uiPriority w:val="99"/>
    <w:unhideWhenUsed/>
    <w:rsid w:val="001E2055"/>
    <w:pPr>
      <w:tabs>
        <w:tab w:val="center" w:pos="4680"/>
        <w:tab w:val="right" w:pos="9360"/>
      </w:tabs>
      <w:spacing w:line="240" w:lineRule="auto"/>
    </w:pPr>
  </w:style>
  <w:style w:type="character" w:customStyle="1" w:styleId="FooterChar">
    <w:name w:val="Footer Char"/>
    <w:basedOn w:val="DefaultParagraphFont"/>
    <w:link w:val="Footer"/>
    <w:uiPriority w:val="99"/>
    <w:rsid w:val="001E2055"/>
    <w:rPr>
      <w:rFonts w:ascii="Times New Roman" w:eastAsia="Times New Roman" w:hAnsi="Times New Roman" w:cs="Times New Roman"/>
      <w:kern w:val="32"/>
      <w:sz w:val="24"/>
      <w:szCs w:val="24"/>
    </w:rPr>
  </w:style>
  <w:style w:type="paragraph" w:styleId="BodyText">
    <w:name w:val="Body Text"/>
    <w:basedOn w:val="Normal"/>
    <w:link w:val="BodyTextChar"/>
    <w:uiPriority w:val="99"/>
    <w:semiHidden/>
    <w:unhideWhenUsed/>
    <w:rsid w:val="001E2055"/>
    <w:pPr>
      <w:spacing w:after="120"/>
    </w:pPr>
  </w:style>
  <w:style w:type="character" w:customStyle="1" w:styleId="BodyTextChar">
    <w:name w:val="Body Text Char"/>
    <w:basedOn w:val="DefaultParagraphFont"/>
    <w:link w:val="BodyText"/>
    <w:uiPriority w:val="99"/>
    <w:semiHidden/>
    <w:rsid w:val="001E2055"/>
    <w:rPr>
      <w:rFonts w:ascii="Times New Roman" w:eastAsia="Times New Roman" w:hAnsi="Times New Roman" w:cs="Times New Roman"/>
      <w:kern w:val="32"/>
      <w:sz w:val="24"/>
      <w:szCs w:val="24"/>
    </w:rPr>
  </w:style>
  <w:style w:type="paragraph" w:styleId="BalloonText">
    <w:name w:val="Balloon Text"/>
    <w:basedOn w:val="Normal"/>
    <w:link w:val="BalloonTextChar"/>
    <w:uiPriority w:val="99"/>
    <w:semiHidden/>
    <w:unhideWhenUsed/>
    <w:rsid w:val="001E205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2055"/>
    <w:rPr>
      <w:rFonts w:ascii="Tahoma" w:eastAsia="Times New Roman" w:hAnsi="Tahoma" w:cs="Tahoma"/>
      <w:kern w:val="32"/>
      <w:sz w:val="16"/>
      <w:szCs w:val="16"/>
    </w:rPr>
  </w:style>
  <w:style w:type="paragraph" w:styleId="CommentSubject">
    <w:name w:val="annotation subject"/>
    <w:basedOn w:val="CommentText"/>
    <w:next w:val="CommentText"/>
    <w:link w:val="CommentSubjectChar"/>
    <w:uiPriority w:val="99"/>
    <w:semiHidden/>
    <w:unhideWhenUsed/>
    <w:rsid w:val="00C57AE5"/>
    <w:rPr>
      <w:b/>
      <w:bCs/>
    </w:rPr>
  </w:style>
  <w:style w:type="character" w:customStyle="1" w:styleId="CommentSubjectChar">
    <w:name w:val="Comment Subject Char"/>
    <w:basedOn w:val="CommentTextChar"/>
    <w:link w:val="CommentSubject"/>
    <w:uiPriority w:val="99"/>
    <w:semiHidden/>
    <w:rsid w:val="00C57AE5"/>
    <w:rPr>
      <w:rFonts w:ascii="Times New Roman" w:eastAsia="Times New Roman" w:hAnsi="Times New Roman" w:cs="Times New Roman"/>
      <w:b/>
      <w:bCs/>
      <w:kern w:val="32"/>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mahoney@mahoney-law.net" TargetMode="External"/><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B.Pilmanova@MPGLAW.com" TargetMode="External"/><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hyperlink" Target="mailto:tallen@mahoney-law.net"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259</TotalTime>
  <Pages>34</Pages>
  <Words>11332</Words>
  <Characters>64597</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75778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Treana Allen</dc:creator>
  <cp:lastModifiedBy>Admin</cp:lastModifiedBy>
  <cp:revision>19</cp:revision>
  <dcterms:created xsi:type="dcterms:W3CDTF">2016-05-24T19:01:00Z</dcterms:created>
  <dcterms:modified xsi:type="dcterms:W3CDTF">2016-07-28T16:42:00Z</dcterms:modified>
</cp:coreProperties>
</file>