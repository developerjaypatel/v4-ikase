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23A87A" w14:textId="77777777" w:rsidR="002A1BDE" w:rsidRPr="00667278" w:rsidRDefault="002A1BDE" w:rsidP="002A1BDE">
      <w:pPr>
        <w:pStyle w:val="Heading3"/>
        <w:numPr>
          <w:ilvl w:val="0"/>
          <w:numId w:val="0"/>
        </w:numPr>
      </w:pPr>
      <w:r w:rsidRPr="00667278">
        <w:t>KEVIN MAHONEY (SBN 235367)</w:t>
      </w:r>
    </w:p>
    <w:p w14:paraId="160352EC" w14:textId="77777777" w:rsidR="002A1BDE" w:rsidRPr="00667278" w:rsidRDefault="002A1BDE" w:rsidP="002A1BDE">
      <w:r w:rsidRPr="00667278">
        <w:t xml:space="preserve">   Email:  kmahoney@mahoney-law.net</w:t>
      </w:r>
    </w:p>
    <w:p w14:paraId="1890F24A" w14:textId="77777777" w:rsidR="002A1BDE" w:rsidRPr="00667278" w:rsidRDefault="002A1BDE" w:rsidP="002A1BDE">
      <w:r w:rsidRPr="00667278">
        <w:t>BICVAN BROWN (SBN 201897)</w:t>
      </w:r>
    </w:p>
    <w:p w14:paraId="0BABD076" w14:textId="77777777" w:rsidR="002A1BDE" w:rsidRPr="00667278" w:rsidRDefault="002A1BDE" w:rsidP="002A1BDE">
      <w:r w:rsidRPr="00667278">
        <w:t xml:space="preserve">   Email:  bbrown@mahoney-law.net</w:t>
      </w:r>
    </w:p>
    <w:p w14:paraId="5968EE98" w14:textId="77777777" w:rsidR="002A1BDE" w:rsidRPr="00667278" w:rsidRDefault="002A1BDE" w:rsidP="002A1BDE">
      <w:r w:rsidRPr="00667278">
        <w:t>MORGAN E. GLYNN (SBN 303822)</w:t>
      </w:r>
    </w:p>
    <w:p w14:paraId="2996321C" w14:textId="77777777" w:rsidR="002A1BDE" w:rsidRPr="00667278" w:rsidRDefault="002A1BDE" w:rsidP="002A1BDE">
      <w:r w:rsidRPr="00667278">
        <w:t xml:space="preserve">   Email:  mglynn@mahoney-law.net</w:t>
      </w:r>
    </w:p>
    <w:p w14:paraId="020D1D70" w14:textId="77777777" w:rsidR="002A1BDE" w:rsidRPr="00667278" w:rsidRDefault="002A1BDE" w:rsidP="002A1BDE">
      <w:r w:rsidRPr="00667278">
        <w:t>MAHONEY LAW GROUP, A.P.C.</w:t>
      </w:r>
    </w:p>
    <w:p w14:paraId="4C2F0D2E" w14:textId="77777777" w:rsidR="002A1BDE" w:rsidRPr="00667278" w:rsidRDefault="002A1BDE" w:rsidP="002A1BDE">
      <w:r w:rsidRPr="00667278">
        <w:t>249 E. Ocean Blvd., Ste. 814</w:t>
      </w:r>
    </w:p>
    <w:p w14:paraId="44198018" w14:textId="77777777" w:rsidR="002A1BDE" w:rsidRPr="00667278" w:rsidRDefault="002A1BDE" w:rsidP="002A1BDE">
      <w:r w:rsidRPr="00667278">
        <w:t>Long Beach, CA  90802</w:t>
      </w:r>
    </w:p>
    <w:p w14:paraId="2153F628" w14:textId="77777777" w:rsidR="002A1BDE" w:rsidRPr="00667278" w:rsidRDefault="002A1BDE" w:rsidP="002A1BDE">
      <w:r w:rsidRPr="00667278">
        <w:t>Tel. (562) 559-5550</w:t>
      </w:r>
    </w:p>
    <w:p w14:paraId="2D17236A" w14:textId="77777777" w:rsidR="002A1BDE" w:rsidRPr="00667278" w:rsidRDefault="002A1BDE" w:rsidP="002A1BDE">
      <w:r w:rsidRPr="00667278">
        <w:t>Fax (562) 590-8400</w:t>
      </w:r>
    </w:p>
    <w:p w14:paraId="6BB66CE7" w14:textId="77777777" w:rsidR="002A1BDE" w:rsidRPr="00667278" w:rsidRDefault="002A1BDE" w:rsidP="007C31BB">
      <w:pPr>
        <w:pStyle w:val="Heading3"/>
        <w:numPr>
          <w:ilvl w:val="0"/>
          <w:numId w:val="0"/>
        </w:numPr>
      </w:pPr>
    </w:p>
    <w:p w14:paraId="507CBA20" w14:textId="77777777" w:rsidR="000C7147" w:rsidRPr="00667278" w:rsidRDefault="00A6640A" w:rsidP="007C31BB">
      <w:pPr>
        <w:pStyle w:val="Heading3"/>
        <w:numPr>
          <w:ilvl w:val="0"/>
          <w:numId w:val="0"/>
        </w:numPr>
      </w:pPr>
      <w:r w:rsidRPr="00667278">
        <w:t>SHAFIEL A. KARIM (SBN 291725)</w:t>
      </w:r>
    </w:p>
    <w:p w14:paraId="5BFD4028" w14:textId="77777777" w:rsidR="00A6640A" w:rsidRPr="00667278" w:rsidRDefault="002A1BDE" w:rsidP="00A6640A">
      <w:r w:rsidRPr="00667278">
        <w:t xml:space="preserve">   Email:  </w:t>
      </w:r>
      <w:r w:rsidR="00A6640A" w:rsidRPr="00667278">
        <w:t>shafiel@skarimlaw.com</w:t>
      </w:r>
    </w:p>
    <w:p w14:paraId="1D9312E7" w14:textId="77777777" w:rsidR="00A6640A" w:rsidRPr="00667278" w:rsidRDefault="00C26527" w:rsidP="00A6640A">
      <w:r w:rsidRPr="00667278">
        <w:t>LAW OFFICE</w:t>
      </w:r>
      <w:r w:rsidR="00A6640A" w:rsidRPr="00667278">
        <w:t xml:space="preserve"> OF SHAFIEL A. KARIM</w:t>
      </w:r>
    </w:p>
    <w:p w14:paraId="2E48EFA0" w14:textId="77777777" w:rsidR="00A6640A" w:rsidRPr="00667278" w:rsidRDefault="00A6640A" w:rsidP="00A6640A">
      <w:r w:rsidRPr="00667278">
        <w:t xml:space="preserve">13337 </w:t>
      </w:r>
      <w:r w:rsidR="002A1BDE" w:rsidRPr="00667278">
        <w:t xml:space="preserve">E. </w:t>
      </w:r>
      <w:r w:rsidRPr="00667278">
        <w:t>South St., Unit 16</w:t>
      </w:r>
    </w:p>
    <w:p w14:paraId="3F1DA072" w14:textId="77777777" w:rsidR="00A6640A" w:rsidRPr="00667278" w:rsidRDefault="00A6640A" w:rsidP="00A6640A">
      <w:r w:rsidRPr="00667278">
        <w:t>Cerritos, CA  90703</w:t>
      </w:r>
      <w:r w:rsidR="00C26527" w:rsidRPr="00667278">
        <w:t>-7308</w:t>
      </w:r>
    </w:p>
    <w:p w14:paraId="6EA10EA7" w14:textId="77777777" w:rsidR="00A6640A" w:rsidRPr="00667278" w:rsidRDefault="00A6640A" w:rsidP="00A6640A">
      <w:r w:rsidRPr="00667278">
        <w:t xml:space="preserve">Tel. (562) </w:t>
      </w:r>
      <w:r w:rsidR="00C26527" w:rsidRPr="00667278">
        <w:t>653-6850</w:t>
      </w:r>
    </w:p>
    <w:p w14:paraId="33BC0352" w14:textId="77777777" w:rsidR="00A6640A" w:rsidRPr="00667278" w:rsidRDefault="00C26527" w:rsidP="00A6640A">
      <w:r w:rsidRPr="00667278">
        <w:t xml:space="preserve">Fax (562) </w:t>
      </w:r>
      <w:r w:rsidR="002A1BDE" w:rsidRPr="00667278">
        <w:t>286-8230</w:t>
      </w:r>
    </w:p>
    <w:p w14:paraId="4ED834EF" w14:textId="77777777" w:rsidR="00A6640A" w:rsidRPr="00667278" w:rsidRDefault="00A6640A" w:rsidP="00A6640A"/>
    <w:p w14:paraId="57738DFD" w14:textId="77777777" w:rsidR="00A6640A" w:rsidRPr="00667278" w:rsidRDefault="002A1BDE" w:rsidP="00A6640A">
      <w:pPr>
        <w:rPr>
          <w:i/>
        </w:rPr>
      </w:pPr>
      <w:r w:rsidRPr="00667278">
        <w:rPr>
          <w:i/>
        </w:rPr>
        <w:t>Attorneys for Plaintiff C &amp; M Cafe LLC</w:t>
      </w:r>
    </w:p>
    <w:p w14:paraId="071B0299" w14:textId="77777777" w:rsidR="00A6640A" w:rsidRPr="00667278" w:rsidRDefault="00A6640A" w:rsidP="00A6640A"/>
    <w:p w14:paraId="323F5956" w14:textId="77777777" w:rsidR="00A6640A" w:rsidRPr="00667278" w:rsidRDefault="00C26527" w:rsidP="00A6640A">
      <w:pPr>
        <w:jc w:val="center"/>
        <w:rPr>
          <w:b/>
        </w:rPr>
      </w:pPr>
      <w:r w:rsidRPr="00667278">
        <w:rPr>
          <w:b/>
        </w:rPr>
        <w:t>SUPERIOR COURT OF CALIFORNIA</w:t>
      </w:r>
    </w:p>
    <w:p w14:paraId="43530318" w14:textId="77777777" w:rsidR="00A6640A" w:rsidRPr="00667278" w:rsidRDefault="00A6640A" w:rsidP="00A6640A">
      <w:pPr>
        <w:jc w:val="center"/>
        <w:rPr>
          <w:b/>
        </w:rPr>
      </w:pPr>
    </w:p>
    <w:p w14:paraId="62AA9B2A" w14:textId="77777777" w:rsidR="00A6640A" w:rsidRPr="00667278" w:rsidRDefault="002A1BDE" w:rsidP="00A6640A">
      <w:pPr>
        <w:jc w:val="center"/>
        <w:rPr>
          <w:b/>
        </w:rPr>
      </w:pPr>
      <w:r w:rsidRPr="00667278">
        <w:rPr>
          <w:b/>
        </w:rPr>
        <w:t>COUNTY OF SAN MATEO – SOUTHERN DISTRICT</w:t>
      </w:r>
    </w:p>
    <w:p w14:paraId="460F863B" w14:textId="77777777" w:rsidR="00A6640A" w:rsidRPr="00667278" w:rsidRDefault="00A6640A" w:rsidP="00A6640A"/>
    <w:tbl>
      <w:tblPr>
        <w:tblStyle w:val="TableGrid"/>
        <w:tblW w:w="0" w:type="auto"/>
        <w:tblLook w:val="04A0" w:firstRow="1" w:lastRow="0" w:firstColumn="1" w:lastColumn="0" w:noHBand="0" w:noVBand="1"/>
      </w:tblPr>
      <w:tblGrid>
        <w:gridCol w:w="4896"/>
        <w:gridCol w:w="1602"/>
        <w:gridCol w:w="3294"/>
      </w:tblGrid>
      <w:tr w:rsidR="002A1BDE" w:rsidRPr="00667278" w14:paraId="5BE0790D" w14:textId="77777777" w:rsidTr="0078268A">
        <w:trPr>
          <w:trHeight w:val="599"/>
        </w:trPr>
        <w:tc>
          <w:tcPr>
            <w:tcW w:w="4896" w:type="dxa"/>
            <w:vMerge w:val="restart"/>
            <w:tcBorders>
              <w:top w:val="nil"/>
              <w:left w:val="nil"/>
              <w:bottom w:val="single" w:sz="4" w:space="0" w:color="auto"/>
              <w:right w:val="single" w:sz="4" w:space="0" w:color="auto"/>
            </w:tcBorders>
          </w:tcPr>
          <w:p w14:paraId="5C9D5575" w14:textId="77777777" w:rsidR="002A1BDE" w:rsidRPr="00667278" w:rsidRDefault="002A1BDE" w:rsidP="00C26527">
            <w:pPr>
              <w:jc w:val="left"/>
            </w:pPr>
            <w:r w:rsidRPr="00667278">
              <w:t>C &amp; M CAFE LLC, a California limited liability company, on behalf of itself and all others sim</w:t>
            </w:r>
            <w:r w:rsidRPr="00667278">
              <w:t>i</w:t>
            </w:r>
            <w:r w:rsidRPr="00667278">
              <w:t>larly situated,</w:t>
            </w:r>
          </w:p>
          <w:p w14:paraId="1AE4430C" w14:textId="77777777" w:rsidR="002A1BDE" w:rsidRPr="00667278" w:rsidRDefault="002A1BDE" w:rsidP="00C26527"/>
          <w:p w14:paraId="41ECD928" w14:textId="77777777" w:rsidR="002A1BDE" w:rsidRPr="00667278" w:rsidRDefault="002A1BDE" w:rsidP="00C26527">
            <w:pPr>
              <w:jc w:val="center"/>
            </w:pPr>
            <w:r w:rsidRPr="00667278">
              <w:t>Plaintiff,</w:t>
            </w:r>
          </w:p>
          <w:p w14:paraId="3653BD68" w14:textId="77777777" w:rsidR="002A1BDE" w:rsidRPr="00667278" w:rsidRDefault="002A1BDE" w:rsidP="00C26527">
            <w:pPr>
              <w:jc w:val="center"/>
            </w:pPr>
          </w:p>
          <w:p w14:paraId="45960B82" w14:textId="77777777" w:rsidR="002A1BDE" w:rsidRPr="00667278" w:rsidRDefault="002A1BDE" w:rsidP="00C26527">
            <w:pPr>
              <w:jc w:val="center"/>
            </w:pPr>
            <w:proofErr w:type="gramStart"/>
            <w:r w:rsidRPr="00667278">
              <w:t>v</w:t>
            </w:r>
            <w:proofErr w:type="gramEnd"/>
            <w:r w:rsidRPr="00667278">
              <w:t>.</w:t>
            </w:r>
          </w:p>
          <w:p w14:paraId="28445411" w14:textId="77777777" w:rsidR="002A1BDE" w:rsidRPr="00667278" w:rsidRDefault="002A1BDE" w:rsidP="00C26527">
            <w:pPr>
              <w:jc w:val="left"/>
            </w:pPr>
          </w:p>
          <w:p w14:paraId="6059E1D9" w14:textId="77777777" w:rsidR="002A1BDE" w:rsidRPr="00667278" w:rsidRDefault="002A1BDE" w:rsidP="00C26527">
            <w:pPr>
              <w:jc w:val="left"/>
            </w:pPr>
            <w:r w:rsidRPr="00667278">
              <w:t>KINETIC FARM, INC., a Delaware corpor</w:t>
            </w:r>
            <w:r w:rsidRPr="00667278">
              <w:t>a</w:t>
            </w:r>
            <w:r w:rsidRPr="00667278">
              <w:t>tion, and DOES 1-10 inclusive,</w:t>
            </w:r>
          </w:p>
          <w:p w14:paraId="733A1B38" w14:textId="77777777" w:rsidR="002A1BDE" w:rsidRPr="00667278" w:rsidRDefault="002A1BDE" w:rsidP="00C26527">
            <w:pPr>
              <w:jc w:val="left"/>
            </w:pPr>
          </w:p>
          <w:p w14:paraId="173327EF" w14:textId="77777777" w:rsidR="002A1BDE" w:rsidRPr="00667278" w:rsidRDefault="002A1BDE" w:rsidP="00C26527">
            <w:pPr>
              <w:jc w:val="center"/>
            </w:pPr>
            <w:r w:rsidRPr="00667278">
              <w:t>Defendants.</w:t>
            </w:r>
          </w:p>
          <w:p w14:paraId="208FC794" w14:textId="77777777" w:rsidR="002A1BDE" w:rsidRPr="00667278" w:rsidRDefault="002A1BDE" w:rsidP="00C26527">
            <w:pPr>
              <w:jc w:val="center"/>
            </w:pPr>
          </w:p>
        </w:tc>
        <w:tc>
          <w:tcPr>
            <w:tcW w:w="1602" w:type="dxa"/>
            <w:tcBorders>
              <w:top w:val="nil"/>
              <w:left w:val="single" w:sz="4" w:space="0" w:color="auto"/>
              <w:bottom w:val="nil"/>
              <w:right w:val="nil"/>
            </w:tcBorders>
          </w:tcPr>
          <w:p w14:paraId="46E844BE" w14:textId="77777777" w:rsidR="002A1BDE" w:rsidRPr="00667278" w:rsidRDefault="002A1BDE" w:rsidP="0078268A">
            <w:pPr>
              <w:rPr>
                <w:b/>
              </w:rPr>
            </w:pPr>
            <w:r w:rsidRPr="00667278">
              <w:rPr>
                <w:b/>
              </w:rPr>
              <w:t>Case No.:</w:t>
            </w:r>
          </w:p>
          <w:p w14:paraId="57A20DE8" w14:textId="77777777" w:rsidR="002A1BDE" w:rsidRPr="00667278" w:rsidRDefault="002A1BDE" w:rsidP="0078268A"/>
        </w:tc>
        <w:tc>
          <w:tcPr>
            <w:tcW w:w="3294" w:type="dxa"/>
            <w:tcBorders>
              <w:top w:val="nil"/>
              <w:left w:val="nil"/>
              <w:bottom w:val="nil"/>
              <w:right w:val="nil"/>
            </w:tcBorders>
          </w:tcPr>
          <w:p w14:paraId="7EFC51CC" w14:textId="77777777" w:rsidR="002A1BDE" w:rsidRPr="00667278" w:rsidRDefault="002A1BDE" w:rsidP="0078268A"/>
          <w:p w14:paraId="30DAFB1E" w14:textId="77777777" w:rsidR="002A1BDE" w:rsidRPr="00667278" w:rsidRDefault="002A1BDE" w:rsidP="0078268A">
            <w:pPr>
              <w:jc w:val="center"/>
              <w:rPr>
                <w:b/>
              </w:rPr>
            </w:pPr>
          </w:p>
        </w:tc>
      </w:tr>
      <w:tr w:rsidR="002A1BDE" w:rsidRPr="00667278" w14:paraId="743B46AC" w14:textId="77777777" w:rsidTr="0078268A">
        <w:trPr>
          <w:trHeight w:val="596"/>
        </w:trPr>
        <w:tc>
          <w:tcPr>
            <w:tcW w:w="4896" w:type="dxa"/>
            <w:vMerge/>
            <w:tcBorders>
              <w:top w:val="single" w:sz="4" w:space="0" w:color="auto"/>
              <w:left w:val="nil"/>
              <w:bottom w:val="single" w:sz="4" w:space="0" w:color="auto"/>
              <w:right w:val="single" w:sz="4" w:space="0" w:color="auto"/>
            </w:tcBorders>
          </w:tcPr>
          <w:p w14:paraId="4D90C8AE" w14:textId="77777777" w:rsidR="002A1BDE" w:rsidRPr="00667278" w:rsidRDefault="002A1BDE" w:rsidP="00C26527">
            <w:pPr>
              <w:jc w:val="left"/>
            </w:pPr>
          </w:p>
        </w:tc>
        <w:tc>
          <w:tcPr>
            <w:tcW w:w="1602" w:type="dxa"/>
            <w:tcBorders>
              <w:top w:val="nil"/>
              <w:left w:val="single" w:sz="4" w:space="0" w:color="auto"/>
              <w:bottom w:val="nil"/>
              <w:right w:val="nil"/>
            </w:tcBorders>
          </w:tcPr>
          <w:p w14:paraId="466F96B3" w14:textId="77777777" w:rsidR="002A1BDE" w:rsidRPr="00667278" w:rsidRDefault="002A1BDE" w:rsidP="0078268A">
            <w:pPr>
              <w:rPr>
                <w:b/>
              </w:rPr>
            </w:pPr>
            <w:r w:rsidRPr="00667278">
              <w:rPr>
                <w:b/>
              </w:rPr>
              <w:t>Action Filed:</w:t>
            </w:r>
          </w:p>
        </w:tc>
        <w:tc>
          <w:tcPr>
            <w:tcW w:w="3294" w:type="dxa"/>
            <w:tcBorders>
              <w:top w:val="nil"/>
              <w:left w:val="nil"/>
              <w:bottom w:val="nil"/>
              <w:right w:val="nil"/>
            </w:tcBorders>
          </w:tcPr>
          <w:p w14:paraId="41F5228D" w14:textId="77777777" w:rsidR="002A1BDE" w:rsidRPr="00667278" w:rsidRDefault="002A1BDE" w:rsidP="0078268A"/>
        </w:tc>
      </w:tr>
      <w:tr w:rsidR="002A1BDE" w:rsidRPr="00667278" w14:paraId="71E97DD7" w14:textId="77777777" w:rsidTr="0078268A">
        <w:trPr>
          <w:trHeight w:val="596"/>
        </w:trPr>
        <w:tc>
          <w:tcPr>
            <w:tcW w:w="4896" w:type="dxa"/>
            <w:vMerge/>
            <w:tcBorders>
              <w:top w:val="single" w:sz="4" w:space="0" w:color="auto"/>
              <w:left w:val="nil"/>
              <w:bottom w:val="single" w:sz="4" w:space="0" w:color="auto"/>
              <w:right w:val="single" w:sz="4" w:space="0" w:color="auto"/>
            </w:tcBorders>
          </w:tcPr>
          <w:p w14:paraId="21133151" w14:textId="77777777" w:rsidR="002A1BDE" w:rsidRPr="00667278" w:rsidRDefault="002A1BDE" w:rsidP="00C26527">
            <w:pPr>
              <w:jc w:val="left"/>
            </w:pPr>
          </w:p>
        </w:tc>
        <w:tc>
          <w:tcPr>
            <w:tcW w:w="1602" w:type="dxa"/>
            <w:tcBorders>
              <w:top w:val="nil"/>
              <w:left w:val="single" w:sz="4" w:space="0" w:color="auto"/>
              <w:bottom w:val="nil"/>
              <w:right w:val="nil"/>
            </w:tcBorders>
          </w:tcPr>
          <w:p w14:paraId="7857BB93" w14:textId="77777777" w:rsidR="002A1BDE" w:rsidRPr="00667278" w:rsidRDefault="002A1BDE" w:rsidP="0078268A">
            <w:pPr>
              <w:rPr>
                <w:b/>
              </w:rPr>
            </w:pPr>
            <w:r w:rsidRPr="00667278">
              <w:rPr>
                <w:b/>
              </w:rPr>
              <w:t>Trial Date:</w:t>
            </w:r>
          </w:p>
        </w:tc>
        <w:tc>
          <w:tcPr>
            <w:tcW w:w="3294" w:type="dxa"/>
            <w:tcBorders>
              <w:top w:val="nil"/>
              <w:left w:val="nil"/>
              <w:bottom w:val="nil"/>
              <w:right w:val="nil"/>
            </w:tcBorders>
          </w:tcPr>
          <w:p w14:paraId="58C3FDB9" w14:textId="77777777" w:rsidR="002A1BDE" w:rsidRPr="00667278" w:rsidRDefault="002A1BDE" w:rsidP="0078268A">
            <w:r w:rsidRPr="00667278">
              <w:t>Not Yet Set</w:t>
            </w:r>
          </w:p>
        </w:tc>
      </w:tr>
      <w:tr w:rsidR="002A1BDE" w:rsidRPr="00667278" w14:paraId="19D997DD" w14:textId="77777777" w:rsidTr="0078268A">
        <w:trPr>
          <w:trHeight w:val="596"/>
        </w:trPr>
        <w:tc>
          <w:tcPr>
            <w:tcW w:w="4896" w:type="dxa"/>
            <w:vMerge/>
            <w:tcBorders>
              <w:top w:val="single" w:sz="4" w:space="0" w:color="auto"/>
              <w:left w:val="nil"/>
              <w:bottom w:val="single" w:sz="4" w:space="0" w:color="auto"/>
              <w:right w:val="single" w:sz="4" w:space="0" w:color="auto"/>
            </w:tcBorders>
          </w:tcPr>
          <w:p w14:paraId="258DA6EE" w14:textId="77777777" w:rsidR="002A1BDE" w:rsidRPr="00667278" w:rsidRDefault="002A1BDE" w:rsidP="00C26527">
            <w:pPr>
              <w:jc w:val="left"/>
            </w:pPr>
          </w:p>
        </w:tc>
        <w:tc>
          <w:tcPr>
            <w:tcW w:w="4896" w:type="dxa"/>
            <w:gridSpan w:val="2"/>
            <w:tcBorders>
              <w:top w:val="nil"/>
              <w:left w:val="single" w:sz="4" w:space="0" w:color="auto"/>
              <w:bottom w:val="nil"/>
              <w:right w:val="nil"/>
            </w:tcBorders>
          </w:tcPr>
          <w:p w14:paraId="4649BBD2" w14:textId="7C1E77EB" w:rsidR="002A1BDE" w:rsidRPr="00667278" w:rsidRDefault="002A1BDE" w:rsidP="0078268A">
            <w:pPr>
              <w:jc w:val="center"/>
              <w:rPr>
                <w:b/>
              </w:rPr>
            </w:pPr>
            <w:r w:rsidRPr="00667278">
              <w:rPr>
                <w:b/>
              </w:rPr>
              <w:t xml:space="preserve">PLAINTIFF’S FIRST SET OF </w:t>
            </w:r>
            <w:del w:id="0" w:author="Shafiel Karim" w:date="2015-10-23T18:03:00Z">
              <w:r w:rsidRPr="00667278" w:rsidDel="00A9042C">
                <w:rPr>
                  <w:b/>
                </w:rPr>
                <w:delText>REQUESTS FOR PRODUCTION OF DOCUMENTS AND THINGS</w:delText>
              </w:r>
            </w:del>
            <w:ins w:id="1" w:author="Shafiel Karim" w:date="2015-10-23T18:03:00Z">
              <w:r w:rsidR="00A9042C" w:rsidRPr="00667278">
                <w:rPr>
                  <w:b/>
                </w:rPr>
                <w:t>SPECIAL INTERROGATORIES</w:t>
              </w:r>
            </w:ins>
            <w:r w:rsidRPr="00667278">
              <w:rPr>
                <w:b/>
              </w:rPr>
              <w:t xml:space="preserve"> TO DEFENDANT KINETIC FARM, INC.</w:t>
            </w:r>
          </w:p>
          <w:p w14:paraId="15B74C72" w14:textId="77777777" w:rsidR="002A1BDE" w:rsidRPr="00667278" w:rsidRDefault="002A1BDE" w:rsidP="002A1BDE">
            <w:pPr>
              <w:jc w:val="center"/>
              <w:rPr>
                <w:b/>
              </w:rPr>
            </w:pPr>
          </w:p>
          <w:p w14:paraId="33FC6D22" w14:textId="77777777" w:rsidR="002A1BDE" w:rsidRPr="00667278" w:rsidRDefault="002A1BDE" w:rsidP="002A1BDE">
            <w:pPr>
              <w:jc w:val="center"/>
              <w:rPr>
                <w:i/>
              </w:rPr>
            </w:pPr>
            <w:r w:rsidRPr="00667278">
              <w:rPr>
                <w:i/>
              </w:rPr>
              <w:t>Assigned to the Honorable &lt;</w:t>
            </w:r>
            <w:ins w:id="2" w:author="Shafiel Karim" w:date="2015-10-23T17:14:00Z">
              <w:r w:rsidR="00D655DD" w:rsidRPr="00667278">
                <w:rPr>
                  <w:i/>
                </w:rPr>
                <w:fldChar w:fldCharType="begin">
                  <w:ffData>
                    <w:name w:val="Text2"/>
                    <w:enabled/>
                    <w:calcOnExit w:val="0"/>
                    <w:textInput>
                      <w:default w:val="Judge's Name"/>
                    </w:textInput>
                  </w:ffData>
                </w:fldChar>
              </w:r>
              <w:bookmarkStart w:id="3" w:name="Text2"/>
              <w:r w:rsidR="00D655DD" w:rsidRPr="00667278">
                <w:rPr>
                  <w:i/>
                </w:rPr>
                <w:instrText xml:space="preserve"> FORMTEXT </w:instrText>
              </w:r>
            </w:ins>
            <w:r w:rsidR="00D655DD" w:rsidRPr="00667278">
              <w:rPr>
                <w:i/>
              </w:rPr>
            </w:r>
            <w:r w:rsidR="00D655DD" w:rsidRPr="00667278">
              <w:rPr>
                <w:i/>
              </w:rPr>
              <w:fldChar w:fldCharType="separate"/>
            </w:r>
            <w:ins w:id="4" w:author="Shafiel Karim" w:date="2015-10-23T17:14:00Z">
              <w:r w:rsidR="00D655DD" w:rsidRPr="00667278">
                <w:rPr>
                  <w:i/>
                  <w:noProof/>
                </w:rPr>
                <w:t>Judge's Name</w:t>
              </w:r>
              <w:r w:rsidR="00D655DD" w:rsidRPr="00667278">
                <w:rPr>
                  <w:i/>
                </w:rPr>
                <w:fldChar w:fldCharType="end"/>
              </w:r>
            </w:ins>
            <w:bookmarkEnd w:id="3"/>
            <w:del w:id="5" w:author="Shafiel Karim" w:date="2015-10-23T17:14:00Z">
              <w:r w:rsidRPr="00667278" w:rsidDel="00D655DD">
                <w:rPr>
                  <w:i/>
                </w:rPr>
                <w:delText>Judge Name</w:delText>
              </w:r>
            </w:del>
            <w:r w:rsidRPr="00667278">
              <w:rPr>
                <w:i/>
              </w:rPr>
              <w:t>&gt;</w:t>
            </w:r>
          </w:p>
          <w:p w14:paraId="75F38245" w14:textId="77777777" w:rsidR="002A1BDE" w:rsidRPr="00667278" w:rsidRDefault="002A1BDE" w:rsidP="002A1BDE">
            <w:pPr>
              <w:jc w:val="center"/>
            </w:pPr>
          </w:p>
        </w:tc>
      </w:tr>
    </w:tbl>
    <w:p w14:paraId="4BA3CA6F" w14:textId="77777777" w:rsidR="00D0058E" w:rsidRPr="00667278" w:rsidRDefault="00D0058E" w:rsidP="00B6280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8"/>
        <w:gridCol w:w="6714"/>
      </w:tblGrid>
      <w:tr w:rsidR="002A1BDE" w:rsidRPr="00667278" w14:paraId="521D03B4" w14:textId="77777777" w:rsidTr="002A1BDE">
        <w:tc>
          <w:tcPr>
            <w:tcW w:w="3078" w:type="dxa"/>
          </w:tcPr>
          <w:p w14:paraId="6599D34C" w14:textId="77777777" w:rsidR="002A1BDE" w:rsidRPr="00667278" w:rsidRDefault="002A1BDE" w:rsidP="002A1BDE">
            <w:pPr>
              <w:spacing w:line="360" w:lineRule="auto"/>
              <w:rPr>
                <w:b/>
              </w:rPr>
            </w:pPr>
            <w:r w:rsidRPr="00667278">
              <w:rPr>
                <w:b/>
              </w:rPr>
              <w:t>PROPOUNDING PARTY:</w:t>
            </w:r>
          </w:p>
        </w:tc>
        <w:tc>
          <w:tcPr>
            <w:tcW w:w="6714" w:type="dxa"/>
          </w:tcPr>
          <w:p w14:paraId="594BF5AE" w14:textId="77777777" w:rsidR="002A1BDE" w:rsidRPr="00667278" w:rsidRDefault="002A1BDE" w:rsidP="002A1BDE">
            <w:pPr>
              <w:spacing w:line="360" w:lineRule="auto"/>
            </w:pPr>
            <w:r w:rsidRPr="00667278">
              <w:t>C &amp; M CAFE LLC</w:t>
            </w:r>
          </w:p>
        </w:tc>
      </w:tr>
      <w:tr w:rsidR="002A1BDE" w:rsidRPr="00667278" w14:paraId="14959475" w14:textId="77777777" w:rsidTr="002A1BDE">
        <w:tc>
          <w:tcPr>
            <w:tcW w:w="3078" w:type="dxa"/>
          </w:tcPr>
          <w:p w14:paraId="3E23F505" w14:textId="77777777" w:rsidR="002A1BDE" w:rsidRPr="00667278" w:rsidRDefault="002A1BDE" w:rsidP="002A1BDE">
            <w:pPr>
              <w:spacing w:line="360" w:lineRule="auto"/>
              <w:rPr>
                <w:b/>
              </w:rPr>
            </w:pPr>
            <w:r w:rsidRPr="00667278">
              <w:rPr>
                <w:b/>
              </w:rPr>
              <w:t>RESPONDING PARTY:</w:t>
            </w:r>
          </w:p>
        </w:tc>
        <w:tc>
          <w:tcPr>
            <w:tcW w:w="6714" w:type="dxa"/>
          </w:tcPr>
          <w:p w14:paraId="047B987D" w14:textId="77777777" w:rsidR="002A1BDE" w:rsidRPr="00667278" w:rsidRDefault="002A1BDE" w:rsidP="002A1BDE">
            <w:pPr>
              <w:spacing w:line="360" w:lineRule="auto"/>
            </w:pPr>
            <w:r w:rsidRPr="00667278">
              <w:t>KINETIC FARM, INC.</w:t>
            </w:r>
          </w:p>
        </w:tc>
      </w:tr>
      <w:tr w:rsidR="002A1BDE" w:rsidRPr="00667278" w14:paraId="2D3EC428" w14:textId="77777777" w:rsidTr="002A1BDE">
        <w:tc>
          <w:tcPr>
            <w:tcW w:w="3078" w:type="dxa"/>
          </w:tcPr>
          <w:p w14:paraId="496D03F3" w14:textId="77777777" w:rsidR="002A1BDE" w:rsidRPr="00667278" w:rsidRDefault="002A1BDE" w:rsidP="002A1BDE">
            <w:pPr>
              <w:spacing w:line="360" w:lineRule="auto"/>
              <w:rPr>
                <w:b/>
              </w:rPr>
            </w:pPr>
            <w:r w:rsidRPr="00667278">
              <w:rPr>
                <w:b/>
              </w:rPr>
              <w:t>SET:</w:t>
            </w:r>
          </w:p>
        </w:tc>
        <w:tc>
          <w:tcPr>
            <w:tcW w:w="6714" w:type="dxa"/>
          </w:tcPr>
          <w:p w14:paraId="763D6B00" w14:textId="77777777" w:rsidR="002A1BDE" w:rsidRPr="00667278" w:rsidRDefault="002A1BDE" w:rsidP="002A1BDE">
            <w:pPr>
              <w:spacing w:line="360" w:lineRule="auto"/>
            </w:pPr>
            <w:r w:rsidRPr="00667278">
              <w:t>ONE</w:t>
            </w:r>
          </w:p>
        </w:tc>
      </w:tr>
    </w:tbl>
    <w:p w14:paraId="5BF7EE66" w14:textId="77777777" w:rsidR="002A1BDE" w:rsidRPr="00667278" w:rsidRDefault="002A1BDE" w:rsidP="00B62806"/>
    <w:p w14:paraId="51819DEA" w14:textId="77777777" w:rsidR="002A1BDE" w:rsidRPr="00667278" w:rsidRDefault="002A1BDE" w:rsidP="00B62806">
      <w:pPr>
        <w:sectPr w:rsidR="002A1BDE" w:rsidRPr="00667278" w:rsidSect="00C26527">
          <w:headerReference w:type="even" r:id="rId9"/>
          <w:headerReference w:type="default" r:id="rId10"/>
          <w:footerReference w:type="even" r:id="rId11"/>
          <w:footerReference w:type="default" r:id="rId12"/>
          <w:headerReference w:type="first" r:id="rId13"/>
          <w:footerReference w:type="first" r:id="rId14"/>
          <w:pgSz w:w="12240" w:h="15840" w:code="1"/>
          <w:pgMar w:top="1440" w:right="720" w:bottom="1152" w:left="1944" w:header="720" w:footer="432" w:gutter="0"/>
          <w:pgNumType w:start="1"/>
          <w:cols w:space="720"/>
        </w:sectPr>
      </w:pPr>
    </w:p>
    <w:p w14:paraId="7493F232" w14:textId="0F0E4501" w:rsidR="002A1BDE" w:rsidRPr="00667278" w:rsidRDefault="002A1BDE" w:rsidP="0078268A">
      <w:pPr>
        <w:pStyle w:val="Normal1"/>
        <w:spacing w:line="480" w:lineRule="auto"/>
        <w:ind w:firstLine="720"/>
        <w:jc w:val="both"/>
        <w:rPr>
          <w:rFonts w:ascii="Times New Roman" w:hAnsi="Times New Roman" w:cs="Times New Roman"/>
          <w:sz w:val="24"/>
          <w:szCs w:val="24"/>
        </w:rPr>
      </w:pPr>
      <w:r w:rsidRPr="00667278">
        <w:rPr>
          <w:rFonts w:ascii="Times New Roman" w:eastAsia="Times New Roman" w:hAnsi="Times New Roman" w:cs="Times New Roman"/>
          <w:sz w:val="24"/>
          <w:szCs w:val="24"/>
        </w:rPr>
        <w:lastRenderedPageBreak/>
        <w:t xml:space="preserve">PLEASE TAKE NOTICE that pursuant to section 2031.010 of the Code of Civil Procedure, Plaintiff demands that Defendant KINETIC FARM, INC. (“Defendant”), a Delaware corporation, </w:t>
      </w:r>
      <w:r w:rsidR="00667278" w:rsidRPr="00667278">
        <w:rPr>
          <w:rFonts w:ascii="Times New Roman" w:eastAsia="Times New Roman" w:hAnsi="Times New Roman" w:cs="Times New Roman"/>
          <w:sz w:val="24"/>
          <w:szCs w:val="24"/>
        </w:rPr>
        <w:t>respond to these special interrogatories</w:t>
      </w:r>
      <w:r w:rsidRPr="00667278">
        <w:rPr>
          <w:rFonts w:ascii="Times New Roman" w:eastAsia="Times New Roman" w:hAnsi="Times New Roman" w:cs="Times New Roman"/>
          <w:sz w:val="24"/>
          <w:szCs w:val="24"/>
        </w:rPr>
        <w:t xml:space="preserve"> within thirty (30) days from the date of service.</w:t>
      </w:r>
    </w:p>
    <w:p w14:paraId="0F1C50F6" w14:textId="34FD3E3D" w:rsidR="002A1BDE" w:rsidRPr="00667278" w:rsidRDefault="002A1BDE" w:rsidP="00667278">
      <w:pPr>
        <w:pStyle w:val="Normal1"/>
        <w:spacing w:line="480" w:lineRule="auto"/>
        <w:jc w:val="center"/>
        <w:rPr>
          <w:rFonts w:ascii="Times New Roman" w:hAnsi="Times New Roman" w:cs="Times New Roman"/>
          <w:sz w:val="24"/>
          <w:szCs w:val="24"/>
        </w:rPr>
      </w:pPr>
      <w:r w:rsidRPr="00667278">
        <w:rPr>
          <w:rFonts w:ascii="Times New Roman" w:eastAsia="Times New Roman" w:hAnsi="Times New Roman" w:cs="Times New Roman"/>
          <w:b/>
          <w:sz w:val="24"/>
          <w:szCs w:val="24"/>
          <w:u w:val="single"/>
        </w:rPr>
        <w:t>DEFINITIONS</w:t>
      </w:r>
    </w:p>
    <w:p w14:paraId="4C5AA50A" w14:textId="77777777" w:rsidR="002A1BDE" w:rsidRPr="00667278"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667278">
        <w:rPr>
          <w:rFonts w:ascii="Times New Roman" w:eastAsia="Times New Roman" w:hAnsi="Times New Roman" w:cs="Times New Roman"/>
          <w:sz w:val="24"/>
          <w:szCs w:val="24"/>
        </w:rPr>
        <w:t>The words “YOU” and “YOUR” refer to each Defendant in receipt of these requests or any attorney or agent performing the services referred to herein or acting on its behalf.  “YOU” and “YOUR” also includes all predecessors, successors, assigns, affiliates, subsidiaries, parent compan</w:t>
      </w:r>
      <w:r w:rsidR="0078268A" w:rsidRPr="00667278">
        <w:rPr>
          <w:rFonts w:ascii="Times New Roman" w:eastAsia="Times New Roman" w:hAnsi="Times New Roman" w:cs="Times New Roman"/>
          <w:sz w:val="24"/>
          <w:szCs w:val="24"/>
        </w:rPr>
        <w:t>ies, employees, sales associate</w:t>
      </w:r>
      <w:r w:rsidRPr="00667278">
        <w:rPr>
          <w:rFonts w:ascii="Times New Roman" w:eastAsia="Times New Roman" w:hAnsi="Times New Roman" w:cs="Times New Roman"/>
          <w:sz w:val="24"/>
          <w:szCs w:val="24"/>
        </w:rPr>
        <w:t>s</w:t>
      </w:r>
      <w:r w:rsidR="0078268A" w:rsidRPr="00667278">
        <w:rPr>
          <w:rFonts w:ascii="Times New Roman" w:eastAsia="Times New Roman" w:hAnsi="Times New Roman" w:cs="Times New Roman"/>
          <w:sz w:val="24"/>
          <w:szCs w:val="24"/>
        </w:rPr>
        <w:t>,</w:t>
      </w:r>
      <w:r w:rsidRPr="00667278">
        <w:rPr>
          <w:rFonts w:ascii="Times New Roman" w:eastAsia="Times New Roman" w:hAnsi="Times New Roman" w:cs="Times New Roman"/>
          <w:sz w:val="24"/>
          <w:szCs w:val="24"/>
        </w:rPr>
        <w:t xml:space="preserve"> officers, managers, and agents of Defendant.</w:t>
      </w:r>
    </w:p>
    <w:p w14:paraId="1E524A3D" w14:textId="77777777" w:rsidR="002A1BDE" w:rsidRPr="00667278"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667278">
        <w:rPr>
          <w:rFonts w:ascii="Times New Roman" w:eastAsia="Times New Roman" w:hAnsi="Times New Roman" w:cs="Times New Roman"/>
          <w:sz w:val="24"/>
          <w:szCs w:val="24"/>
        </w:rPr>
        <w:t>The term “SMARTPHONE APPLICATION” means any software application d</w:t>
      </w:r>
      <w:r w:rsidRPr="00667278">
        <w:rPr>
          <w:rFonts w:ascii="Times New Roman" w:eastAsia="Times New Roman" w:hAnsi="Times New Roman" w:cs="Times New Roman"/>
          <w:sz w:val="24"/>
          <w:szCs w:val="24"/>
        </w:rPr>
        <w:t>e</w:t>
      </w:r>
      <w:r w:rsidRPr="00667278">
        <w:rPr>
          <w:rFonts w:ascii="Times New Roman" w:eastAsia="Times New Roman" w:hAnsi="Times New Roman" w:cs="Times New Roman"/>
          <w:sz w:val="24"/>
          <w:szCs w:val="24"/>
        </w:rPr>
        <w:t>signed, written, and distributed by Defendant in furtherance of Defendant’s business model of co</w:t>
      </w:r>
      <w:r w:rsidRPr="00667278">
        <w:rPr>
          <w:rFonts w:ascii="Times New Roman" w:eastAsia="Times New Roman" w:hAnsi="Times New Roman" w:cs="Times New Roman"/>
          <w:sz w:val="24"/>
          <w:szCs w:val="24"/>
        </w:rPr>
        <w:t>n</w:t>
      </w:r>
      <w:r w:rsidRPr="00667278">
        <w:rPr>
          <w:rFonts w:ascii="Times New Roman" w:eastAsia="Times New Roman" w:hAnsi="Times New Roman" w:cs="Times New Roman"/>
          <w:sz w:val="24"/>
          <w:szCs w:val="24"/>
        </w:rPr>
        <w:t>necting end-user consumers with third-party restaurants.</w:t>
      </w:r>
    </w:p>
    <w:p w14:paraId="55F6D057" w14:textId="77777777" w:rsidR="002A1BDE" w:rsidRPr="00667278"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667278">
        <w:rPr>
          <w:rFonts w:ascii="Times New Roman" w:eastAsia="Times New Roman" w:hAnsi="Times New Roman" w:cs="Times New Roman"/>
          <w:sz w:val="24"/>
          <w:szCs w:val="24"/>
        </w:rPr>
        <w:t>The term “ORDERAHEAD APP” refers to the software and SMARTPHONE APPLICATION developed, deployed, and operated by Defendant for the purposes of delivering restaurant menu items from third party restaurants to consumers.</w:t>
      </w:r>
    </w:p>
    <w:p w14:paraId="78A36CB3" w14:textId="77777777" w:rsidR="002A1BDE" w:rsidRPr="00667278" w:rsidRDefault="002A1BDE"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667278">
        <w:rPr>
          <w:rFonts w:ascii="Times New Roman" w:eastAsia="Times New Roman" w:hAnsi="Times New Roman" w:cs="Times New Roman"/>
          <w:sz w:val="24"/>
          <w:szCs w:val="24"/>
        </w:rPr>
        <w:t>The term “IMPOSTOR SITE”--and its plural form “IMPOSTOR SITES”--refers to each and every single Internet domain name listed on Exhibit C of Plaintiff’s complaint in this a</w:t>
      </w:r>
      <w:r w:rsidRPr="00667278">
        <w:rPr>
          <w:rFonts w:ascii="Times New Roman" w:eastAsia="Times New Roman" w:hAnsi="Times New Roman" w:cs="Times New Roman"/>
          <w:sz w:val="24"/>
          <w:szCs w:val="24"/>
        </w:rPr>
        <w:t>c</w:t>
      </w:r>
      <w:r w:rsidRPr="00667278">
        <w:rPr>
          <w:rFonts w:ascii="Times New Roman" w:eastAsia="Times New Roman" w:hAnsi="Times New Roman" w:cs="Times New Roman"/>
          <w:sz w:val="24"/>
          <w:szCs w:val="24"/>
        </w:rPr>
        <w:t xml:space="preserve">tion, including but not limited to candmcafe.com, or any other Internet domain name that directs traffic to Defendant’s </w:t>
      </w:r>
      <w:proofErr w:type="spellStart"/>
      <w:r w:rsidRPr="00667278">
        <w:rPr>
          <w:rFonts w:ascii="Times New Roman" w:eastAsia="Times New Roman" w:hAnsi="Times New Roman" w:cs="Times New Roman"/>
          <w:sz w:val="24"/>
          <w:szCs w:val="24"/>
        </w:rPr>
        <w:t>OrderAhead</w:t>
      </w:r>
      <w:proofErr w:type="spellEnd"/>
      <w:r w:rsidRPr="00667278">
        <w:rPr>
          <w:rFonts w:ascii="Times New Roman" w:eastAsia="Times New Roman" w:hAnsi="Times New Roman" w:cs="Times New Roman"/>
          <w:sz w:val="24"/>
          <w:szCs w:val="24"/>
        </w:rPr>
        <w:t xml:space="preserve"> smartphone application.</w:t>
      </w:r>
    </w:p>
    <w:p w14:paraId="69C03549" w14:textId="598DBE07" w:rsidR="00667278" w:rsidRPr="00667278" w:rsidRDefault="00667278"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667278">
        <w:rPr>
          <w:rFonts w:ascii="Times New Roman" w:eastAsia="Times New Roman" w:hAnsi="Times New Roman" w:cs="Times New Roman"/>
          <w:sz w:val="24"/>
          <w:szCs w:val="24"/>
        </w:rPr>
        <w:t>The term “IDENTIFY” means the individual or entity’s last known full legal name, last known address, last known telephone number, and last known job title if applicable.</w:t>
      </w:r>
    </w:p>
    <w:p w14:paraId="69AE29FD" w14:textId="50BF5777" w:rsidR="00667278" w:rsidRPr="00667278" w:rsidRDefault="00667278"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667278">
        <w:rPr>
          <w:rFonts w:ascii="Times New Roman" w:eastAsia="Times New Roman" w:hAnsi="Times New Roman" w:cs="Times New Roman"/>
          <w:sz w:val="24"/>
          <w:szCs w:val="24"/>
        </w:rPr>
        <w:t>The term “WEBSITE” means any registered Internet domain name with the Internet Corporation for Assigned Names and Numbers or third-party registrars, including but not limited to the IMPOSTOR SITES.</w:t>
      </w:r>
    </w:p>
    <w:p w14:paraId="578B51F0" w14:textId="14890D63" w:rsidR="00667278" w:rsidRPr="00667278" w:rsidRDefault="00667278" w:rsidP="0078268A">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667278">
        <w:rPr>
          <w:rFonts w:ascii="Times New Roman" w:eastAsia="Times New Roman" w:hAnsi="Times New Roman" w:cs="Times New Roman"/>
          <w:sz w:val="24"/>
          <w:szCs w:val="24"/>
        </w:rPr>
        <w:t>The term “TRAFFIC” means any singular datum and visitor or data and visitors that were directed to a WEBSITE that subsequently directed the data or visitors or both to the ORDERAHEAD APP.</w:t>
      </w:r>
    </w:p>
    <w:p w14:paraId="308DF9BA" w14:textId="7875E089" w:rsidR="00904170" w:rsidRPr="00667278" w:rsidRDefault="00904170" w:rsidP="0078268A">
      <w:pPr>
        <w:pStyle w:val="Normal1"/>
        <w:numPr>
          <w:ilvl w:val="0"/>
          <w:numId w:val="29"/>
        </w:numPr>
        <w:spacing w:line="480" w:lineRule="auto"/>
        <w:ind w:left="0" w:firstLine="630"/>
        <w:contextualSpacing/>
        <w:jc w:val="both"/>
        <w:rPr>
          <w:ins w:id="9" w:author="Kevin" w:date="2015-10-15T10:08:00Z"/>
          <w:rFonts w:ascii="Times New Roman" w:eastAsia="Times New Roman" w:hAnsi="Times New Roman" w:cs="Times New Roman"/>
          <w:sz w:val="24"/>
          <w:szCs w:val="24"/>
        </w:rPr>
      </w:pPr>
      <w:ins w:id="10" w:author="Kevin" w:date="2015-10-15T10:08:00Z">
        <w:r w:rsidRPr="00667278">
          <w:rPr>
            <w:rFonts w:ascii="Times New Roman" w:eastAsia="Times New Roman" w:hAnsi="Times New Roman" w:cs="Times New Roman"/>
            <w:sz w:val="24"/>
            <w:szCs w:val="24"/>
          </w:rPr>
          <w:t xml:space="preserve">The term </w:t>
        </w:r>
      </w:ins>
      <w:ins w:id="11" w:author="Kevin" w:date="2015-10-15T10:09:00Z">
        <w:r w:rsidRPr="00667278">
          <w:rPr>
            <w:rFonts w:ascii="Times New Roman" w:eastAsia="Times New Roman" w:hAnsi="Times New Roman" w:cs="Times New Roman"/>
            <w:sz w:val="24"/>
            <w:szCs w:val="24"/>
          </w:rPr>
          <w:t>“</w:t>
        </w:r>
      </w:ins>
      <w:r w:rsidR="00667278" w:rsidRPr="00667278">
        <w:rPr>
          <w:rFonts w:ascii="Times New Roman" w:eastAsia="Times New Roman" w:hAnsi="Times New Roman" w:cs="Times New Roman"/>
          <w:sz w:val="24"/>
          <w:szCs w:val="24"/>
        </w:rPr>
        <w:t>RELEVANT TIME</w:t>
      </w:r>
      <w:ins w:id="12" w:author="Kevin" w:date="2015-10-15T10:09:00Z">
        <w:r w:rsidRPr="00667278">
          <w:rPr>
            <w:rFonts w:ascii="Times New Roman" w:eastAsia="Times New Roman" w:hAnsi="Times New Roman" w:cs="Times New Roman"/>
            <w:sz w:val="24"/>
            <w:szCs w:val="24"/>
          </w:rPr>
          <w:t xml:space="preserve"> PERIOD,”</w:t>
        </w:r>
      </w:ins>
      <w:ins w:id="13" w:author="Kevin" w:date="2015-10-15T10:12:00Z">
        <w:r w:rsidRPr="00667278">
          <w:rPr>
            <w:rFonts w:ascii="Times New Roman" w:eastAsia="Times New Roman" w:hAnsi="Times New Roman" w:cs="Times New Roman"/>
            <w:sz w:val="24"/>
            <w:szCs w:val="24"/>
          </w:rPr>
          <w:t xml:space="preserve"> mean</w:t>
        </w:r>
      </w:ins>
      <w:r w:rsidR="00667278" w:rsidRPr="00667278">
        <w:rPr>
          <w:rFonts w:ascii="Times New Roman" w:eastAsia="Times New Roman" w:hAnsi="Times New Roman" w:cs="Times New Roman"/>
          <w:sz w:val="24"/>
          <w:szCs w:val="24"/>
        </w:rPr>
        <w:t>s</w:t>
      </w:r>
      <w:ins w:id="14" w:author="Kevin" w:date="2015-10-15T10:12:00Z">
        <w:r w:rsidRPr="00667278">
          <w:rPr>
            <w:rFonts w:ascii="Times New Roman" w:eastAsia="Times New Roman" w:hAnsi="Times New Roman" w:cs="Times New Roman"/>
            <w:sz w:val="24"/>
            <w:szCs w:val="24"/>
          </w:rPr>
          <w:t xml:space="preserve"> the period of time from Septe</w:t>
        </w:r>
        <w:r w:rsidRPr="00667278">
          <w:rPr>
            <w:rFonts w:ascii="Times New Roman" w:eastAsia="Times New Roman" w:hAnsi="Times New Roman" w:cs="Times New Roman"/>
            <w:sz w:val="24"/>
            <w:szCs w:val="24"/>
          </w:rPr>
          <w:t>m</w:t>
        </w:r>
        <w:r w:rsidRPr="00667278">
          <w:rPr>
            <w:rFonts w:ascii="Times New Roman" w:eastAsia="Times New Roman" w:hAnsi="Times New Roman" w:cs="Times New Roman"/>
            <w:sz w:val="24"/>
            <w:szCs w:val="24"/>
          </w:rPr>
          <w:t xml:space="preserve">ber 2, 2011 </w:t>
        </w:r>
      </w:ins>
      <w:ins w:id="15" w:author="Kevin" w:date="2015-10-15T10:13:00Z">
        <w:r w:rsidRPr="00667278">
          <w:rPr>
            <w:rFonts w:ascii="Times New Roman" w:eastAsia="Times New Roman" w:hAnsi="Times New Roman" w:cs="Times New Roman"/>
            <w:sz w:val="24"/>
            <w:szCs w:val="24"/>
          </w:rPr>
          <w:t>through the</w:t>
        </w:r>
      </w:ins>
      <w:ins w:id="16" w:author="Kevin" w:date="2015-10-15T10:12:00Z">
        <w:r w:rsidRPr="00667278">
          <w:rPr>
            <w:rFonts w:ascii="Times New Roman" w:eastAsia="Times New Roman" w:hAnsi="Times New Roman" w:cs="Times New Roman"/>
            <w:sz w:val="24"/>
            <w:szCs w:val="24"/>
          </w:rPr>
          <w:t xml:space="preserve"> present.</w:t>
        </w:r>
      </w:ins>
    </w:p>
    <w:p w14:paraId="51B22139" w14:textId="77777777" w:rsidR="00E56632" w:rsidRPr="00667278" w:rsidRDefault="00E56632">
      <w:pPr>
        <w:pStyle w:val="Normal1"/>
        <w:numPr>
          <w:ilvl w:val="0"/>
          <w:numId w:val="29"/>
        </w:numPr>
        <w:spacing w:line="480" w:lineRule="auto"/>
        <w:ind w:left="0" w:firstLine="630"/>
        <w:contextualSpacing/>
        <w:jc w:val="both"/>
        <w:rPr>
          <w:ins w:id="17" w:author="Shafiel Karim" w:date="2015-10-23T17:01:00Z"/>
          <w:rFonts w:ascii="Times New Roman" w:hAnsi="Times New Roman"/>
          <w:sz w:val="24"/>
          <w:szCs w:val="24"/>
        </w:rPr>
        <w:pPrChange w:id="18" w:author="Shafiel Karim" w:date="2015-10-23T16:41:00Z">
          <w:pPr>
            <w:jc w:val="left"/>
          </w:pPr>
        </w:pPrChange>
      </w:pPr>
      <w:ins w:id="19" w:author="Shafiel Karim" w:date="2015-10-23T16:50:00Z">
        <w:r w:rsidRPr="00667278">
          <w:rPr>
            <w:rFonts w:ascii="Times New Roman" w:eastAsia="Times New Roman" w:hAnsi="Times New Roman" w:cs="Times New Roman"/>
            <w:sz w:val="24"/>
            <w:szCs w:val="24"/>
          </w:rPr>
          <w:lastRenderedPageBreak/>
          <w:t>The name “ROSARIO GARNETT” refers to the registrant of several domains en</w:t>
        </w:r>
        <w:r w:rsidRPr="00667278">
          <w:rPr>
            <w:rFonts w:ascii="Times New Roman" w:eastAsia="Times New Roman" w:hAnsi="Times New Roman" w:cs="Times New Roman"/>
            <w:sz w:val="24"/>
            <w:szCs w:val="24"/>
          </w:rPr>
          <w:t>u</w:t>
        </w:r>
        <w:r w:rsidRPr="00667278">
          <w:rPr>
            <w:rFonts w:ascii="Times New Roman" w:eastAsia="Times New Roman" w:hAnsi="Times New Roman" w:cs="Times New Roman"/>
            <w:sz w:val="24"/>
            <w:szCs w:val="24"/>
          </w:rPr>
          <w:t>merated in the Complaint, which directed users to the ORDERAHEAD APP; the name is also re</w:t>
        </w:r>
        <w:r w:rsidRPr="00667278">
          <w:rPr>
            <w:rFonts w:ascii="Times New Roman" w:eastAsia="Times New Roman" w:hAnsi="Times New Roman" w:cs="Times New Roman"/>
            <w:sz w:val="24"/>
            <w:szCs w:val="24"/>
          </w:rPr>
          <w:t>f</w:t>
        </w:r>
        <w:r w:rsidRPr="00667278">
          <w:rPr>
            <w:rFonts w:ascii="Times New Roman" w:eastAsia="Times New Roman" w:hAnsi="Times New Roman" w:cs="Times New Roman"/>
            <w:sz w:val="24"/>
            <w:szCs w:val="24"/>
          </w:rPr>
          <w:t xml:space="preserve">erenced by </w:t>
        </w:r>
      </w:ins>
      <w:ins w:id="20" w:author="Shafiel Karim" w:date="2015-10-23T16:57:00Z">
        <w:r w:rsidR="004465FD" w:rsidRPr="00667278">
          <w:rPr>
            <w:rFonts w:ascii="Times New Roman" w:eastAsia="Times New Roman" w:hAnsi="Times New Roman" w:cs="Times New Roman"/>
            <w:sz w:val="24"/>
            <w:szCs w:val="24"/>
          </w:rPr>
          <w:t>a series of</w:t>
        </w:r>
      </w:ins>
      <w:ins w:id="21" w:author="Shafiel Karim" w:date="2015-10-23T16:50:00Z">
        <w:r w:rsidRPr="00667278">
          <w:rPr>
            <w:rFonts w:ascii="Times New Roman" w:eastAsia="Times New Roman" w:hAnsi="Times New Roman" w:cs="Times New Roman"/>
            <w:sz w:val="24"/>
            <w:szCs w:val="24"/>
          </w:rPr>
          <w:t xml:space="preserve"> </w:t>
        </w:r>
      </w:ins>
      <w:ins w:id="22" w:author="Shafiel Karim" w:date="2015-10-23T16:57:00Z">
        <w:r w:rsidR="004465FD" w:rsidRPr="00667278">
          <w:rPr>
            <w:rFonts w:ascii="Times New Roman" w:eastAsia="Times New Roman" w:hAnsi="Times New Roman" w:cs="Times New Roman"/>
            <w:sz w:val="24"/>
            <w:szCs w:val="24"/>
          </w:rPr>
          <w:t>articles authored by TODD BISHOP</w:t>
        </w:r>
      </w:ins>
      <w:ins w:id="23" w:author="Shafiel Karim" w:date="2015-10-23T16:59:00Z">
        <w:r w:rsidR="004465FD" w:rsidRPr="00667278">
          <w:rPr>
            <w:rFonts w:ascii="Times New Roman" w:eastAsia="Times New Roman" w:hAnsi="Times New Roman" w:cs="Times New Roman"/>
            <w:sz w:val="24"/>
            <w:szCs w:val="24"/>
          </w:rPr>
          <w:t xml:space="preserve"> and BLAIR HANLEY-FRANK</w:t>
        </w:r>
      </w:ins>
      <w:ins w:id="24" w:author="Shafiel Karim" w:date="2015-10-23T16:57:00Z">
        <w:r w:rsidR="004465FD" w:rsidRPr="00667278">
          <w:rPr>
            <w:rFonts w:ascii="Times New Roman" w:eastAsia="Times New Roman" w:hAnsi="Times New Roman" w:cs="Times New Roman"/>
            <w:sz w:val="24"/>
            <w:szCs w:val="24"/>
          </w:rPr>
          <w:t xml:space="preserve"> at GEEKWIRE</w:t>
        </w:r>
      </w:ins>
      <w:ins w:id="25" w:author="Shafiel Karim" w:date="2015-10-23T16:50:00Z">
        <w:r w:rsidRPr="00667278">
          <w:rPr>
            <w:rFonts w:ascii="Times New Roman" w:eastAsia="Times New Roman" w:hAnsi="Times New Roman" w:cs="Times New Roman"/>
            <w:sz w:val="24"/>
            <w:szCs w:val="24"/>
          </w:rPr>
          <w:t xml:space="preserve"> describing the fraud alleged in the Complaint published</w:t>
        </w:r>
      </w:ins>
      <w:ins w:id="26" w:author="Shafiel Karim" w:date="2015-10-23T16:52:00Z">
        <w:r w:rsidRPr="00667278">
          <w:rPr>
            <w:rFonts w:ascii="Times New Roman" w:eastAsia="Times New Roman" w:hAnsi="Times New Roman" w:cs="Times New Roman"/>
            <w:sz w:val="24"/>
            <w:szCs w:val="24"/>
          </w:rPr>
          <w:t xml:space="preserve"> beginning</w:t>
        </w:r>
      </w:ins>
      <w:ins w:id="27" w:author="Shafiel Karim" w:date="2015-10-23T16:50:00Z">
        <w:r w:rsidR="004465FD" w:rsidRPr="00667278">
          <w:rPr>
            <w:rFonts w:ascii="Times New Roman" w:eastAsia="Times New Roman" w:hAnsi="Times New Roman" w:cs="Times New Roman"/>
            <w:sz w:val="24"/>
            <w:szCs w:val="24"/>
          </w:rPr>
          <w:t xml:space="preserve"> on or around May 5</w:t>
        </w:r>
        <w:r w:rsidRPr="00667278">
          <w:rPr>
            <w:rFonts w:ascii="Times New Roman" w:eastAsia="Times New Roman" w:hAnsi="Times New Roman" w:cs="Times New Roman"/>
            <w:sz w:val="24"/>
            <w:szCs w:val="24"/>
          </w:rPr>
          <w:t>, 2015.</w:t>
        </w:r>
      </w:ins>
      <w:ins w:id="28" w:author="Shafiel Karim" w:date="2015-10-23T16:57:00Z">
        <w:r w:rsidR="004465FD" w:rsidRPr="00667278">
          <w:rPr>
            <w:rStyle w:val="FootnoteReference"/>
            <w:rFonts w:ascii="Times New Roman" w:eastAsia="Times New Roman" w:hAnsi="Times New Roman" w:cs="Times New Roman"/>
            <w:sz w:val="24"/>
            <w:szCs w:val="24"/>
          </w:rPr>
          <w:footnoteReference w:id="2"/>
        </w:r>
      </w:ins>
    </w:p>
    <w:p w14:paraId="39B15A94" w14:textId="77777777" w:rsidR="000A7FE6" w:rsidRPr="00667278" w:rsidRDefault="000A7FE6" w:rsidP="000A7FE6">
      <w:pPr>
        <w:pStyle w:val="Normal1"/>
        <w:numPr>
          <w:ilvl w:val="0"/>
          <w:numId w:val="29"/>
        </w:numPr>
        <w:spacing w:line="480" w:lineRule="auto"/>
        <w:ind w:left="0" w:firstLine="630"/>
        <w:contextualSpacing/>
        <w:jc w:val="both"/>
        <w:rPr>
          <w:ins w:id="38" w:author="Shafiel Karim" w:date="2015-10-23T17:04:00Z"/>
          <w:rFonts w:ascii="Times New Roman" w:eastAsia="Times New Roman" w:hAnsi="Times New Roman" w:cs="Times New Roman"/>
          <w:sz w:val="24"/>
          <w:szCs w:val="24"/>
        </w:rPr>
      </w:pPr>
      <w:ins w:id="39" w:author="Shafiel Karim" w:date="2015-10-23T17:04:00Z">
        <w:r w:rsidRPr="00667278">
          <w:rPr>
            <w:rFonts w:ascii="Times New Roman" w:eastAsia="Times New Roman" w:hAnsi="Times New Roman" w:cs="Times New Roman"/>
            <w:sz w:val="24"/>
            <w:szCs w:val="24"/>
          </w:rPr>
          <w:t>The name “CHRIS TIMM” refers to the registrant of several domains enumerated in the Complaint, which directed users to the ORDERAHEAD APP; the name is also referenced by a series of articles authored by TODD BISHOP and BLAIR HANLEY-FRANK at GEEKWIRE d</w:t>
        </w:r>
        <w:r w:rsidRPr="00667278">
          <w:rPr>
            <w:rFonts w:ascii="Times New Roman" w:eastAsia="Times New Roman" w:hAnsi="Times New Roman" w:cs="Times New Roman"/>
            <w:sz w:val="24"/>
            <w:szCs w:val="24"/>
          </w:rPr>
          <w:t>e</w:t>
        </w:r>
        <w:r w:rsidRPr="00667278">
          <w:rPr>
            <w:rFonts w:ascii="Times New Roman" w:eastAsia="Times New Roman" w:hAnsi="Times New Roman" w:cs="Times New Roman"/>
            <w:sz w:val="24"/>
            <w:szCs w:val="24"/>
          </w:rPr>
          <w:t>scribing the fraud alleged in the Complaint published beginning on or around May 5, 2015.</w:t>
        </w:r>
        <w:r w:rsidRPr="00667278">
          <w:rPr>
            <w:rStyle w:val="FootnoteReference"/>
            <w:rFonts w:ascii="Times New Roman" w:eastAsia="Times New Roman" w:hAnsi="Times New Roman" w:cs="Times New Roman"/>
            <w:sz w:val="24"/>
            <w:szCs w:val="24"/>
          </w:rPr>
          <w:footnoteReference w:id="3"/>
        </w:r>
      </w:ins>
    </w:p>
    <w:p w14:paraId="63ECB58F" w14:textId="77777777" w:rsidR="000A7FE6" w:rsidRPr="00667278" w:rsidRDefault="000A7FE6" w:rsidP="000A7FE6">
      <w:pPr>
        <w:pStyle w:val="Normal1"/>
        <w:numPr>
          <w:ilvl w:val="0"/>
          <w:numId w:val="29"/>
        </w:numPr>
        <w:spacing w:line="480" w:lineRule="auto"/>
        <w:ind w:left="0" w:firstLine="630"/>
        <w:contextualSpacing/>
        <w:jc w:val="both"/>
        <w:rPr>
          <w:ins w:id="42" w:author="Shafiel Karim" w:date="2015-10-23T17:04:00Z"/>
          <w:rFonts w:ascii="Times New Roman" w:eastAsia="Times New Roman" w:hAnsi="Times New Roman" w:cs="Times New Roman"/>
          <w:sz w:val="24"/>
          <w:szCs w:val="24"/>
        </w:rPr>
      </w:pPr>
      <w:ins w:id="43" w:author="Shafiel Karim" w:date="2015-10-23T17:04:00Z">
        <w:r w:rsidRPr="00667278">
          <w:rPr>
            <w:rFonts w:ascii="Times New Roman" w:eastAsia="Times New Roman" w:hAnsi="Times New Roman" w:cs="Times New Roman"/>
            <w:sz w:val="24"/>
            <w:szCs w:val="24"/>
          </w:rPr>
          <w:t>The name “</w:t>
        </w:r>
      </w:ins>
      <w:ins w:id="44" w:author="Shafiel Karim" w:date="2015-10-23T17:05:00Z">
        <w:r w:rsidRPr="00667278">
          <w:rPr>
            <w:rFonts w:ascii="Times New Roman" w:eastAsia="Times New Roman" w:hAnsi="Times New Roman" w:cs="Times New Roman"/>
            <w:sz w:val="24"/>
            <w:szCs w:val="24"/>
          </w:rPr>
          <w:t>ALAN SMALL</w:t>
        </w:r>
      </w:ins>
      <w:ins w:id="45" w:author="Shafiel Karim" w:date="2015-10-23T17:04:00Z">
        <w:r w:rsidRPr="00667278">
          <w:rPr>
            <w:rFonts w:ascii="Times New Roman" w:eastAsia="Times New Roman" w:hAnsi="Times New Roman" w:cs="Times New Roman"/>
            <w:sz w:val="24"/>
            <w:szCs w:val="24"/>
          </w:rPr>
          <w:t>” refers to the registrant of several domains enumerated in the Complaint, which directed users to the ORDERAHEAD APP; the name is also referenced by a series of articles authored by TODD BISHOP and BLAIR HANLEY-FRANK at GEEKWIRE describing the fraud alleged in the Complaint published beginning on or around May 5, 2015.</w:t>
        </w:r>
        <w:r w:rsidRPr="00667278">
          <w:rPr>
            <w:rStyle w:val="FootnoteReference"/>
            <w:rFonts w:ascii="Times New Roman" w:eastAsia="Times New Roman" w:hAnsi="Times New Roman" w:cs="Times New Roman"/>
            <w:sz w:val="24"/>
            <w:szCs w:val="24"/>
          </w:rPr>
          <w:footnoteReference w:id="4"/>
        </w:r>
      </w:ins>
    </w:p>
    <w:p w14:paraId="0AFE07F8" w14:textId="77777777" w:rsidR="002A1BDE" w:rsidRPr="00667278" w:rsidRDefault="002A1BDE" w:rsidP="00667278">
      <w:pPr>
        <w:pStyle w:val="Normal1"/>
        <w:numPr>
          <w:ilvl w:val="0"/>
          <w:numId w:val="29"/>
        </w:numPr>
        <w:spacing w:line="480" w:lineRule="auto"/>
        <w:ind w:left="0" w:firstLine="630"/>
        <w:contextualSpacing/>
        <w:jc w:val="both"/>
        <w:rPr>
          <w:rFonts w:ascii="Times New Roman" w:eastAsia="Times New Roman" w:hAnsi="Times New Roman" w:cs="Times New Roman"/>
          <w:sz w:val="24"/>
          <w:szCs w:val="24"/>
        </w:rPr>
      </w:pPr>
      <w:r w:rsidRPr="00667278">
        <w:rPr>
          <w:rFonts w:ascii="Times New Roman" w:eastAsia="Times New Roman" w:hAnsi="Times New Roman" w:cs="Times New Roman"/>
          <w:sz w:val="24"/>
          <w:szCs w:val="24"/>
        </w:rPr>
        <w:t>All other words or terms should be given and interpreted according to their common and typical meanings and usage.</w:t>
      </w:r>
    </w:p>
    <w:p w14:paraId="68D343F0" w14:textId="0BE23824" w:rsidR="00667278" w:rsidRPr="00667278" w:rsidRDefault="00667278" w:rsidP="00667278">
      <w:pPr>
        <w:pStyle w:val="Normal1"/>
        <w:spacing w:line="480" w:lineRule="auto"/>
        <w:contextualSpacing/>
        <w:jc w:val="center"/>
        <w:rPr>
          <w:rFonts w:ascii="Times New Roman" w:eastAsia="Times New Roman" w:hAnsi="Times New Roman" w:cs="Times New Roman"/>
          <w:b/>
          <w:sz w:val="24"/>
          <w:szCs w:val="24"/>
        </w:rPr>
      </w:pPr>
      <w:r w:rsidRPr="00667278">
        <w:rPr>
          <w:rFonts w:ascii="Times New Roman" w:eastAsia="Times New Roman" w:hAnsi="Times New Roman" w:cs="Times New Roman"/>
          <w:b/>
          <w:sz w:val="24"/>
          <w:szCs w:val="24"/>
        </w:rPr>
        <w:t>SPECIAL INTERROGATORIES</w:t>
      </w:r>
    </w:p>
    <w:p w14:paraId="525774AE" w14:textId="78D98584" w:rsidR="00667278" w:rsidRPr="00667278" w:rsidRDefault="00667278" w:rsidP="00667278">
      <w:pPr>
        <w:spacing w:line="480" w:lineRule="auto"/>
        <w:rPr>
          <w:b/>
          <w:u w:val="single"/>
        </w:rPr>
      </w:pPr>
      <w:r w:rsidRPr="00667278">
        <w:rPr>
          <w:b/>
          <w:u w:val="single"/>
        </w:rPr>
        <w:t>SPECIAL INTERROG</w:t>
      </w:r>
      <w:r w:rsidRPr="00667278">
        <w:rPr>
          <w:b/>
          <w:u w:val="single"/>
        </w:rPr>
        <w:t>ATORY NO. 1</w:t>
      </w:r>
    </w:p>
    <w:p w14:paraId="0649A7E2" w14:textId="4BE416FB" w:rsidR="00667278" w:rsidRPr="00667278" w:rsidRDefault="00667278" w:rsidP="00667278">
      <w:pPr>
        <w:spacing w:line="480" w:lineRule="auto"/>
      </w:pPr>
      <w:r w:rsidRPr="00667278">
        <w:tab/>
        <w:t>IDENTIFY each and every single WEBSITE that directs TRAFFIC to the ORDERAHEAD APP within the RELEVANT TIME PERIOD.</w:t>
      </w:r>
    </w:p>
    <w:p w14:paraId="509B5850" w14:textId="0852891B" w:rsidR="00667278" w:rsidRPr="00667278" w:rsidRDefault="00667278" w:rsidP="00667278">
      <w:pPr>
        <w:spacing w:line="480" w:lineRule="auto"/>
        <w:rPr>
          <w:b/>
          <w:u w:val="single"/>
        </w:rPr>
      </w:pPr>
      <w:r w:rsidRPr="00667278">
        <w:rPr>
          <w:b/>
          <w:u w:val="single"/>
        </w:rPr>
        <w:t>SPECIAL INTERROGATORY NO. 2</w:t>
      </w:r>
    </w:p>
    <w:p w14:paraId="4778A81A" w14:textId="61629631" w:rsidR="00667278" w:rsidRPr="00667278" w:rsidRDefault="00667278" w:rsidP="00667278">
      <w:pPr>
        <w:spacing w:line="480" w:lineRule="auto"/>
      </w:pPr>
      <w:r w:rsidRPr="00667278">
        <w:tab/>
        <w:t>IDENTIFY the owners of each WEBSITE that directs TRAFFIC to the ORDERAHEAD APP within the RELEVANT TIME PERIOD.</w:t>
      </w:r>
    </w:p>
    <w:p w14:paraId="792AEC15" w14:textId="1E28B749" w:rsidR="00667278" w:rsidRPr="00667278" w:rsidRDefault="00667278" w:rsidP="00667278">
      <w:pPr>
        <w:spacing w:line="480" w:lineRule="auto"/>
        <w:rPr>
          <w:b/>
          <w:u w:val="single"/>
        </w:rPr>
      </w:pPr>
      <w:r w:rsidRPr="00667278">
        <w:rPr>
          <w:b/>
          <w:u w:val="single"/>
        </w:rPr>
        <w:t>SPECIAL INTERROGATORY NO. 3</w:t>
      </w:r>
    </w:p>
    <w:p w14:paraId="398C1BC0" w14:textId="1B0C2B10" w:rsidR="00667278" w:rsidRPr="00667278" w:rsidRDefault="00667278" w:rsidP="00667278">
      <w:pPr>
        <w:spacing w:line="480" w:lineRule="auto"/>
      </w:pPr>
      <w:r w:rsidRPr="00667278">
        <w:tab/>
        <w:t>Please state, with specificity, the nature of YOUR relationship with ROSARIO GARNETT during the RELEVANT TIME PERIOD.</w:t>
      </w:r>
    </w:p>
    <w:p w14:paraId="6B61E1CD" w14:textId="3CDCB97D" w:rsidR="00667278" w:rsidRPr="00667278" w:rsidRDefault="00667278" w:rsidP="00667278">
      <w:pPr>
        <w:spacing w:line="480" w:lineRule="auto"/>
        <w:rPr>
          <w:b/>
          <w:u w:val="single"/>
        </w:rPr>
      </w:pPr>
      <w:r w:rsidRPr="00667278">
        <w:rPr>
          <w:b/>
          <w:u w:val="single"/>
        </w:rPr>
        <w:t>SPECIAL INTERROGATORY NO. 4</w:t>
      </w:r>
    </w:p>
    <w:p w14:paraId="65DFA72B" w14:textId="7AC4BE7B" w:rsidR="00667278" w:rsidRPr="00667278" w:rsidRDefault="00667278" w:rsidP="00667278">
      <w:pPr>
        <w:spacing w:line="480" w:lineRule="auto"/>
      </w:pPr>
      <w:r w:rsidRPr="00667278">
        <w:tab/>
        <w:t>Please state, with specificity, the nature of YOUR relationship with TIM &lt;&gt; during the RELEVANT TIME PERIOD.</w:t>
      </w:r>
    </w:p>
    <w:p w14:paraId="02643BD4" w14:textId="68CC7F39" w:rsidR="00667278" w:rsidRPr="00667278" w:rsidRDefault="00667278" w:rsidP="00667278">
      <w:pPr>
        <w:spacing w:line="480" w:lineRule="auto"/>
        <w:rPr>
          <w:b/>
          <w:u w:val="single"/>
        </w:rPr>
      </w:pPr>
      <w:r w:rsidRPr="00667278">
        <w:rPr>
          <w:b/>
          <w:u w:val="single"/>
        </w:rPr>
        <w:t>SPECIAL INTERROGATORY NO. 5</w:t>
      </w:r>
    </w:p>
    <w:p w14:paraId="77CED02A" w14:textId="0839A85E" w:rsidR="00667278" w:rsidRPr="00667278" w:rsidRDefault="00667278" w:rsidP="00667278">
      <w:pPr>
        <w:spacing w:line="480" w:lineRule="auto"/>
      </w:pPr>
      <w:r w:rsidRPr="00667278">
        <w:tab/>
        <w:t>Please state, with specificity, the nature of YOUR relationship with ALAN SMALL during the RELEVANT TIME PERIOD.</w:t>
      </w:r>
    </w:p>
    <w:p w14:paraId="4DFF81E8" w14:textId="77777777" w:rsidR="00667278" w:rsidRDefault="00667278">
      <w:pPr>
        <w:jc w:val="left"/>
        <w:rPr>
          <w:b/>
          <w:u w:val="single"/>
        </w:rPr>
      </w:pPr>
      <w:r>
        <w:rPr>
          <w:b/>
          <w:u w:val="single"/>
        </w:rPr>
        <w:br w:type="page"/>
      </w:r>
    </w:p>
    <w:p w14:paraId="3B34BDA8" w14:textId="5E277A25" w:rsidR="00667278" w:rsidRPr="00667278" w:rsidRDefault="00667278" w:rsidP="00667278">
      <w:pPr>
        <w:spacing w:line="480" w:lineRule="auto"/>
        <w:rPr>
          <w:b/>
          <w:u w:val="single"/>
        </w:rPr>
      </w:pPr>
      <w:r w:rsidRPr="00667278">
        <w:rPr>
          <w:b/>
          <w:u w:val="single"/>
        </w:rPr>
        <w:t>SPECIAL INTERROGATORY NO. 6</w:t>
      </w:r>
    </w:p>
    <w:p w14:paraId="0872969D" w14:textId="2B85C79E" w:rsidR="00667278" w:rsidRPr="00667278" w:rsidRDefault="00667278" w:rsidP="00667278">
      <w:pPr>
        <w:spacing w:line="480" w:lineRule="auto"/>
      </w:pPr>
      <w:r w:rsidRPr="00667278">
        <w:tab/>
        <w:t>IDENTIFY all employees or agents charged with purchasing foods from Plaintiff C &amp; M CAFE LLC, and subsequently delivering those foods to users of the ORDERAHEAD APP during the RELEVANT TIME PERIOD.</w:t>
      </w:r>
    </w:p>
    <w:p w14:paraId="7E7875CA" w14:textId="4647BAA3" w:rsidR="00667278" w:rsidRPr="00667278" w:rsidRDefault="00667278" w:rsidP="00667278">
      <w:pPr>
        <w:spacing w:line="480" w:lineRule="auto"/>
        <w:rPr>
          <w:b/>
          <w:u w:val="single"/>
        </w:rPr>
      </w:pPr>
      <w:r w:rsidRPr="00667278">
        <w:rPr>
          <w:b/>
          <w:u w:val="single"/>
        </w:rPr>
        <w:t>SPECIAL INTERROGATORY NO. 7</w:t>
      </w:r>
    </w:p>
    <w:p w14:paraId="6CF42FE4" w14:textId="664E5C35" w:rsidR="00667278" w:rsidRPr="00667278" w:rsidRDefault="00667278" w:rsidP="00667278">
      <w:pPr>
        <w:spacing w:line="480" w:lineRule="auto"/>
      </w:pPr>
      <w:r w:rsidRPr="00667278">
        <w:tab/>
        <w:t>Please state, with specificity, if and how YOU train employees or agents to purchase food from restaurants and subsequently deliver the food to users of the ORDERAHEAD APP during the RELEVANT TIME PERIOD.</w:t>
      </w:r>
    </w:p>
    <w:p w14:paraId="5C91A696" w14:textId="67344EEB" w:rsidR="00667278" w:rsidRPr="00667278" w:rsidRDefault="00667278" w:rsidP="00667278">
      <w:pPr>
        <w:spacing w:line="480" w:lineRule="auto"/>
        <w:rPr>
          <w:b/>
          <w:u w:val="single"/>
        </w:rPr>
      </w:pPr>
      <w:r w:rsidRPr="00667278">
        <w:rPr>
          <w:b/>
          <w:u w:val="single"/>
        </w:rPr>
        <w:t>SPECIAL INTERROGATORY NO. 8</w:t>
      </w:r>
    </w:p>
    <w:p w14:paraId="3F4F13DD" w14:textId="5AB0B0B7" w:rsidR="00667278" w:rsidRPr="00667278" w:rsidDel="00E56632" w:rsidRDefault="00667278" w:rsidP="00667278">
      <w:pPr>
        <w:pStyle w:val="Normal1"/>
        <w:spacing w:line="480" w:lineRule="auto"/>
        <w:contextualSpacing/>
        <w:rPr>
          <w:del w:id="48" w:author="Shafiel Karim" w:date="2015-10-23T16:41:00Z"/>
          <w:rFonts w:ascii="Times New Roman" w:eastAsia="Times New Roman" w:hAnsi="Times New Roman" w:cs="Times New Roman"/>
          <w:b/>
          <w:sz w:val="24"/>
          <w:szCs w:val="24"/>
        </w:rPr>
      </w:pPr>
      <w:r w:rsidRPr="00667278">
        <w:rPr>
          <w:rFonts w:ascii="Times New Roman" w:hAnsi="Times New Roman"/>
          <w:sz w:val="24"/>
          <w:szCs w:val="24"/>
        </w:rPr>
        <w:tab/>
        <w:t>Please state, with specificity, how YOU determine the prices for food items on the ORDERAHEAD APP during the RELEVANT TIME PERIOD.</w:t>
      </w:r>
    </w:p>
    <w:p w14:paraId="2F1EE1FE" w14:textId="4EEB78C8" w:rsidR="0078268A" w:rsidRPr="00667278" w:rsidRDefault="0078268A" w:rsidP="00667278">
      <w:pPr>
        <w:pStyle w:val="Normal1"/>
        <w:spacing w:line="480" w:lineRule="auto"/>
        <w:contextualSpacing/>
        <w:rPr>
          <w:rFonts w:ascii="Times New Roman" w:hAnsi="Times New Roman"/>
          <w:b/>
          <w:sz w:val="24"/>
          <w:szCs w:val="24"/>
          <w:u w:val="single"/>
        </w:rPr>
        <w:pPrChange w:id="49" w:author="Shafiel Karim" w:date="2015-10-23T17:13:00Z">
          <w:pPr>
            <w:jc w:val="left"/>
          </w:pPr>
        </w:pPrChange>
      </w:pPr>
      <w:del w:id="50" w:author="Shafiel Karim" w:date="2015-10-23T16:41:00Z">
        <w:r w:rsidRPr="00667278" w:rsidDel="00E56632">
          <w:rPr>
            <w:rFonts w:ascii="Times New Roman" w:hAnsi="Times New Roman"/>
            <w:b/>
            <w:sz w:val="24"/>
            <w:szCs w:val="24"/>
            <w:u w:val="single"/>
            <w:rPrChange w:id="51" w:author="Shafiel Karim" w:date="2015-10-23T16:41:00Z">
              <w:rPr/>
            </w:rPrChange>
          </w:rPr>
          <w:br w:type="page"/>
        </w:r>
      </w:del>
      <w:bookmarkStart w:id="52" w:name="_GoBack"/>
      <w:bookmarkEnd w:id="52"/>
      <w:del w:id="53" w:author="Shafiel Karim" w:date="2015-10-23T17:13:00Z">
        <w:r w:rsidRPr="00667278" w:rsidDel="000A7FE6">
          <w:rPr>
            <w:rFonts w:ascii="Times New Roman" w:hAnsi="Times New Roman"/>
            <w:sz w:val="24"/>
            <w:szCs w:val="24"/>
          </w:rPr>
          <w:br w:type="page"/>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4896"/>
      </w:tblGrid>
      <w:tr w:rsidR="00D0058E" w:rsidRPr="00667278" w14:paraId="76C55ED4" w14:textId="77777777" w:rsidTr="00667278">
        <w:tc>
          <w:tcPr>
            <w:tcW w:w="4896" w:type="dxa"/>
          </w:tcPr>
          <w:p w14:paraId="4ED0AA69" w14:textId="77777777" w:rsidR="00D0058E" w:rsidRPr="00667278" w:rsidRDefault="00D0058E" w:rsidP="00D0058E">
            <w:pPr>
              <w:jc w:val="left"/>
            </w:pPr>
          </w:p>
        </w:tc>
        <w:tc>
          <w:tcPr>
            <w:tcW w:w="4896" w:type="dxa"/>
          </w:tcPr>
          <w:p w14:paraId="36264F85" w14:textId="77777777" w:rsidR="00D0058E" w:rsidRPr="00667278" w:rsidRDefault="00D0058E" w:rsidP="0078268A">
            <w:pPr>
              <w:jc w:val="left"/>
            </w:pPr>
          </w:p>
        </w:tc>
      </w:tr>
    </w:tbl>
    <w:p w14:paraId="0CD3F017" w14:textId="46D0AF8C" w:rsidR="00D655DD" w:rsidRPr="00667278" w:rsidRDefault="00D655DD">
      <w:pPr>
        <w:jc w:val="left"/>
        <w:rPr>
          <w:ins w:id="54" w:author="Shafiel Karim" w:date="2015-10-23T17:17:00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8"/>
        <w:gridCol w:w="1188"/>
        <w:gridCol w:w="4896"/>
      </w:tblGrid>
      <w:tr w:rsidR="0078268A" w:rsidRPr="00667278" w14:paraId="5CAB0E39" w14:textId="77777777" w:rsidTr="0078268A">
        <w:tc>
          <w:tcPr>
            <w:tcW w:w="3708" w:type="dxa"/>
          </w:tcPr>
          <w:p w14:paraId="39AE6C9C" w14:textId="77777777" w:rsidR="0078268A" w:rsidRPr="00667278" w:rsidRDefault="0078268A" w:rsidP="00D655DD">
            <w:pPr>
              <w:jc w:val="left"/>
            </w:pPr>
            <w:r w:rsidRPr="00667278">
              <w:lastRenderedPageBreak/>
              <w:t xml:space="preserve">Dated:  </w:t>
            </w:r>
            <w:del w:id="55" w:author="Shafiel Karim" w:date="2015-10-23T17:13:00Z">
              <w:r w:rsidRPr="00667278" w:rsidDel="000A7FE6">
                <w:delText>August XX</w:delText>
              </w:r>
            </w:del>
            <w:ins w:id="56" w:author="Shafiel Karim" w:date="2015-10-23T17:13:00Z">
              <w:r w:rsidR="000A7FE6" w:rsidRPr="00667278">
                <w:t xml:space="preserve">October </w:t>
              </w:r>
            </w:ins>
            <w:ins w:id="57" w:author="Shafiel Karim" w:date="2015-10-23T17:14:00Z">
              <w:r w:rsidR="00D655DD" w:rsidRPr="00667278">
                <w:fldChar w:fldCharType="begin">
                  <w:ffData>
                    <w:name w:val="Text1"/>
                    <w:enabled/>
                    <w:calcOnExit w:val="0"/>
                    <w:textInput>
                      <w:type w:val="number"/>
                      <w:maxLength w:val="2"/>
                    </w:textInput>
                  </w:ffData>
                </w:fldChar>
              </w:r>
              <w:bookmarkStart w:id="58" w:name="Text1"/>
              <w:r w:rsidR="00D655DD" w:rsidRPr="00667278">
                <w:instrText xml:space="preserve"> FORMTEXT </w:instrText>
              </w:r>
            </w:ins>
            <w:r w:rsidR="00D655DD" w:rsidRPr="00667278">
              <w:fldChar w:fldCharType="separate"/>
            </w:r>
            <w:ins w:id="59" w:author="Shafiel Karim" w:date="2015-10-23T17:14:00Z">
              <w:r w:rsidR="00D655DD" w:rsidRPr="00667278">
                <w:rPr>
                  <w:noProof/>
                </w:rPr>
                <w:t> </w:t>
              </w:r>
              <w:r w:rsidR="00D655DD" w:rsidRPr="00667278">
                <w:rPr>
                  <w:noProof/>
                </w:rPr>
                <w:t> </w:t>
              </w:r>
              <w:r w:rsidR="00D655DD" w:rsidRPr="00667278">
                <w:fldChar w:fldCharType="end"/>
              </w:r>
            </w:ins>
            <w:bookmarkEnd w:id="58"/>
            <w:r w:rsidRPr="00667278">
              <w:t>, 2015</w:t>
            </w:r>
          </w:p>
        </w:tc>
        <w:tc>
          <w:tcPr>
            <w:tcW w:w="1188" w:type="dxa"/>
          </w:tcPr>
          <w:p w14:paraId="738976BC" w14:textId="77777777" w:rsidR="0078268A" w:rsidRPr="00667278" w:rsidRDefault="0078268A" w:rsidP="0078268A">
            <w:pPr>
              <w:jc w:val="right"/>
            </w:pPr>
            <w:r w:rsidRPr="00667278">
              <w:t>By:</w:t>
            </w:r>
          </w:p>
        </w:tc>
        <w:tc>
          <w:tcPr>
            <w:tcW w:w="4896" w:type="dxa"/>
            <w:tcBorders>
              <w:top w:val="single" w:sz="4" w:space="0" w:color="auto"/>
            </w:tcBorders>
          </w:tcPr>
          <w:p w14:paraId="7B9CF0DF" w14:textId="77777777" w:rsidR="0078268A" w:rsidRPr="00667278" w:rsidRDefault="0078268A" w:rsidP="00D0058E">
            <w:pPr>
              <w:jc w:val="left"/>
            </w:pPr>
            <w:r w:rsidRPr="00667278">
              <w:t>Kevin Mahoney</w:t>
            </w:r>
          </w:p>
          <w:p w14:paraId="4ED18E7A" w14:textId="77777777" w:rsidR="0078268A" w:rsidRPr="00667278" w:rsidRDefault="0078268A" w:rsidP="00D0058E">
            <w:pPr>
              <w:jc w:val="left"/>
            </w:pPr>
            <w:proofErr w:type="spellStart"/>
            <w:r w:rsidRPr="00667278">
              <w:t>Bicvan</w:t>
            </w:r>
            <w:proofErr w:type="spellEnd"/>
            <w:r w:rsidRPr="00667278">
              <w:t xml:space="preserve"> Brown</w:t>
            </w:r>
          </w:p>
          <w:p w14:paraId="5853B4B6" w14:textId="77777777" w:rsidR="0078268A" w:rsidRPr="00667278" w:rsidRDefault="0078268A" w:rsidP="00D0058E">
            <w:pPr>
              <w:jc w:val="left"/>
            </w:pPr>
            <w:r w:rsidRPr="00667278">
              <w:t>Morgan E. Glynn</w:t>
            </w:r>
          </w:p>
          <w:p w14:paraId="1E489485" w14:textId="77777777" w:rsidR="0078268A" w:rsidRPr="00667278" w:rsidRDefault="0078268A" w:rsidP="00D0058E">
            <w:pPr>
              <w:jc w:val="left"/>
            </w:pPr>
            <w:r w:rsidRPr="00667278">
              <w:t>MAHONEY LAW GROUP, A.P.C.</w:t>
            </w:r>
          </w:p>
          <w:p w14:paraId="61766318" w14:textId="77777777" w:rsidR="0078268A" w:rsidRPr="00667278" w:rsidRDefault="0078268A" w:rsidP="00D0058E">
            <w:pPr>
              <w:jc w:val="left"/>
            </w:pPr>
            <w:r w:rsidRPr="00667278">
              <w:t>249 E. Ocean Blvd., Ste. 814</w:t>
            </w:r>
          </w:p>
          <w:p w14:paraId="15C47314" w14:textId="77777777" w:rsidR="0078268A" w:rsidRPr="00667278" w:rsidRDefault="0078268A" w:rsidP="00D0058E">
            <w:pPr>
              <w:jc w:val="left"/>
            </w:pPr>
            <w:r w:rsidRPr="00667278">
              <w:t>Long Beach, CA  90802</w:t>
            </w:r>
          </w:p>
          <w:p w14:paraId="2C7F7433" w14:textId="77777777" w:rsidR="0078268A" w:rsidRPr="00667278" w:rsidRDefault="0078268A" w:rsidP="00D0058E">
            <w:pPr>
              <w:jc w:val="left"/>
            </w:pPr>
            <w:r w:rsidRPr="00667278">
              <w:t>Tel. (562) 595-5550</w:t>
            </w:r>
          </w:p>
          <w:p w14:paraId="30998944" w14:textId="77777777" w:rsidR="0078268A" w:rsidRPr="00667278" w:rsidRDefault="0078268A" w:rsidP="00D0058E">
            <w:pPr>
              <w:jc w:val="left"/>
            </w:pPr>
            <w:r w:rsidRPr="00667278">
              <w:t>Fax (562) 595-8400</w:t>
            </w:r>
          </w:p>
          <w:p w14:paraId="0D33CD26" w14:textId="77777777" w:rsidR="0078268A" w:rsidRPr="00667278" w:rsidRDefault="0078268A" w:rsidP="00D0058E">
            <w:pPr>
              <w:jc w:val="left"/>
            </w:pPr>
          </w:p>
          <w:p w14:paraId="1751DD4F" w14:textId="77777777" w:rsidR="0078268A" w:rsidRPr="00667278" w:rsidRDefault="0078268A" w:rsidP="00D0058E">
            <w:pPr>
              <w:jc w:val="left"/>
            </w:pPr>
            <w:r w:rsidRPr="00667278">
              <w:t>Shafiel A. Karim</w:t>
            </w:r>
          </w:p>
          <w:p w14:paraId="3AA3E383" w14:textId="77777777" w:rsidR="0078268A" w:rsidRPr="00667278" w:rsidRDefault="0078268A" w:rsidP="00D0058E">
            <w:pPr>
              <w:jc w:val="left"/>
            </w:pPr>
            <w:r w:rsidRPr="00667278">
              <w:t>LAW OFFICE OF SHAFIEL A. KARIM</w:t>
            </w:r>
          </w:p>
          <w:p w14:paraId="3C5BDAD4" w14:textId="77777777" w:rsidR="0078268A" w:rsidRPr="00667278" w:rsidRDefault="0078268A" w:rsidP="00D0058E">
            <w:pPr>
              <w:jc w:val="left"/>
            </w:pPr>
            <w:r w:rsidRPr="00667278">
              <w:t>13337 E. South St., Ste. 16</w:t>
            </w:r>
          </w:p>
          <w:p w14:paraId="2AE6C05F" w14:textId="77777777" w:rsidR="0078268A" w:rsidRPr="00667278" w:rsidRDefault="0078268A" w:rsidP="00D0058E">
            <w:pPr>
              <w:jc w:val="left"/>
            </w:pPr>
            <w:r w:rsidRPr="00667278">
              <w:t>Cerritos, CA  90703-7308</w:t>
            </w:r>
          </w:p>
          <w:p w14:paraId="716ECFAE" w14:textId="77777777" w:rsidR="0078268A" w:rsidRPr="00667278" w:rsidRDefault="0078268A" w:rsidP="00D0058E">
            <w:pPr>
              <w:jc w:val="left"/>
            </w:pPr>
            <w:r w:rsidRPr="00667278">
              <w:t>Tel. (562) 653-6850</w:t>
            </w:r>
          </w:p>
          <w:p w14:paraId="432237E1" w14:textId="77777777" w:rsidR="0078268A" w:rsidRPr="00667278" w:rsidRDefault="0078268A" w:rsidP="00D0058E">
            <w:pPr>
              <w:jc w:val="left"/>
            </w:pPr>
            <w:r w:rsidRPr="00667278">
              <w:t>Fax (562) 286-8230</w:t>
            </w:r>
          </w:p>
          <w:p w14:paraId="12C67B59" w14:textId="77777777" w:rsidR="0078268A" w:rsidRPr="00667278" w:rsidRDefault="0078268A" w:rsidP="00D0058E">
            <w:pPr>
              <w:jc w:val="left"/>
            </w:pPr>
          </w:p>
          <w:p w14:paraId="6376B92E" w14:textId="77777777" w:rsidR="0078268A" w:rsidRPr="00667278" w:rsidRDefault="0078268A" w:rsidP="00D0058E">
            <w:pPr>
              <w:jc w:val="left"/>
              <w:rPr>
                <w:i/>
              </w:rPr>
            </w:pPr>
            <w:r w:rsidRPr="00667278">
              <w:rPr>
                <w:i/>
              </w:rPr>
              <w:t>Attorneys for Plaintiff C &amp; M Cafe LLC</w:t>
            </w:r>
          </w:p>
        </w:tc>
      </w:tr>
    </w:tbl>
    <w:p w14:paraId="294D8BDB" w14:textId="77777777" w:rsidR="00D0058E" w:rsidRPr="00667278" w:rsidRDefault="00D0058E" w:rsidP="00D0058E">
      <w:pPr>
        <w:spacing w:line="480" w:lineRule="auto"/>
        <w:jc w:val="left"/>
      </w:pPr>
    </w:p>
    <w:sectPr w:rsidR="00D0058E" w:rsidRPr="00667278" w:rsidSect="00D0058E">
      <w:footerReference w:type="default" r:id="rId15"/>
      <w:pgSz w:w="12240" w:h="15840" w:code="1"/>
      <w:pgMar w:top="1440" w:right="720" w:bottom="1152" w:left="1944" w:header="720" w:footer="432"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AF9E14" w14:textId="77777777" w:rsidR="00A9042C" w:rsidRDefault="00A9042C">
      <w:r>
        <w:separator/>
      </w:r>
    </w:p>
  </w:endnote>
  <w:endnote w:type="continuationSeparator" w:id="0">
    <w:p w14:paraId="67A356B9" w14:textId="77777777" w:rsidR="00A9042C" w:rsidRDefault="00A90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D3B231" w14:textId="77777777" w:rsidR="00A9042C" w:rsidRDefault="00A9042C" w:rsidP="00C2652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667F544" w14:textId="77777777" w:rsidR="00A9042C" w:rsidRDefault="00A9042C">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F86B1E" w14:textId="77777777" w:rsidR="00A9042C" w:rsidRDefault="00A9042C" w:rsidP="00C26527">
    <w:pPr>
      <w:pStyle w:val="Footer"/>
      <w:framePr w:wrap="around" w:vAnchor="text" w:hAnchor="page" w:x="6742" w:y="295"/>
      <w:rPr>
        <w:rStyle w:val="PageNumber"/>
      </w:rPr>
    </w:pPr>
    <w:r>
      <w:rPr>
        <w:rStyle w:val="PageNumber"/>
      </w:rPr>
      <w:fldChar w:fldCharType="begin"/>
    </w:r>
    <w:r>
      <w:rPr>
        <w:rStyle w:val="PageNumber"/>
      </w:rPr>
      <w:instrText xml:space="preserve">PAGE  </w:instrText>
    </w:r>
    <w:r>
      <w:rPr>
        <w:rStyle w:val="PageNumber"/>
      </w:rPr>
      <w:fldChar w:fldCharType="separate"/>
    </w:r>
    <w:r w:rsidR="00667278">
      <w:rPr>
        <w:rStyle w:val="PageNumber"/>
        <w:noProof/>
      </w:rPr>
      <w:t>1</w:t>
    </w:r>
    <w:r>
      <w:rPr>
        <w:rStyle w:val="PageNumber"/>
      </w:rPr>
      <w:fldChar w:fldCharType="end"/>
    </w:r>
  </w:p>
  <w:p w14:paraId="3832350A" w14:textId="219A8FF1" w:rsidR="00A9042C" w:rsidRPr="00C26527" w:rsidRDefault="00667278" w:rsidP="00C26527">
    <w:pPr>
      <w:pBdr>
        <w:top w:val="single" w:sz="4" w:space="1" w:color="auto"/>
      </w:pBdr>
      <w:jc w:val="center"/>
    </w:pPr>
    <w:r>
      <w:t xml:space="preserve">SPECAL INTERROGATORIES SET ONE </w:t>
    </w:r>
    <w:r w:rsidR="00A9042C">
      <w:t>TO DEFENDANT KINETIC FARM, INC.</w:t>
    </w:r>
  </w:p>
  <w:p w14:paraId="7929A3FC" w14:textId="77777777" w:rsidR="00A9042C" w:rsidRPr="00C26527" w:rsidRDefault="00667278" w:rsidP="00C26527">
    <w:pPr>
      <w:pBdr>
        <w:top w:val="single" w:sz="4" w:space="1" w:color="auto"/>
      </w:pBdr>
      <w:jc w:val="center"/>
      <w:rPr>
        <w:caps/>
      </w:rPr>
    </w:pPr>
    <w:r>
      <w:fldChar w:fldCharType="begin"/>
    </w:r>
    <w:r>
      <w:instrText xml:space="preserve"> DOCPROPERTY "Draft" \* MERGEFORMAT </w:instrText>
    </w:r>
    <w:r>
      <w:fldChar w:fldCharType="separate"/>
    </w:r>
    <w:ins w:id="6" w:author="Shafiel Karim" w:date="2015-10-23T17:19:00Z">
      <w:r w:rsidR="00A9042C" w:rsidRPr="009269EE">
        <w:rPr>
          <w:caps/>
          <w:rPrChange w:id="7" w:author="Shafiel Karim" w:date="2015-10-23T17:19:00Z">
            <w:rPr/>
          </w:rPrChange>
        </w:rPr>
        <w:t xml:space="preserve">   </w:t>
      </w:r>
    </w:ins>
    <w:del w:id="8" w:author="Shafiel Karim" w:date="2015-10-23T17:19:00Z">
      <w:r w:rsidR="00A9042C" w:rsidRPr="0078268A" w:rsidDel="009269EE">
        <w:rPr>
          <w:caps/>
        </w:rPr>
        <w:delText xml:space="preserve">   </w:delText>
      </w:r>
    </w:del>
    <w:r>
      <w:rPr>
        <w:caps/>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66B352" w14:textId="77777777" w:rsidR="00A9042C" w:rsidRDefault="00A9042C" w:rsidP="00C2652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0</w:t>
    </w:r>
    <w:r>
      <w:rPr>
        <w:rStyle w:val="PageNumber"/>
      </w:rPr>
      <w:fldChar w:fldCharType="end"/>
    </w:r>
  </w:p>
  <w:p w14:paraId="12FA12A7" w14:textId="77777777" w:rsidR="00A9042C" w:rsidRDefault="00A9042C" w:rsidP="00C26527">
    <w:pPr>
      <w:pBdr>
        <w:top w:val="single" w:sz="4" w:space="1" w:color="auto"/>
      </w:pBdr>
      <w:spacing w:line="200" w:lineRule="exact"/>
      <w:jc w:val="center"/>
      <w:rPr>
        <w:smallCaps/>
      </w:rPr>
    </w:pPr>
    <w:r>
      <w:rPr>
        <w:smallCaps/>
      </w:rPr>
      <w:t>CLASS ACTION COMPLAINT</w:t>
    </w:r>
  </w:p>
  <w:p w14:paraId="1EAA5D8C" w14:textId="77777777" w:rsidR="00A9042C" w:rsidRPr="00C26527" w:rsidRDefault="00A9042C" w:rsidP="00C26527">
    <w:pPr>
      <w:pBdr>
        <w:top w:val="single" w:sz="4" w:space="1" w:color="auto"/>
      </w:pBdr>
      <w:spacing w:line="200" w:lineRule="exact"/>
      <w:jc w:val="center"/>
      <w:rPr>
        <w:smallCaps/>
      </w:rPr>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AC97DC" w14:textId="77777777" w:rsidR="00A9042C" w:rsidRDefault="00A9042C" w:rsidP="00C26527">
    <w:pPr>
      <w:pStyle w:val="Footer"/>
      <w:framePr w:wrap="around" w:vAnchor="text" w:hAnchor="page" w:x="6742" w:y="295"/>
      <w:rPr>
        <w:rStyle w:val="PageNumber"/>
      </w:rPr>
    </w:pPr>
    <w:r>
      <w:rPr>
        <w:rStyle w:val="PageNumber"/>
      </w:rPr>
      <w:fldChar w:fldCharType="begin"/>
    </w:r>
    <w:r>
      <w:rPr>
        <w:rStyle w:val="PageNumber"/>
      </w:rPr>
      <w:instrText xml:space="preserve">PAGE  </w:instrText>
    </w:r>
    <w:r>
      <w:rPr>
        <w:rStyle w:val="PageNumber"/>
      </w:rPr>
      <w:fldChar w:fldCharType="separate"/>
    </w:r>
    <w:r w:rsidR="00667278">
      <w:rPr>
        <w:rStyle w:val="PageNumber"/>
        <w:noProof/>
      </w:rPr>
      <w:t>2</w:t>
    </w:r>
    <w:r>
      <w:rPr>
        <w:rStyle w:val="PageNumber"/>
      </w:rPr>
      <w:fldChar w:fldCharType="end"/>
    </w:r>
  </w:p>
  <w:p w14:paraId="394AAD10" w14:textId="5BBDF631" w:rsidR="00A9042C" w:rsidRPr="00C26527" w:rsidRDefault="00667278" w:rsidP="00C26527">
    <w:pPr>
      <w:pBdr>
        <w:top w:val="single" w:sz="4" w:space="1" w:color="auto"/>
      </w:pBdr>
      <w:jc w:val="center"/>
    </w:pPr>
    <w:r>
      <w:t>SPECIAL INTERROGATORIES SET ONE</w:t>
    </w:r>
    <w:r w:rsidR="00A9042C">
      <w:t xml:space="preserve"> TO DEFENDANT KINETIC FARM, INC.</w:t>
    </w:r>
  </w:p>
  <w:p w14:paraId="00DE0600" w14:textId="77777777" w:rsidR="00A9042C" w:rsidRPr="00C26527" w:rsidRDefault="00667278" w:rsidP="00C26527">
    <w:pPr>
      <w:pBdr>
        <w:top w:val="single" w:sz="4" w:space="1" w:color="auto"/>
      </w:pBdr>
      <w:jc w:val="center"/>
      <w:rPr>
        <w:caps/>
      </w:rPr>
    </w:pPr>
    <w:r>
      <w:fldChar w:fldCharType="begin"/>
    </w:r>
    <w:r>
      <w:instrText xml:space="preserve"> DOCPROPERTY "Draft" \* MERGEFORMAT </w:instrText>
    </w:r>
    <w:r>
      <w:fldChar w:fldCharType="separate"/>
    </w:r>
    <w:ins w:id="60" w:author="Shafiel Karim" w:date="2015-10-23T17:19:00Z">
      <w:r w:rsidR="00A9042C" w:rsidRPr="009269EE">
        <w:rPr>
          <w:caps/>
          <w:rPrChange w:id="61" w:author="Shafiel Karim" w:date="2015-10-23T17:19:00Z">
            <w:rPr/>
          </w:rPrChange>
        </w:rPr>
        <w:t xml:space="preserve">   </w:t>
      </w:r>
    </w:ins>
    <w:del w:id="62" w:author="Shafiel Karim" w:date="2015-10-23T17:19:00Z">
      <w:r w:rsidR="00A9042C" w:rsidRPr="0078268A" w:rsidDel="009269EE">
        <w:rPr>
          <w:caps/>
        </w:rPr>
        <w:delText xml:space="preserve">   </w:delText>
      </w:r>
    </w:del>
    <w:r>
      <w:rPr>
        <w:caps/>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839801" w14:textId="77777777" w:rsidR="00A9042C" w:rsidRDefault="00A9042C">
      <w:r>
        <w:separator/>
      </w:r>
    </w:p>
  </w:footnote>
  <w:footnote w:type="continuationSeparator" w:id="0">
    <w:p w14:paraId="13417821" w14:textId="77777777" w:rsidR="00A9042C" w:rsidRDefault="00A9042C">
      <w:r>
        <w:continuationSeparator/>
      </w:r>
    </w:p>
  </w:footnote>
  <w:footnote w:type="continuationNotice" w:id="1">
    <w:p w14:paraId="0E12ACBB" w14:textId="77777777" w:rsidR="00A9042C" w:rsidRDefault="00A9042C"/>
  </w:footnote>
  <w:footnote w:id="2">
    <w:p w14:paraId="0C5DA3E0" w14:textId="77777777" w:rsidR="00A9042C" w:rsidRPr="000A7FE6" w:rsidRDefault="00A9042C" w:rsidP="00D655DD">
      <w:pPr>
        <w:pStyle w:val="FootnoteText"/>
        <w:ind w:firstLine="720"/>
      </w:pPr>
      <w:ins w:id="29" w:author="Shafiel Karim" w:date="2015-10-23T16:57:00Z">
        <w:r>
          <w:rPr>
            <w:rStyle w:val="FootnoteReference"/>
          </w:rPr>
          <w:footnoteRef/>
        </w:r>
        <w:r>
          <w:t xml:space="preserve"> </w:t>
        </w:r>
        <w:r>
          <w:rPr>
            <w:i/>
          </w:rPr>
          <w:t>See</w:t>
        </w:r>
        <w:r>
          <w:t xml:space="preserve">, </w:t>
        </w:r>
        <w:r>
          <w:rPr>
            <w:i/>
          </w:rPr>
          <w:t>e.g.</w:t>
        </w:r>
        <w:r>
          <w:t xml:space="preserve">, </w:t>
        </w:r>
      </w:ins>
      <w:ins w:id="30" w:author="Shafiel Karim" w:date="2015-10-23T16:58:00Z">
        <w:r>
          <w:t xml:space="preserve">Rogue restaurant sites raise questions about Y </w:t>
        </w:r>
        <w:proofErr w:type="spellStart"/>
        <w:r>
          <w:t>Combinator</w:t>
        </w:r>
        <w:proofErr w:type="spellEnd"/>
        <w:r>
          <w:t xml:space="preserve">-backed </w:t>
        </w:r>
        <w:proofErr w:type="spellStart"/>
        <w:r>
          <w:t>OrderAhead</w:t>
        </w:r>
        <w:proofErr w:type="spellEnd"/>
        <w:r>
          <w:t xml:space="preserve"> delivery service</w:t>
        </w:r>
      </w:ins>
      <w:ins w:id="31" w:author="Shafiel Karim" w:date="2015-10-23T16:59:00Z">
        <w:r>
          <w:t xml:space="preserve">, </w:t>
        </w:r>
        <w:r>
          <w:rPr>
            <w:i/>
          </w:rPr>
          <w:t>available at</w:t>
        </w:r>
        <w:r>
          <w:t xml:space="preserve"> </w:t>
        </w:r>
      </w:ins>
      <w:ins w:id="32" w:author="Shafiel Karim" w:date="2015-10-23T17:00:00Z">
        <w:r w:rsidRPr="004465FD">
          <w:t>http://www.geekwire.com/2015/rogue-restaurant-sites-raise-questions-about-orderahead-the-y-combinator-backed-delivery-service/</w:t>
        </w:r>
        <w:r>
          <w:t xml:space="preserve"> (last visited Oct. 23, 2015); Exclusive:  Thousands of rogue restaurant websites diverting customers to </w:t>
        </w:r>
        <w:proofErr w:type="spellStart"/>
        <w:r>
          <w:t>OrderAhead</w:t>
        </w:r>
        <w:proofErr w:type="spellEnd"/>
        <w:r>
          <w:t xml:space="preserve"> deliveries, </w:t>
        </w:r>
      </w:ins>
      <w:ins w:id="33" w:author="Shafiel Karim" w:date="2015-10-23T17:01:00Z">
        <w:r>
          <w:rPr>
            <w:i/>
          </w:rPr>
          <w:t xml:space="preserve">available </w:t>
        </w:r>
        <w:proofErr w:type="gramStart"/>
        <w:r>
          <w:rPr>
            <w:i/>
          </w:rPr>
          <w:t>at</w:t>
        </w:r>
        <w:r>
          <w:t xml:space="preserve"> </w:t>
        </w:r>
      </w:ins>
      <w:ins w:id="34" w:author="Shafiel Karim" w:date="2015-10-23T17:00:00Z">
        <w:r>
          <w:t xml:space="preserve"> </w:t>
        </w:r>
      </w:ins>
      <w:ins w:id="35" w:author="Shafiel Karim" w:date="2015-10-23T17:01:00Z">
        <w:r w:rsidRPr="004465FD">
          <w:t>http</w:t>
        </w:r>
        <w:proofErr w:type="gramEnd"/>
        <w:r w:rsidRPr="004465FD">
          <w:t>://www.geekwire.com/2015/exclusive-thousands-of-rogue-restaurant-websites-diverting-customers-to-orderahead-deliveries/</w:t>
        </w:r>
        <w:r>
          <w:t xml:space="preserve"> (last visited Oct. 23, 2015); Hey, restaurants:  These sites are sending your customers to </w:t>
        </w:r>
        <w:proofErr w:type="spellStart"/>
        <w:r>
          <w:t>OrderAhead</w:t>
        </w:r>
        <w:proofErr w:type="spellEnd"/>
        <w:r>
          <w:t xml:space="preserve"> without your knowledge, </w:t>
        </w:r>
      </w:ins>
      <w:ins w:id="36" w:author="Shafiel Karim" w:date="2015-10-23T17:02:00Z">
        <w:r>
          <w:rPr>
            <w:i/>
          </w:rPr>
          <w:t xml:space="preserve">available at </w:t>
        </w:r>
        <w:r w:rsidRPr="000A7FE6">
          <w:rPr>
            <w:rPrChange w:id="37" w:author="Shafiel Karim" w:date="2015-10-23T17:03:00Z">
              <w:rPr>
                <w:i/>
              </w:rPr>
            </w:rPrChange>
          </w:rPr>
          <w:t>http://www.geekwire.com/2015/hey-restaurants-these-sites-are-sending-your-customers-to-orderahead-without-your-knowledge/</w:t>
        </w:r>
        <w:r>
          <w:t xml:space="preserve"> (last visited Oct. 23, 2015).</w:t>
        </w:r>
      </w:ins>
    </w:p>
  </w:footnote>
  <w:footnote w:id="3">
    <w:p w14:paraId="7F647388" w14:textId="77777777" w:rsidR="00A9042C" w:rsidRPr="000A7FE6" w:rsidRDefault="00A9042C" w:rsidP="009269EE">
      <w:pPr>
        <w:pStyle w:val="FootnoteText"/>
        <w:ind w:firstLine="720"/>
        <w:rPr>
          <w:ins w:id="40" w:author="Shafiel Karim" w:date="2015-10-23T17:04:00Z"/>
        </w:rPr>
      </w:pPr>
      <w:ins w:id="41" w:author="Shafiel Karim" w:date="2015-10-23T17:04:00Z">
        <w:r>
          <w:rPr>
            <w:rStyle w:val="FootnoteReference"/>
          </w:rPr>
          <w:footnoteRef/>
        </w:r>
        <w:r>
          <w:t xml:space="preserve"> </w:t>
        </w:r>
        <w:r>
          <w:rPr>
            <w:i/>
          </w:rPr>
          <w:t>Id.</w:t>
        </w:r>
      </w:ins>
    </w:p>
  </w:footnote>
  <w:footnote w:id="4">
    <w:p w14:paraId="4BB11A39" w14:textId="77777777" w:rsidR="00A9042C" w:rsidRPr="000A7FE6" w:rsidRDefault="00A9042C" w:rsidP="009269EE">
      <w:pPr>
        <w:pStyle w:val="FootnoteText"/>
        <w:ind w:firstLine="720"/>
        <w:rPr>
          <w:ins w:id="46" w:author="Shafiel Karim" w:date="2015-10-23T17:04:00Z"/>
        </w:rPr>
      </w:pPr>
      <w:ins w:id="47" w:author="Shafiel Karim" w:date="2015-10-23T17:04:00Z">
        <w:r>
          <w:rPr>
            <w:rStyle w:val="FootnoteReference"/>
          </w:rPr>
          <w:footnoteRef/>
        </w:r>
        <w:r>
          <w:t xml:space="preserve"> </w:t>
        </w:r>
        <w:r>
          <w:rPr>
            <w:i/>
          </w:rPr>
          <w:t>Id.</w:t>
        </w:r>
      </w:ins>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06AC41" w14:textId="77777777" w:rsidR="00A9042C" w:rsidRDefault="00A9042C" w:rsidP="002A1BD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0AFD47" w14:textId="77777777" w:rsidR="00A9042C" w:rsidRDefault="00A9042C" w:rsidP="00D0058E">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2CEE7D" w14:textId="77777777" w:rsidR="00A9042C" w:rsidRDefault="00A9042C" w:rsidP="00D0058E">
    <w:pPr>
      <w:spacing w:line="468" w:lineRule="exact"/>
      <w:ind w:right="360"/>
    </w:pPr>
    <w:r>
      <w:rPr>
        <w:noProof/>
      </w:rPr>
      <mc:AlternateContent>
        <mc:Choice Requires="wps">
          <w:drawing>
            <wp:anchor distT="0" distB="0" distL="114299" distR="114299" simplePos="0" relativeHeight="251658240" behindDoc="0" locked="1" layoutInCell="1" allowOverlap="0" wp14:anchorId="4E3137D6" wp14:editId="5137F15F">
              <wp:simplePos x="0" y="0"/>
              <wp:positionH relativeFrom="margin">
                <wp:posOffset>-127636</wp:posOffset>
              </wp:positionH>
              <wp:positionV relativeFrom="page">
                <wp:posOffset>2540</wp:posOffset>
              </wp:positionV>
              <wp:extent cx="0" cy="10058400"/>
              <wp:effectExtent l="0" t="0" r="25400" b="25400"/>
              <wp:wrapNone/>
              <wp:docPr id="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z-index:251658240;visibility:visible;mso-wrap-style:square;mso-width-percent:0;mso-height-percent:0;mso-wrap-distance-left:114299emu;mso-wrap-distance-top:0;mso-wrap-distance-right:114299emu;mso-wrap-distance-bottom:0;mso-position-horizontal:absolute;mso-position-horizontal-relative:margin;mso-position-vertical:absolute;mso-position-vertical-relative:page;mso-width-percent:0;mso-height-percent:0;mso-width-relative:page;mso-height-relative:page" from="-10pt,.2pt" to="-10pt,792.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" o:allowoverlap="f">
              <w10:wrap anchorx="margin" anchory="page"/>
              <w10:anchorlock/>
            </v:line>
          </w:pict>
        </mc:Fallback>
      </mc:AlternateContent>
    </w:r>
    <w:r>
      <w:rPr>
        <w:noProof/>
      </w:rPr>
      <mc:AlternateContent>
        <mc:Choice Requires="wps">
          <w:drawing>
            <wp:anchor distT="0" distB="0" distL="114299" distR="114299" simplePos="0" relativeHeight="251659264" behindDoc="0" locked="1" layoutInCell="1" allowOverlap="0" wp14:anchorId="6A33A12D" wp14:editId="59BB291E">
              <wp:simplePos x="0" y="0"/>
              <wp:positionH relativeFrom="margin">
                <wp:posOffset>-90806</wp:posOffset>
              </wp:positionH>
              <wp:positionV relativeFrom="page">
                <wp:posOffset>2540</wp:posOffset>
              </wp:positionV>
              <wp:extent cx="0" cy="10058400"/>
              <wp:effectExtent l="0" t="0" r="25400" b="25400"/>
              <wp:wrapNone/>
              <wp:docPr id="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59264;visibility:visible;mso-wrap-style:square;mso-width-percent:0;mso-height-percent:0;mso-wrap-distance-left:114299emu;mso-wrap-distance-top:0;mso-wrap-distance-right:114299emu;mso-wrap-distance-bottom:0;mso-position-horizontal:absolute;mso-position-horizontal-relative:margin;mso-position-vertical:absolute;mso-position-vertical-relative:page;mso-width-percent:0;mso-height-percent:0;mso-width-relative:page;mso-height-relative:page" from="-7.1pt,.2pt" to="-7.1pt,792.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" o:allowoverlap="f">
              <w10:wrap anchorx="margin" anchory="page"/>
              <w10:anchorlock/>
            </v:line>
          </w:pict>
        </mc:Fallback>
      </mc:AlternateContent>
    </w:r>
    <w:r>
      <w:rPr>
        <w:noProof/>
      </w:rPr>
      <mc:AlternateContent>
        <mc:Choice Requires="wps">
          <w:drawing>
            <wp:anchor distT="0" distB="0" distL="114299" distR="114299" simplePos="0" relativeHeight="251660288" behindDoc="0" locked="1" layoutInCell="1" allowOverlap="0" wp14:anchorId="7C2541B5" wp14:editId="3C56A67A">
              <wp:simplePos x="0" y="0"/>
              <wp:positionH relativeFrom="margin">
                <wp:posOffset>6263639</wp:posOffset>
              </wp:positionH>
              <wp:positionV relativeFrom="page">
                <wp:posOffset>2540</wp:posOffset>
              </wp:positionV>
              <wp:extent cx="0" cy="10058400"/>
              <wp:effectExtent l="0" t="0" r="25400" b="2540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 o:spid="_x0000_s1026" style="position:absolute;z-index:251660288;visibility:visible;mso-wrap-style:square;mso-width-percent:0;mso-height-percent:0;mso-wrap-distance-left:114299emu;mso-wrap-distance-top:0;mso-wrap-distance-right:114299emu;mso-wrap-distance-bottom:0;mso-position-horizontal:absolute;mso-position-horizontal-relative:margin;mso-position-vertical:absolute;mso-position-vertical-relative:page;mso-width-percent:0;mso-height-percent:0;mso-width-relative:page;mso-height-relative:page" from="493.2pt,.2pt" to="493.2pt,792.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" o:allowoverlap="f">
              <w10:wrap anchorx="margin" anchory="page"/>
              <w10:anchorlock/>
            </v:line>
          </w:pict>
        </mc:Fallback>
      </mc:AlternateContent>
    </w:r>
  </w:p>
  <w:p w14:paraId="52C5EBEE" w14:textId="77777777" w:rsidR="00A9042C" w:rsidRDefault="00A9042C" w:rsidP="00C365B5">
    <w:pPr>
      <w:framePr w:w="360" w:hSpace="187" w:vSpace="187" w:wrap="auto" w:vAnchor="page" w:hAnchor="page" w:x="1153" w:y="1513"/>
      <w:spacing w:line="468" w:lineRule="exact"/>
      <w:ind w:right="72"/>
      <w:jc w:val="right"/>
    </w:pPr>
    <w:r>
      <w:t>1</w:t>
    </w:r>
  </w:p>
  <w:p w14:paraId="0DF8DDFC" w14:textId="77777777" w:rsidR="00A9042C" w:rsidRDefault="00A9042C" w:rsidP="00C365B5">
    <w:pPr>
      <w:framePr w:w="360" w:hSpace="187" w:vSpace="187" w:wrap="auto" w:vAnchor="page" w:hAnchor="page" w:x="1153" w:y="1513"/>
      <w:spacing w:line="468" w:lineRule="exact"/>
      <w:ind w:right="72"/>
      <w:jc w:val="right"/>
    </w:pPr>
    <w:r>
      <w:t>2</w:t>
    </w:r>
  </w:p>
  <w:p w14:paraId="1F68BBD4" w14:textId="77777777" w:rsidR="00A9042C" w:rsidRDefault="00A9042C" w:rsidP="00C365B5">
    <w:pPr>
      <w:framePr w:w="360" w:hSpace="187" w:vSpace="187" w:wrap="auto" w:vAnchor="page" w:hAnchor="page" w:x="1153" w:y="1513"/>
      <w:spacing w:line="468" w:lineRule="exact"/>
      <w:ind w:right="72"/>
      <w:jc w:val="right"/>
    </w:pPr>
    <w:r>
      <w:t>3</w:t>
    </w:r>
  </w:p>
  <w:p w14:paraId="0FFA7F19" w14:textId="77777777" w:rsidR="00A9042C" w:rsidRDefault="00A9042C" w:rsidP="00C365B5">
    <w:pPr>
      <w:framePr w:w="360" w:hSpace="187" w:vSpace="187" w:wrap="auto" w:vAnchor="page" w:hAnchor="page" w:x="1153" w:y="1513"/>
      <w:spacing w:line="468" w:lineRule="exact"/>
      <w:ind w:right="72"/>
      <w:jc w:val="right"/>
    </w:pPr>
    <w:r>
      <w:t>4</w:t>
    </w:r>
  </w:p>
  <w:p w14:paraId="17EA95B6" w14:textId="77777777" w:rsidR="00A9042C" w:rsidRDefault="00A9042C" w:rsidP="00C365B5">
    <w:pPr>
      <w:framePr w:w="360" w:hSpace="187" w:vSpace="187" w:wrap="auto" w:vAnchor="page" w:hAnchor="page" w:x="1153" w:y="1513"/>
      <w:spacing w:line="468" w:lineRule="exact"/>
      <w:ind w:right="72"/>
      <w:jc w:val="right"/>
    </w:pPr>
    <w:r>
      <w:t>5</w:t>
    </w:r>
  </w:p>
  <w:p w14:paraId="1D7E205D" w14:textId="77777777" w:rsidR="00A9042C" w:rsidRDefault="00A9042C" w:rsidP="00C365B5">
    <w:pPr>
      <w:framePr w:w="360" w:hSpace="187" w:vSpace="187" w:wrap="auto" w:vAnchor="page" w:hAnchor="page" w:x="1153" w:y="1513"/>
      <w:spacing w:line="468" w:lineRule="exact"/>
      <w:ind w:right="72"/>
      <w:jc w:val="right"/>
    </w:pPr>
    <w:r>
      <w:t>6</w:t>
    </w:r>
  </w:p>
  <w:p w14:paraId="0AAC60F0" w14:textId="77777777" w:rsidR="00A9042C" w:rsidRDefault="00A9042C" w:rsidP="00C365B5">
    <w:pPr>
      <w:framePr w:w="360" w:hSpace="187" w:vSpace="187" w:wrap="auto" w:vAnchor="page" w:hAnchor="page" w:x="1153" w:y="1513"/>
      <w:spacing w:line="468" w:lineRule="exact"/>
      <w:ind w:right="72"/>
      <w:jc w:val="right"/>
    </w:pPr>
    <w:r>
      <w:t>7</w:t>
    </w:r>
  </w:p>
  <w:p w14:paraId="120F7FCD" w14:textId="77777777" w:rsidR="00A9042C" w:rsidRDefault="00A9042C" w:rsidP="00C365B5">
    <w:pPr>
      <w:framePr w:w="360" w:hSpace="187" w:vSpace="187" w:wrap="auto" w:vAnchor="page" w:hAnchor="page" w:x="1153" w:y="1513"/>
      <w:spacing w:line="468" w:lineRule="exact"/>
      <w:ind w:right="72"/>
      <w:jc w:val="right"/>
    </w:pPr>
    <w:r>
      <w:t>8</w:t>
    </w:r>
  </w:p>
  <w:p w14:paraId="77A6A02E" w14:textId="77777777" w:rsidR="00A9042C" w:rsidRDefault="00A9042C" w:rsidP="00C365B5">
    <w:pPr>
      <w:framePr w:w="360" w:hSpace="187" w:vSpace="187" w:wrap="auto" w:vAnchor="page" w:hAnchor="page" w:x="1153" w:y="1513"/>
      <w:spacing w:line="468" w:lineRule="exact"/>
      <w:ind w:right="72"/>
      <w:jc w:val="right"/>
    </w:pPr>
    <w:r>
      <w:t>9</w:t>
    </w:r>
  </w:p>
  <w:p w14:paraId="4E5BF434" w14:textId="77777777" w:rsidR="00A9042C" w:rsidRDefault="00A9042C" w:rsidP="00C365B5">
    <w:pPr>
      <w:framePr w:w="360" w:hSpace="187" w:vSpace="187" w:wrap="auto" w:vAnchor="page" w:hAnchor="page" w:x="1153" w:y="1513"/>
      <w:spacing w:line="468" w:lineRule="exact"/>
      <w:ind w:right="72"/>
      <w:jc w:val="right"/>
    </w:pPr>
    <w:r>
      <w:t>10</w:t>
    </w:r>
  </w:p>
  <w:p w14:paraId="38B45385" w14:textId="77777777" w:rsidR="00A9042C" w:rsidRDefault="00A9042C" w:rsidP="00C365B5">
    <w:pPr>
      <w:framePr w:w="360" w:hSpace="187" w:vSpace="187" w:wrap="auto" w:vAnchor="page" w:hAnchor="page" w:x="1153" w:y="1513"/>
      <w:spacing w:line="468" w:lineRule="exact"/>
      <w:ind w:right="72"/>
      <w:jc w:val="right"/>
    </w:pPr>
    <w:r>
      <w:t>11</w:t>
    </w:r>
  </w:p>
  <w:p w14:paraId="78F4ECFB" w14:textId="77777777" w:rsidR="00A9042C" w:rsidRDefault="00A9042C" w:rsidP="00C365B5">
    <w:pPr>
      <w:framePr w:w="360" w:hSpace="187" w:vSpace="187" w:wrap="auto" w:vAnchor="page" w:hAnchor="page" w:x="1153" w:y="1513"/>
      <w:spacing w:line="468" w:lineRule="exact"/>
      <w:ind w:right="72"/>
      <w:jc w:val="right"/>
    </w:pPr>
    <w:r>
      <w:t>12</w:t>
    </w:r>
  </w:p>
  <w:p w14:paraId="673446F4" w14:textId="77777777" w:rsidR="00A9042C" w:rsidRDefault="00A9042C" w:rsidP="00C365B5">
    <w:pPr>
      <w:framePr w:w="360" w:hSpace="187" w:vSpace="187" w:wrap="auto" w:vAnchor="page" w:hAnchor="page" w:x="1153" w:y="1513"/>
      <w:spacing w:line="468" w:lineRule="exact"/>
      <w:ind w:right="72"/>
      <w:jc w:val="right"/>
    </w:pPr>
    <w:r>
      <w:t>13</w:t>
    </w:r>
  </w:p>
  <w:p w14:paraId="5B92DC86" w14:textId="77777777" w:rsidR="00A9042C" w:rsidRDefault="00A9042C" w:rsidP="00C365B5">
    <w:pPr>
      <w:framePr w:w="360" w:hSpace="187" w:vSpace="187" w:wrap="auto" w:vAnchor="page" w:hAnchor="page" w:x="1153" w:y="1513"/>
      <w:spacing w:line="468" w:lineRule="exact"/>
      <w:ind w:right="72"/>
      <w:jc w:val="right"/>
    </w:pPr>
    <w:r>
      <w:t>14</w:t>
    </w:r>
  </w:p>
  <w:p w14:paraId="2C22F160" w14:textId="77777777" w:rsidR="00A9042C" w:rsidRDefault="00A9042C" w:rsidP="00C365B5">
    <w:pPr>
      <w:framePr w:w="360" w:hSpace="187" w:vSpace="187" w:wrap="auto" w:vAnchor="page" w:hAnchor="page" w:x="1153" w:y="1513"/>
      <w:spacing w:line="468" w:lineRule="exact"/>
      <w:ind w:right="72"/>
      <w:jc w:val="right"/>
    </w:pPr>
    <w:r>
      <w:t>15</w:t>
    </w:r>
  </w:p>
  <w:p w14:paraId="5392AA8B" w14:textId="77777777" w:rsidR="00A9042C" w:rsidRDefault="00A9042C" w:rsidP="00C365B5">
    <w:pPr>
      <w:framePr w:w="360" w:hSpace="187" w:vSpace="187" w:wrap="auto" w:vAnchor="page" w:hAnchor="page" w:x="1153" w:y="1513"/>
      <w:spacing w:line="468" w:lineRule="exact"/>
      <w:ind w:right="72"/>
      <w:jc w:val="right"/>
    </w:pPr>
    <w:r>
      <w:t>16</w:t>
    </w:r>
  </w:p>
  <w:p w14:paraId="3CA578F4" w14:textId="77777777" w:rsidR="00A9042C" w:rsidRDefault="00A9042C" w:rsidP="00C365B5">
    <w:pPr>
      <w:framePr w:w="360" w:hSpace="187" w:vSpace="187" w:wrap="auto" w:vAnchor="page" w:hAnchor="page" w:x="1153" w:y="1513"/>
      <w:spacing w:line="468" w:lineRule="exact"/>
      <w:ind w:right="72"/>
      <w:jc w:val="right"/>
    </w:pPr>
    <w:r>
      <w:t>17</w:t>
    </w:r>
  </w:p>
  <w:p w14:paraId="331DF60B" w14:textId="77777777" w:rsidR="00A9042C" w:rsidRDefault="00A9042C" w:rsidP="00C365B5">
    <w:pPr>
      <w:framePr w:w="360" w:hSpace="187" w:vSpace="187" w:wrap="auto" w:vAnchor="page" w:hAnchor="page" w:x="1153" w:y="1513"/>
      <w:spacing w:line="468" w:lineRule="exact"/>
      <w:ind w:right="72"/>
      <w:jc w:val="right"/>
    </w:pPr>
    <w:r>
      <w:t>18</w:t>
    </w:r>
  </w:p>
  <w:p w14:paraId="1F74CFD3" w14:textId="77777777" w:rsidR="00A9042C" w:rsidRDefault="00A9042C" w:rsidP="00C365B5">
    <w:pPr>
      <w:framePr w:w="360" w:hSpace="187" w:vSpace="187" w:wrap="auto" w:vAnchor="page" w:hAnchor="page" w:x="1153" w:y="1513"/>
      <w:spacing w:line="468" w:lineRule="exact"/>
      <w:ind w:right="72"/>
      <w:jc w:val="right"/>
    </w:pPr>
    <w:r>
      <w:t>19</w:t>
    </w:r>
  </w:p>
  <w:p w14:paraId="5F55A499" w14:textId="77777777" w:rsidR="00A9042C" w:rsidRDefault="00A9042C" w:rsidP="00C365B5">
    <w:pPr>
      <w:framePr w:w="360" w:hSpace="187" w:vSpace="187" w:wrap="auto" w:vAnchor="page" w:hAnchor="page" w:x="1153" w:y="1513"/>
      <w:spacing w:line="468" w:lineRule="exact"/>
      <w:ind w:right="72"/>
      <w:jc w:val="right"/>
    </w:pPr>
    <w:r>
      <w:t>20</w:t>
    </w:r>
  </w:p>
  <w:p w14:paraId="73985E57" w14:textId="77777777" w:rsidR="00A9042C" w:rsidRDefault="00A9042C" w:rsidP="00C365B5">
    <w:pPr>
      <w:framePr w:w="360" w:hSpace="187" w:vSpace="187" w:wrap="auto" w:vAnchor="page" w:hAnchor="page" w:x="1153" w:y="1513"/>
      <w:spacing w:line="468" w:lineRule="exact"/>
      <w:ind w:right="72"/>
      <w:jc w:val="right"/>
    </w:pPr>
    <w:r>
      <w:t>21</w:t>
    </w:r>
  </w:p>
  <w:p w14:paraId="37682ADD" w14:textId="77777777" w:rsidR="00A9042C" w:rsidRDefault="00A9042C" w:rsidP="00C365B5">
    <w:pPr>
      <w:framePr w:w="360" w:hSpace="187" w:vSpace="187" w:wrap="auto" w:vAnchor="page" w:hAnchor="page" w:x="1153" w:y="1513"/>
      <w:spacing w:line="468" w:lineRule="exact"/>
      <w:ind w:right="72"/>
      <w:jc w:val="right"/>
    </w:pPr>
    <w:r>
      <w:t>22</w:t>
    </w:r>
  </w:p>
  <w:p w14:paraId="3241327C" w14:textId="77777777" w:rsidR="00A9042C" w:rsidRDefault="00A9042C" w:rsidP="00C365B5">
    <w:pPr>
      <w:framePr w:w="360" w:hSpace="187" w:vSpace="187" w:wrap="auto" w:vAnchor="page" w:hAnchor="page" w:x="1153" w:y="1513"/>
      <w:spacing w:line="468" w:lineRule="exact"/>
      <w:ind w:right="72"/>
      <w:jc w:val="right"/>
    </w:pPr>
    <w:r>
      <w:t>23</w:t>
    </w:r>
  </w:p>
  <w:p w14:paraId="0A3A7C7E" w14:textId="77777777" w:rsidR="00A9042C" w:rsidRDefault="00A9042C" w:rsidP="00C365B5">
    <w:pPr>
      <w:framePr w:w="360" w:hSpace="187" w:vSpace="187" w:wrap="auto" w:vAnchor="page" w:hAnchor="page" w:x="1153" w:y="1513"/>
      <w:spacing w:line="468" w:lineRule="exact"/>
      <w:ind w:right="72"/>
      <w:jc w:val="right"/>
    </w:pPr>
    <w:r>
      <w:t>24</w:t>
    </w:r>
  </w:p>
  <w:p w14:paraId="00C69F28" w14:textId="77777777" w:rsidR="00A9042C" w:rsidRDefault="00A9042C" w:rsidP="00C365B5">
    <w:pPr>
      <w:framePr w:w="360" w:hSpace="187" w:vSpace="187" w:wrap="auto" w:vAnchor="page" w:hAnchor="page" w:x="1153" w:y="1513"/>
      <w:spacing w:line="468" w:lineRule="exact"/>
      <w:ind w:right="72"/>
      <w:jc w:val="right"/>
    </w:pPr>
    <w:r>
      <w:t>25</w:t>
    </w:r>
  </w:p>
  <w:p w14:paraId="5ED4698B" w14:textId="77777777" w:rsidR="00A9042C" w:rsidRDefault="00A9042C" w:rsidP="00C365B5">
    <w:pPr>
      <w:framePr w:w="360" w:hSpace="187" w:vSpace="187" w:wrap="auto" w:vAnchor="page" w:hAnchor="page" w:x="1153" w:y="1513"/>
      <w:spacing w:line="468" w:lineRule="exact"/>
      <w:ind w:right="72"/>
      <w:jc w:val="right"/>
    </w:pPr>
    <w:r>
      <w:t>26</w:t>
    </w:r>
  </w:p>
  <w:p w14:paraId="15E1D330" w14:textId="77777777" w:rsidR="00A9042C" w:rsidRDefault="00A9042C" w:rsidP="00C365B5">
    <w:pPr>
      <w:framePr w:w="360" w:hSpace="187" w:vSpace="187" w:wrap="auto" w:vAnchor="page" w:hAnchor="page" w:x="1153" w:y="1513"/>
      <w:spacing w:line="468" w:lineRule="exact"/>
      <w:ind w:right="72"/>
      <w:jc w:val="right"/>
    </w:pPr>
    <w:r>
      <w:t>27</w:t>
    </w:r>
  </w:p>
  <w:p w14:paraId="136FA7A4" w14:textId="77777777" w:rsidR="00A9042C" w:rsidRDefault="00A9042C" w:rsidP="00C365B5">
    <w:pPr>
      <w:framePr w:w="360" w:hSpace="187" w:vSpace="187" w:wrap="auto" w:vAnchor="page" w:hAnchor="page" w:x="1153" w:y="1513"/>
      <w:spacing w:line="468" w:lineRule="exact"/>
      <w:ind w:right="72"/>
      <w:jc w:val="right"/>
    </w:pPr>
    <w:r>
      <w:t>28</w:t>
    </w:r>
  </w:p>
  <w:p w14:paraId="3D7EF1D4" w14:textId="77777777" w:rsidR="00A9042C" w:rsidRDefault="00A9042C" w:rsidP="00C365B5">
    <w:pPr>
      <w:spacing w:line="468" w:lineRule="exact"/>
    </w:pPr>
    <w:r>
      <w:rPr>
        <w:noProof/>
      </w:rPr>
      <mc:AlternateContent>
        <mc:Choice Requires="wps">
          <w:drawing>
            <wp:anchor distT="0" distB="0" distL="114300" distR="114300" simplePos="0" relativeHeight="251662336" behindDoc="0" locked="0" layoutInCell="1" allowOverlap="1" wp14:anchorId="633D7B8C" wp14:editId="48B992E9">
              <wp:simplePos x="0" y="0"/>
              <wp:positionH relativeFrom="column">
                <wp:posOffset>-1068070</wp:posOffset>
              </wp:positionH>
              <wp:positionV relativeFrom="paragraph">
                <wp:posOffset>3591560</wp:posOffset>
              </wp:positionV>
              <wp:extent cx="571500" cy="2057400"/>
              <wp:effectExtent l="0" t="0" r="0" b="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0574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2801039" w14:textId="77777777" w:rsidR="00A9042C" w:rsidRPr="00B62806" w:rsidRDefault="00A9042C" w:rsidP="00B62806">
                          <w:pPr>
                            <w:jc w:val="center"/>
                            <w:rPr>
                              <w:b/>
                              <w:sz w:val="16"/>
                              <w:szCs w:val="16"/>
                            </w:rPr>
                          </w:pPr>
                          <w:r w:rsidRPr="00B62806">
                            <w:rPr>
                              <w:b/>
                              <w:sz w:val="16"/>
                              <w:szCs w:val="16"/>
                            </w:rPr>
                            <w:t>LAW OFFICE OF SHAFIEL A. KARIM</w:t>
                          </w:r>
                        </w:p>
                        <w:p w14:paraId="75FB299B" w14:textId="77777777" w:rsidR="00A9042C" w:rsidRDefault="00A9042C" w:rsidP="00B62806">
                          <w:pPr>
                            <w:jc w:val="center"/>
                            <w:rPr>
                              <w:sz w:val="16"/>
                              <w:szCs w:val="16"/>
                            </w:rPr>
                          </w:pPr>
                          <w:r>
                            <w:rPr>
                              <w:sz w:val="16"/>
                              <w:szCs w:val="16"/>
                            </w:rPr>
                            <w:t>13337 E. SOUTH ST., UNIT 16</w:t>
                          </w:r>
                        </w:p>
                        <w:p w14:paraId="3F78036A" w14:textId="77777777" w:rsidR="00A9042C" w:rsidRPr="00B62806" w:rsidRDefault="00A9042C" w:rsidP="00B62806">
                          <w:pPr>
                            <w:jc w:val="center"/>
                            <w:rPr>
                              <w:sz w:val="16"/>
                              <w:szCs w:val="16"/>
                            </w:rPr>
                          </w:pPr>
                          <w:r>
                            <w:rPr>
                              <w:sz w:val="16"/>
                              <w:szCs w:val="16"/>
                            </w:rPr>
                            <w:t>CERRITOS, CALIFORNIA 90703-7308</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7" o:spid="_x0000_s1026" type="#_x0000_t202" style="position:absolute;left:0;text-align:left;margin-left:-84.05pt;margin-top:282.8pt;width:45pt;height:16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" filled="f" stroked="f">
              <v:path arrowok="t"/>
              <v:textbox style="layout-flow:vertical;mso-layout-flow-alt:bottom-to-top">
                <w:txbxContent>
                  <w:p w14:paraId="32801039" w14:textId="77777777" w:rsidR="000A7FE6" w:rsidRPr="00B62806" w:rsidRDefault="000A7FE6" w:rsidP="00B62806">
                    <w:pPr>
                      <w:jc w:val="center"/>
                      <w:rPr>
                        <w:b/>
                        <w:sz w:val="16"/>
                        <w:szCs w:val="16"/>
                      </w:rPr>
                    </w:pPr>
                    <w:r w:rsidRPr="00B62806">
                      <w:rPr>
                        <w:b/>
                        <w:sz w:val="16"/>
                        <w:szCs w:val="16"/>
                      </w:rPr>
                      <w:t>LAW OFFICE OF SHAFIEL A. KARIM</w:t>
                    </w:r>
                  </w:p>
                  <w:p w14:paraId="75FB299B" w14:textId="77777777" w:rsidR="000A7FE6" w:rsidRDefault="000A7FE6" w:rsidP="00B62806">
                    <w:pPr>
                      <w:jc w:val="center"/>
                      <w:rPr>
                        <w:sz w:val="16"/>
                        <w:szCs w:val="16"/>
                      </w:rPr>
                    </w:pPr>
                    <w:r>
                      <w:rPr>
                        <w:sz w:val="16"/>
                        <w:szCs w:val="16"/>
                      </w:rPr>
                      <w:t>13337 E. SOUTH ST., UNIT 16</w:t>
                    </w:r>
                  </w:p>
                  <w:p w14:paraId="3F78036A" w14:textId="77777777" w:rsidR="000A7FE6" w:rsidRPr="00B62806" w:rsidRDefault="000A7FE6" w:rsidP="00B62806">
                    <w:pPr>
                      <w:jc w:val="center"/>
                      <w:rPr>
                        <w:sz w:val="16"/>
                        <w:szCs w:val="16"/>
                      </w:rPr>
                    </w:pPr>
                    <w:r>
                      <w:rPr>
                        <w:sz w:val="16"/>
                        <w:szCs w:val="16"/>
                      </w:rPr>
                      <w:t>CERRITOS, CALIFORNIA 90703-7308</w:t>
                    </w:r>
                  </w:p>
                </w:txbxContent>
              </v:textbox>
              <w10:wrap type="square"/>
            </v:shape>
          </w:pict>
        </mc:Fallback>
      </mc:AlternateConten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BFB312" w14:textId="77777777" w:rsidR="00A9042C" w:rsidRDefault="00A9042C" w:rsidP="00180C29">
    <w:pPr>
      <w:framePr w:w="360" w:hSpace="187" w:vSpace="187" w:wrap="auto" w:hAnchor="page" w:x="1153" w:yAlign="top"/>
      <w:ind w:right="72"/>
      <w:jc w:val="right"/>
    </w:pPr>
    <w:r>
      <w:t>1</w:t>
    </w:r>
  </w:p>
  <w:p w14:paraId="55457196" w14:textId="77777777" w:rsidR="00A9042C" w:rsidRDefault="00A9042C" w:rsidP="00180C29">
    <w:pPr>
      <w:framePr w:w="360" w:hSpace="187" w:vSpace="187" w:wrap="auto" w:hAnchor="page" w:x="1153" w:yAlign="top"/>
      <w:spacing w:line="480" w:lineRule="exact"/>
      <w:ind w:right="72"/>
      <w:jc w:val="right"/>
    </w:pPr>
    <w:r>
      <w:t>2</w:t>
    </w:r>
  </w:p>
  <w:p w14:paraId="64235C3C" w14:textId="77777777" w:rsidR="00A9042C" w:rsidRDefault="00A9042C" w:rsidP="00180C29">
    <w:pPr>
      <w:framePr w:w="360" w:hSpace="187" w:vSpace="187" w:wrap="auto" w:hAnchor="page" w:x="1153" w:yAlign="top"/>
      <w:spacing w:line="480" w:lineRule="exact"/>
      <w:ind w:right="72"/>
      <w:jc w:val="right"/>
    </w:pPr>
    <w:r>
      <w:t>3</w:t>
    </w:r>
  </w:p>
  <w:p w14:paraId="3B965FCF" w14:textId="77777777" w:rsidR="00A9042C" w:rsidRDefault="00A9042C" w:rsidP="00180C29">
    <w:pPr>
      <w:framePr w:w="360" w:hSpace="187" w:vSpace="187" w:wrap="auto" w:hAnchor="page" w:x="1153" w:yAlign="top"/>
      <w:spacing w:line="480" w:lineRule="exact"/>
      <w:ind w:right="72"/>
      <w:jc w:val="right"/>
    </w:pPr>
    <w:r>
      <w:t>4</w:t>
    </w:r>
  </w:p>
  <w:p w14:paraId="12E66543" w14:textId="77777777" w:rsidR="00A9042C" w:rsidRDefault="00A9042C" w:rsidP="00180C29">
    <w:pPr>
      <w:framePr w:w="360" w:hSpace="187" w:vSpace="187" w:wrap="auto" w:hAnchor="page" w:x="1153" w:yAlign="top"/>
      <w:spacing w:line="480" w:lineRule="exact"/>
      <w:ind w:right="72"/>
      <w:jc w:val="right"/>
    </w:pPr>
    <w:r>
      <w:t>5</w:t>
    </w:r>
  </w:p>
  <w:p w14:paraId="2BC785BF" w14:textId="77777777" w:rsidR="00A9042C" w:rsidRDefault="00A9042C" w:rsidP="00180C29">
    <w:pPr>
      <w:framePr w:w="360" w:hSpace="187" w:vSpace="187" w:wrap="auto" w:hAnchor="page" w:x="1153" w:yAlign="top"/>
      <w:spacing w:line="480" w:lineRule="exact"/>
      <w:ind w:right="72"/>
      <w:jc w:val="right"/>
    </w:pPr>
    <w:r>
      <w:t>6</w:t>
    </w:r>
  </w:p>
  <w:p w14:paraId="2062B207" w14:textId="77777777" w:rsidR="00A9042C" w:rsidRDefault="00A9042C" w:rsidP="00180C29">
    <w:pPr>
      <w:framePr w:w="360" w:hSpace="187" w:vSpace="187" w:wrap="auto" w:hAnchor="page" w:x="1153" w:yAlign="top"/>
      <w:spacing w:line="480" w:lineRule="exact"/>
      <w:ind w:right="72"/>
      <w:jc w:val="right"/>
    </w:pPr>
    <w:r>
      <w:t>7</w:t>
    </w:r>
  </w:p>
  <w:p w14:paraId="05546E85" w14:textId="77777777" w:rsidR="00A9042C" w:rsidRDefault="00A9042C" w:rsidP="00180C29">
    <w:pPr>
      <w:framePr w:w="360" w:hSpace="187" w:vSpace="187" w:wrap="auto" w:hAnchor="page" w:x="1153" w:yAlign="top"/>
      <w:spacing w:line="480" w:lineRule="exact"/>
      <w:ind w:right="72"/>
      <w:jc w:val="right"/>
    </w:pPr>
    <w:r>
      <w:t>8</w:t>
    </w:r>
  </w:p>
  <w:p w14:paraId="13208BBB" w14:textId="77777777" w:rsidR="00A9042C" w:rsidRDefault="00A9042C" w:rsidP="00180C29">
    <w:pPr>
      <w:framePr w:w="360" w:hSpace="187" w:vSpace="187" w:wrap="auto" w:hAnchor="page" w:x="1153" w:yAlign="top"/>
      <w:spacing w:line="480" w:lineRule="exact"/>
      <w:ind w:right="72"/>
      <w:jc w:val="right"/>
    </w:pPr>
    <w:r>
      <w:t>9</w:t>
    </w:r>
  </w:p>
  <w:p w14:paraId="629D4D3D" w14:textId="77777777" w:rsidR="00A9042C" w:rsidRDefault="00A9042C" w:rsidP="00180C29">
    <w:pPr>
      <w:framePr w:w="360" w:hSpace="187" w:vSpace="187" w:wrap="auto" w:hAnchor="page" w:x="1153" w:yAlign="top"/>
      <w:spacing w:line="480" w:lineRule="exact"/>
      <w:ind w:right="72"/>
      <w:jc w:val="right"/>
    </w:pPr>
    <w:r>
      <w:t>10</w:t>
    </w:r>
  </w:p>
  <w:p w14:paraId="47A901DD" w14:textId="77777777" w:rsidR="00A9042C" w:rsidRDefault="00A9042C" w:rsidP="00180C29">
    <w:pPr>
      <w:framePr w:w="360" w:hSpace="187" w:vSpace="187" w:wrap="auto" w:hAnchor="page" w:x="1153" w:yAlign="top"/>
      <w:spacing w:line="480" w:lineRule="exact"/>
      <w:ind w:right="72"/>
      <w:jc w:val="right"/>
    </w:pPr>
    <w:r>
      <w:t>11</w:t>
    </w:r>
  </w:p>
  <w:p w14:paraId="39B959EC" w14:textId="77777777" w:rsidR="00A9042C" w:rsidRDefault="00A9042C" w:rsidP="00180C29">
    <w:pPr>
      <w:framePr w:w="360" w:hSpace="187" w:vSpace="187" w:wrap="auto" w:hAnchor="page" w:x="1153" w:yAlign="top"/>
      <w:spacing w:line="480" w:lineRule="exact"/>
      <w:ind w:right="72"/>
      <w:jc w:val="right"/>
    </w:pPr>
    <w:r>
      <w:t>12</w:t>
    </w:r>
  </w:p>
  <w:p w14:paraId="16BB7606" w14:textId="77777777" w:rsidR="00A9042C" w:rsidRDefault="00A9042C" w:rsidP="00180C29">
    <w:pPr>
      <w:framePr w:w="360" w:hSpace="187" w:vSpace="187" w:wrap="auto" w:hAnchor="page" w:x="1153" w:yAlign="top"/>
      <w:spacing w:line="480" w:lineRule="exact"/>
      <w:ind w:right="72"/>
      <w:jc w:val="right"/>
    </w:pPr>
    <w:r>
      <w:t>13</w:t>
    </w:r>
  </w:p>
  <w:p w14:paraId="30AB7C01" w14:textId="77777777" w:rsidR="00A9042C" w:rsidRDefault="00A9042C" w:rsidP="00180C29">
    <w:pPr>
      <w:framePr w:w="360" w:hSpace="187" w:vSpace="187" w:wrap="auto" w:hAnchor="page" w:x="1153" w:yAlign="top"/>
      <w:spacing w:line="480" w:lineRule="exact"/>
      <w:ind w:right="72"/>
      <w:jc w:val="right"/>
    </w:pPr>
    <w:r>
      <w:t>14</w:t>
    </w:r>
  </w:p>
  <w:p w14:paraId="3DC0F234" w14:textId="77777777" w:rsidR="00A9042C" w:rsidRDefault="00A9042C" w:rsidP="00180C29">
    <w:pPr>
      <w:framePr w:w="360" w:hSpace="187" w:vSpace="187" w:wrap="auto" w:hAnchor="page" w:x="1153" w:yAlign="top"/>
      <w:spacing w:line="480" w:lineRule="exact"/>
      <w:ind w:right="72"/>
      <w:jc w:val="right"/>
    </w:pPr>
    <w:r>
      <w:t>15</w:t>
    </w:r>
  </w:p>
  <w:p w14:paraId="2E188571" w14:textId="77777777" w:rsidR="00A9042C" w:rsidRDefault="00A9042C" w:rsidP="00180C29">
    <w:pPr>
      <w:framePr w:w="360" w:hSpace="187" w:vSpace="187" w:wrap="auto" w:hAnchor="page" w:x="1153" w:yAlign="top"/>
      <w:spacing w:line="480" w:lineRule="exact"/>
      <w:ind w:right="72"/>
      <w:jc w:val="right"/>
    </w:pPr>
    <w:r>
      <w:t>16</w:t>
    </w:r>
  </w:p>
  <w:p w14:paraId="7DC3FDA3" w14:textId="77777777" w:rsidR="00A9042C" w:rsidRDefault="00A9042C" w:rsidP="00180C29">
    <w:pPr>
      <w:framePr w:w="360" w:hSpace="187" w:vSpace="187" w:wrap="auto" w:hAnchor="page" w:x="1153" w:yAlign="top"/>
      <w:spacing w:line="480" w:lineRule="exact"/>
      <w:ind w:right="72"/>
      <w:jc w:val="right"/>
    </w:pPr>
    <w:r>
      <w:t>17</w:t>
    </w:r>
  </w:p>
  <w:p w14:paraId="62E66241" w14:textId="77777777" w:rsidR="00A9042C" w:rsidRDefault="00A9042C" w:rsidP="00180C29">
    <w:pPr>
      <w:framePr w:w="360" w:hSpace="187" w:vSpace="187" w:wrap="auto" w:hAnchor="page" w:x="1153" w:yAlign="top"/>
      <w:spacing w:line="480" w:lineRule="exact"/>
      <w:ind w:right="72"/>
      <w:jc w:val="right"/>
    </w:pPr>
    <w:r>
      <w:t>18</w:t>
    </w:r>
  </w:p>
  <w:p w14:paraId="3B54442F" w14:textId="77777777" w:rsidR="00A9042C" w:rsidRDefault="00A9042C" w:rsidP="00180C29">
    <w:pPr>
      <w:framePr w:w="360" w:hSpace="187" w:vSpace="187" w:wrap="auto" w:hAnchor="page" w:x="1153" w:yAlign="top"/>
      <w:spacing w:line="480" w:lineRule="exact"/>
      <w:ind w:right="72"/>
      <w:jc w:val="right"/>
    </w:pPr>
    <w:r>
      <w:t>19</w:t>
    </w:r>
  </w:p>
  <w:p w14:paraId="2AC8A07C" w14:textId="77777777" w:rsidR="00A9042C" w:rsidRDefault="00A9042C" w:rsidP="00180C29">
    <w:pPr>
      <w:framePr w:w="360" w:hSpace="187" w:vSpace="187" w:wrap="auto" w:hAnchor="page" w:x="1153" w:yAlign="top"/>
      <w:spacing w:line="480" w:lineRule="exact"/>
      <w:ind w:right="72"/>
      <w:jc w:val="right"/>
    </w:pPr>
    <w:r>
      <w:t>20</w:t>
    </w:r>
  </w:p>
  <w:p w14:paraId="6DC16D9E" w14:textId="77777777" w:rsidR="00A9042C" w:rsidRDefault="00A9042C" w:rsidP="00180C29">
    <w:pPr>
      <w:framePr w:w="360" w:hSpace="187" w:vSpace="187" w:wrap="auto" w:hAnchor="page" w:x="1153" w:yAlign="top"/>
      <w:spacing w:line="480" w:lineRule="exact"/>
      <w:ind w:right="72"/>
      <w:jc w:val="right"/>
    </w:pPr>
    <w:r>
      <w:t>21</w:t>
    </w:r>
  </w:p>
  <w:p w14:paraId="3097258F" w14:textId="77777777" w:rsidR="00A9042C" w:rsidRDefault="00A9042C" w:rsidP="00180C29">
    <w:pPr>
      <w:framePr w:w="360" w:hSpace="187" w:vSpace="187" w:wrap="auto" w:hAnchor="page" w:x="1153" w:yAlign="top"/>
      <w:spacing w:line="480" w:lineRule="exact"/>
      <w:ind w:right="72"/>
      <w:jc w:val="right"/>
    </w:pPr>
    <w:r>
      <w:t>22</w:t>
    </w:r>
  </w:p>
  <w:p w14:paraId="3188ACCD" w14:textId="77777777" w:rsidR="00A9042C" w:rsidRDefault="00A9042C" w:rsidP="00180C29">
    <w:pPr>
      <w:framePr w:w="360" w:hSpace="187" w:vSpace="187" w:wrap="auto" w:hAnchor="page" w:x="1153" w:yAlign="top"/>
      <w:spacing w:line="480" w:lineRule="exact"/>
      <w:ind w:right="72"/>
      <w:jc w:val="right"/>
    </w:pPr>
    <w:r>
      <w:t>23</w:t>
    </w:r>
  </w:p>
  <w:p w14:paraId="635A03BF" w14:textId="77777777" w:rsidR="00A9042C" w:rsidRDefault="00A9042C" w:rsidP="00180C29">
    <w:pPr>
      <w:framePr w:w="360" w:hSpace="187" w:vSpace="187" w:wrap="auto" w:hAnchor="page" w:x="1153" w:yAlign="top"/>
      <w:spacing w:line="480" w:lineRule="exact"/>
      <w:ind w:right="72"/>
      <w:jc w:val="right"/>
    </w:pPr>
    <w:r>
      <w:t>24</w:t>
    </w:r>
  </w:p>
  <w:p w14:paraId="0F4E96F9" w14:textId="77777777" w:rsidR="00A9042C" w:rsidRDefault="00A9042C" w:rsidP="00180C29">
    <w:pPr>
      <w:framePr w:w="360" w:hSpace="187" w:vSpace="187" w:wrap="auto" w:hAnchor="page" w:x="1153" w:yAlign="top"/>
      <w:spacing w:line="480" w:lineRule="exact"/>
      <w:ind w:right="72"/>
      <w:jc w:val="right"/>
    </w:pPr>
    <w:r>
      <w:t>25</w:t>
    </w:r>
  </w:p>
  <w:p w14:paraId="5502871A" w14:textId="77777777" w:rsidR="00A9042C" w:rsidRDefault="00A9042C" w:rsidP="00180C29">
    <w:pPr>
      <w:framePr w:w="360" w:hSpace="187" w:vSpace="187" w:wrap="auto" w:hAnchor="page" w:x="1153" w:yAlign="top"/>
      <w:spacing w:line="480" w:lineRule="exact"/>
      <w:ind w:right="72"/>
      <w:jc w:val="right"/>
    </w:pPr>
    <w:r>
      <w:t>26</w:t>
    </w:r>
  </w:p>
  <w:p w14:paraId="5D05D692" w14:textId="77777777" w:rsidR="00A9042C" w:rsidRDefault="00A9042C" w:rsidP="00180C29">
    <w:pPr>
      <w:framePr w:w="360" w:hSpace="187" w:vSpace="187" w:wrap="auto" w:hAnchor="page" w:x="1153" w:yAlign="top"/>
      <w:spacing w:line="480" w:lineRule="exact"/>
      <w:ind w:right="72"/>
      <w:jc w:val="right"/>
    </w:pPr>
    <w:r>
      <w:t>27</w:t>
    </w:r>
  </w:p>
  <w:p w14:paraId="44058EFB" w14:textId="77777777" w:rsidR="00A9042C" w:rsidRDefault="00A9042C" w:rsidP="00180C29">
    <w:pPr>
      <w:framePr w:w="360" w:hSpace="187" w:vSpace="187" w:wrap="auto" w:hAnchor="page" w:x="1153" w:yAlign="top"/>
      <w:spacing w:line="480" w:lineRule="exact"/>
      <w:ind w:right="72"/>
      <w:jc w:val="right"/>
    </w:pPr>
    <w:r>
      <w:t>28</w:t>
    </w:r>
  </w:p>
  <w:p w14:paraId="244B1B43" w14:textId="77777777" w:rsidR="00A9042C" w:rsidRDefault="00A9042C" w:rsidP="00180C29">
    <w:pPr>
      <w:spacing w:line="240" w:lineRule="exact"/>
    </w:pPr>
    <w:r>
      <w:rPr>
        <w:noProof/>
      </w:rPr>
      <mc:AlternateContent>
        <mc:Choice Requires="wps">
          <w:drawing>
            <wp:anchor distT="0" distB="0" distL="114299" distR="114299" simplePos="0" relativeHeight="251655168" behindDoc="0" locked="1" layoutInCell="1" allowOverlap="0" wp14:anchorId="1245C173" wp14:editId="191B1339">
              <wp:simplePos x="0" y="0"/>
              <wp:positionH relativeFrom="margin">
                <wp:posOffset>-127636</wp:posOffset>
              </wp:positionH>
              <wp:positionV relativeFrom="page">
                <wp:posOffset>2540</wp:posOffset>
              </wp:positionV>
              <wp:extent cx="0" cy="10058400"/>
              <wp:effectExtent l="0" t="0" r="25400" b="25400"/>
              <wp:wrapNone/>
              <wp:docPr id="3"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eftBorder1" o:spid="_x0000_s1026" style="position:absolute;z-index:251655168;visibility:visible;mso-wrap-style:square;mso-width-percent:0;mso-height-percent:0;mso-wrap-distance-left:114299emu;mso-wrap-distance-top:0;mso-wrap-distance-right:114299emu;mso-wrap-distance-bottom:0;mso-position-horizontal:absolute;mso-position-horizontal-relative:margin;mso-position-vertical:absolute;mso-position-vertical-relative:page;mso-width-percent:0;mso-height-percent:0;mso-width-relative:page;mso-height-relative:page" from="-10pt,.2pt" to="-10pt,792.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" o:allowoverlap="f">
              <w10:wrap anchorx="margin" anchory="page"/>
              <w10:anchorlock/>
            </v:line>
          </w:pict>
        </mc:Fallback>
      </mc:AlternateContent>
    </w:r>
    <w:r>
      <w:rPr>
        <w:noProof/>
      </w:rPr>
      <mc:AlternateContent>
        <mc:Choice Requires="wps">
          <w:drawing>
            <wp:anchor distT="0" distB="0" distL="114299" distR="114299" simplePos="0" relativeHeight="251656192" behindDoc="0" locked="1" layoutInCell="1" allowOverlap="0" wp14:anchorId="3EBD3F42" wp14:editId="7D30A0BD">
              <wp:simplePos x="0" y="0"/>
              <wp:positionH relativeFrom="margin">
                <wp:posOffset>-90806</wp:posOffset>
              </wp:positionH>
              <wp:positionV relativeFrom="page">
                <wp:posOffset>2540</wp:posOffset>
              </wp:positionV>
              <wp:extent cx="0" cy="10058400"/>
              <wp:effectExtent l="0" t="0" r="25400" b="25400"/>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eftBorder2" o:spid="_x0000_s1026" style="position:absolute;z-index:251656192;visibility:visible;mso-wrap-style:square;mso-width-percent:0;mso-height-percent:0;mso-wrap-distance-left:114299emu;mso-wrap-distance-top:0;mso-wrap-distance-right:114299emu;mso-wrap-distance-bottom:0;mso-position-horizontal:absolute;mso-position-horizontal-relative:margin;mso-position-vertical:absolute;mso-position-vertical-relative:page;mso-width-percent:0;mso-height-percent:0;mso-width-relative:page;mso-height-relative:page" from="-7.1pt,.2pt" to="-7.1pt,792.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" o:allowoverlap="f">
              <w10:wrap anchorx="margin" anchory="page"/>
              <w10:anchorlock/>
            </v:line>
          </w:pict>
        </mc:Fallback>
      </mc:AlternateContent>
    </w:r>
    <w:r>
      <w:rPr>
        <w:noProof/>
      </w:rPr>
      <mc:AlternateContent>
        <mc:Choice Requires="wps">
          <w:drawing>
            <wp:anchor distT="0" distB="0" distL="114299" distR="114299" simplePos="0" relativeHeight="251657216" behindDoc="0" locked="1" layoutInCell="1" allowOverlap="0" wp14:anchorId="4D9363BA" wp14:editId="2A65B428">
              <wp:simplePos x="0" y="0"/>
              <wp:positionH relativeFrom="margin">
                <wp:posOffset>6263639</wp:posOffset>
              </wp:positionH>
              <wp:positionV relativeFrom="page">
                <wp:posOffset>2540</wp:posOffset>
              </wp:positionV>
              <wp:extent cx="0" cy="10058400"/>
              <wp:effectExtent l="0" t="0" r="25400" b="25400"/>
              <wp:wrapNone/>
              <wp:docPr id="1"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RightBorder" o:spid="_x0000_s1026" style="position:absolute;z-index:251657216;visibility:visible;mso-wrap-style:square;mso-width-percent:0;mso-height-percent:0;mso-wrap-distance-left:114299emu;mso-wrap-distance-top:0;mso-wrap-distance-right:114299emu;mso-wrap-distance-bottom:0;mso-position-horizontal:absolute;mso-position-horizontal-relative:margin;mso-position-vertical:absolute;mso-position-vertical-relative:page;mso-width-percent:0;mso-height-percent:0;mso-width-relative:page;mso-height-relative:page" from="493.2pt,.2pt" to="493.2pt,792.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" o:allowoverlap="f">
              <w10:wrap anchorx="margin" anchory="page"/>
              <w10:anchorlock/>
            </v:line>
          </w:pict>
        </mc:Fallback>
      </mc:AlternateContent>
    </w:r>
  </w:p>
  <w:p w14:paraId="70619847" w14:textId="77777777" w:rsidR="00A9042C" w:rsidRDefault="00A9042C"/>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101411C8"/>
    <w:lvl w:ilvl="0">
      <w:start w:val="1"/>
      <w:numFmt w:val="upperRoman"/>
      <w:pStyle w:val="Heading1"/>
      <w:lvlText w:val="%1."/>
      <w:legacy w:legacy="1" w:legacySpace="144" w:legacyIndent="0"/>
      <w:lvlJc w:val="left"/>
      <w:rPr>
        <w:u w:val="none"/>
      </w:rPr>
    </w:lvl>
    <w:lvl w:ilvl="1">
      <w:start w:val="1"/>
      <w:numFmt w:val="upperLetter"/>
      <w:pStyle w:val="Heading2"/>
      <w:lvlText w:val="%2."/>
      <w:legacy w:legacy="1" w:legacySpace="0" w:legacyIndent="720"/>
      <w:lvlJc w:val="left"/>
      <w:pPr>
        <w:ind w:left="1440" w:hanging="720"/>
      </w:pPr>
      <w:rPr>
        <w:u w:val="none"/>
      </w:rPr>
    </w:lvl>
    <w:lvl w:ilvl="2">
      <w:start w:val="1"/>
      <w:numFmt w:val="decimal"/>
      <w:pStyle w:val="Heading3"/>
      <w:lvlText w:val="%3."/>
      <w:legacy w:legacy="1" w:legacySpace="0" w:legacyIndent="720"/>
      <w:lvlJc w:val="left"/>
      <w:pPr>
        <w:ind w:left="2160" w:hanging="720"/>
      </w:pPr>
      <w:rPr>
        <w:u w:val="none"/>
      </w:rPr>
    </w:lvl>
    <w:lvl w:ilvl="3">
      <w:start w:val="1"/>
      <w:numFmt w:val="lowerLetter"/>
      <w:pStyle w:val="Heading4"/>
      <w:lvlText w:val="%4."/>
      <w:legacy w:legacy="1" w:legacySpace="0" w:legacyIndent="720"/>
      <w:lvlJc w:val="left"/>
      <w:pPr>
        <w:ind w:left="2880" w:hanging="720"/>
      </w:pPr>
      <w:rPr>
        <w:u w:val="none"/>
      </w:rPr>
    </w:lvl>
    <w:lvl w:ilvl="4">
      <w:start w:val="1"/>
      <w:numFmt w:val="lowerRoman"/>
      <w:pStyle w:val="Heading5"/>
      <w:lvlText w:val="(%5)"/>
      <w:legacy w:legacy="1" w:legacySpace="0" w:legacyIndent="720"/>
      <w:lvlJc w:val="left"/>
      <w:pPr>
        <w:ind w:left="3600" w:hanging="720"/>
      </w:pPr>
      <w:rPr>
        <w:u w:val="none"/>
      </w:rPr>
    </w:lvl>
    <w:lvl w:ilvl="5">
      <w:start w:val="1"/>
      <w:numFmt w:val="upperLetter"/>
      <w:pStyle w:val="Heading6"/>
      <w:lvlText w:val="%6."/>
      <w:legacy w:legacy="1" w:legacySpace="0" w:legacyIndent="720"/>
      <w:lvlJc w:val="left"/>
      <w:pPr>
        <w:ind w:left="4320" w:hanging="720"/>
      </w:pPr>
      <w:rPr>
        <w:u w:val="none"/>
      </w:rPr>
    </w:lvl>
    <w:lvl w:ilvl="6">
      <w:start w:val="1"/>
      <w:numFmt w:val="decimal"/>
      <w:pStyle w:val="Heading7"/>
      <w:lvlText w:val="%7."/>
      <w:legacy w:legacy="1" w:legacySpace="0" w:legacyIndent="720"/>
      <w:lvlJc w:val="left"/>
      <w:pPr>
        <w:ind w:left="5040" w:hanging="720"/>
      </w:pPr>
      <w:rPr>
        <w:u w:val="none"/>
      </w:rPr>
    </w:lvl>
    <w:lvl w:ilvl="7">
      <w:start w:val="1"/>
      <w:numFmt w:val="lowerLetter"/>
      <w:pStyle w:val="Heading8"/>
      <w:lvlText w:val="%8."/>
      <w:legacy w:legacy="1" w:legacySpace="0" w:legacyIndent="720"/>
      <w:lvlJc w:val="left"/>
      <w:pPr>
        <w:ind w:left="5760" w:hanging="720"/>
      </w:pPr>
      <w:rPr>
        <w:u w:val="none"/>
      </w:rPr>
    </w:lvl>
    <w:lvl w:ilvl="8">
      <w:start w:val="1"/>
      <w:numFmt w:val="lowerRoman"/>
      <w:pStyle w:val="Heading9"/>
      <w:lvlText w:val="(%9)"/>
      <w:legacy w:legacy="1" w:legacySpace="0" w:legacyIndent="720"/>
      <w:lvlJc w:val="left"/>
      <w:pPr>
        <w:ind w:left="6480" w:hanging="720"/>
      </w:pPr>
      <w:rPr>
        <w:u w:val="none"/>
      </w:rPr>
    </w:lvl>
  </w:abstractNum>
  <w:abstractNum w:abstractNumId="1">
    <w:nsid w:val="00000002"/>
    <w:multiLevelType w:val="multilevel"/>
    <w:tmpl w:val="00000000"/>
    <w:name w:val="Numbers 2"/>
    <w:lvl w:ilvl="0">
      <w:start w:val="1"/>
      <w:numFmt w:val="decimal"/>
      <w:lvlText w:val="%1."/>
      <w:lvlJc w:val="left"/>
    </w:lvl>
    <w:lvl w:ilvl="1">
      <w:start w:val="1"/>
      <w:numFmt w:val="lowerLetter"/>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nsid w:val="041A78C7"/>
    <w:multiLevelType w:val="hybridMultilevel"/>
    <w:tmpl w:val="56789388"/>
    <w:lvl w:ilvl="0" w:tplc="0409000F">
      <w:start w:val="1"/>
      <w:numFmt w:val="decimal"/>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F90045"/>
    <w:multiLevelType w:val="multilevel"/>
    <w:tmpl w:val="0A4412B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nsid w:val="0CD74B01"/>
    <w:multiLevelType w:val="hybridMultilevel"/>
    <w:tmpl w:val="30082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8B30BB"/>
    <w:multiLevelType w:val="hybridMultilevel"/>
    <w:tmpl w:val="7D56CCC4"/>
    <w:lvl w:ilvl="0" w:tplc="0409000F">
      <w:start w:val="1"/>
      <w:numFmt w:val="decimal"/>
      <w:lvlText w:val="%1."/>
      <w:lvlJc w:val="left"/>
      <w:pPr>
        <w:tabs>
          <w:tab w:val="num" w:pos="1440"/>
        </w:tabs>
        <w:ind w:left="1440" w:hanging="360"/>
      </w:pPr>
    </w:lvl>
    <w:lvl w:ilvl="1" w:tplc="39D0306A">
      <w:start w:val="1"/>
      <w:numFmt w:val="lowerLetter"/>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nsid w:val="171D757A"/>
    <w:multiLevelType w:val="hybridMultilevel"/>
    <w:tmpl w:val="1DE2E52C"/>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868772A"/>
    <w:multiLevelType w:val="multilevel"/>
    <w:tmpl w:val="B37400E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nsid w:val="1A8E64FD"/>
    <w:multiLevelType w:val="hybridMultilevel"/>
    <w:tmpl w:val="706C687C"/>
    <w:lvl w:ilvl="0" w:tplc="0409000F">
      <w:start w:val="1"/>
      <w:numFmt w:val="decimal"/>
      <w:lvlText w:val="%1."/>
      <w:lvlJc w:val="left"/>
      <w:pPr>
        <w:ind w:left="720" w:hanging="360"/>
      </w:pPr>
    </w:lvl>
    <w:lvl w:ilvl="1" w:tplc="B4DA98A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B7181C"/>
    <w:multiLevelType w:val="hybridMultilevel"/>
    <w:tmpl w:val="F77874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7B73BF"/>
    <w:multiLevelType w:val="hybridMultilevel"/>
    <w:tmpl w:val="06D22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76C0D6C"/>
    <w:multiLevelType w:val="hybridMultilevel"/>
    <w:tmpl w:val="2DC2B9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DFD73D5"/>
    <w:multiLevelType w:val="hybridMultilevel"/>
    <w:tmpl w:val="CF9C1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FB857DD"/>
    <w:multiLevelType w:val="multilevel"/>
    <w:tmpl w:val="0A4412B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4">
    <w:nsid w:val="31D20063"/>
    <w:multiLevelType w:val="hybridMultilevel"/>
    <w:tmpl w:val="ED0802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3F1132B1"/>
    <w:multiLevelType w:val="hybridMultilevel"/>
    <w:tmpl w:val="C818B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79D24A0"/>
    <w:multiLevelType w:val="hybridMultilevel"/>
    <w:tmpl w:val="552E25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CA469E1"/>
    <w:multiLevelType w:val="hybridMultilevel"/>
    <w:tmpl w:val="C75C9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BD3B0B"/>
    <w:multiLevelType w:val="multilevel"/>
    <w:tmpl w:val="C32AA22E"/>
    <w:lvl w:ilvl="0">
      <w:start w:val="1"/>
      <w:numFmt w:val="decimal"/>
      <w:lvlText w:val="%1."/>
      <w:lvlJc w:val="left"/>
      <w:pPr>
        <w:ind w:left="720" w:firstLine="360"/>
      </w:pPr>
      <w:rPr>
        <w:rFonts w:ascii="Times New Roman" w:hAnsi="Times New Roman" w:cs="Times New Roman" w:hint="default"/>
        <w:b w:val="0"/>
        <w:sz w:val="24"/>
        <w:szCs w:val="24"/>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9">
    <w:nsid w:val="50F75283"/>
    <w:multiLevelType w:val="hybridMultilevel"/>
    <w:tmpl w:val="586C9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2F72199"/>
    <w:multiLevelType w:val="hybridMultilevel"/>
    <w:tmpl w:val="CF9C1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D8A38E9"/>
    <w:multiLevelType w:val="hybridMultilevel"/>
    <w:tmpl w:val="F2E4A8A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62FB0EFF"/>
    <w:multiLevelType w:val="multilevel"/>
    <w:tmpl w:val="0A4412B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
    <w:nsid w:val="76D048C2"/>
    <w:multiLevelType w:val="hybridMultilevel"/>
    <w:tmpl w:val="B31CC510"/>
    <w:lvl w:ilvl="0" w:tplc="6DC23F9E">
      <w:start w:val="2"/>
      <w:numFmt w:val="decimal"/>
      <w:lvlText w:val="%1."/>
      <w:lvlJc w:val="left"/>
      <w:pPr>
        <w:tabs>
          <w:tab w:val="num" w:pos="720"/>
        </w:tabs>
        <w:ind w:left="0" w:firstLine="72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7D964727"/>
    <w:multiLevelType w:val="hybridMultilevel"/>
    <w:tmpl w:val="D3F29026"/>
    <w:lvl w:ilvl="0" w:tplc="6DC23F9E">
      <w:start w:val="2"/>
      <w:numFmt w:val="decimal"/>
      <w:lvlText w:val="%1."/>
      <w:lvlJc w:val="left"/>
      <w:pPr>
        <w:tabs>
          <w:tab w:val="num" w:pos="720"/>
        </w:tabs>
        <w:ind w:left="0" w:firstLine="72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23"/>
  </w:num>
  <w:num w:numId="11">
    <w:abstractNumId w:val="5"/>
  </w:num>
  <w:num w:numId="12">
    <w:abstractNumId w:val="9"/>
  </w:num>
  <w:num w:numId="13">
    <w:abstractNumId w:val="6"/>
  </w:num>
  <w:num w:numId="14">
    <w:abstractNumId w:val="24"/>
  </w:num>
  <w:num w:numId="15">
    <w:abstractNumId w:val="16"/>
  </w:num>
  <w:num w:numId="16">
    <w:abstractNumId w:val="11"/>
  </w:num>
  <w:num w:numId="17">
    <w:abstractNumId w:val="10"/>
  </w:num>
  <w:num w:numId="18">
    <w:abstractNumId w:val="8"/>
  </w:num>
  <w:num w:numId="19">
    <w:abstractNumId w:val="2"/>
  </w:num>
  <w:num w:numId="20">
    <w:abstractNumId w:val="19"/>
  </w:num>
  <w:num w:numId="21">
    <w:abstractNumId w:val="14"/>
  </w:num>
  <w:num w:numId="22">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num>
  <w:num w:numId="24">
    <w:abstractNumId w:val="17"/>
  </w:num>
  <w:num w:numId="25">
    <w:abstractNumId w:val="12"/>
  </w:num>
  <w:num w:numId="26">
    <w:abstractNumId w:val="21"/>
  </w:num>
  <w:num w:numId="27">
    <w:abstractNumId w:val="20"/>
  </w:num>
  <w:num w:numId="28">
    <w:abstractNumId w:val="4"/>
  </w:num>
  <w:num w:numId="29">
    <w:abstractNumId w:val="18"/>
  </w:num>
  <w:num w:numId="30">
    <w:abstractNumId w:val="7"/>
  </w:num>
  <w:num w:numId="31">
    <w:abstractNumId w:val="3"/>
  </w:num>
  <w:num w:numId="32">
    <w:abstractNumId w:val="13"/>
  </w:num>
  <w:num w:numId="33">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autoHyphenation/>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1BDE"/>
    <w:rsid w:val="00001EB8"/>
    <w:rsid w:val="00002B9E"/>
    <w:rsid w:val="00003820"/>
    <w:rsid w:val="000049CC"/>
    <w:rsid w:val="00005B54"/>
    <w:rsid w:val="00011327"/>
    <w:rsid w:val="00012E77"/>
    <w:rsid w:val="0001614D"/>
    <w:rsid w:val="00017A1E"/>
    <w:rsid w:val="0002091F"/>
    <w:rsid w:val="00020F62"/>
    <w:rsid w:val="000247D5"/>
    <w:rsid w:val="0002652F"/>
    <w:rsid w:val="00027ACE"/>
    <w:rsid w:val="0003008E"/>
    <w:rsid w:val="00030202"/>
    <w:rsid w:val="00030372"/>
    <w:rsid w:val="000312D2"/>
    <w:rsid w:val="00036A16"/>
    <w:rsid w:val="00037668"/>
    <w:rsid w:val="00037813"/>
    <w:rsid w:val="00037B41"/>
    <w:rsid w:val="00044797"/>
    <w:rsid w:val="0005111F"/>
    <w:rsid w:val="00052214"/>
    <w:rsid w:val="00054BBC"/>
    <w:rsid w:val="00055A50"/>
    <w:rsid w:val="000576C4"/>
    <w:rsid w:val="000627D4"/>
    <w:rsid w:val="00064014"/>
    <w:rsid w:val="000679A4"/>
    <w:rsid w:val="000703D9"/>
    <w:rsid w:val="000713AD"/>
    <w:rsid w:val="00071E60"/>
    <w:rsid w:val="0007383E"/>
    <w:rsid w:val="000756F8"/>
    <w:rsid w:val="0008007E"/>
    <w:rsid w:val="0008110B"/>
    <w:rsid w:val="00084F8B"/>
    <w:rsid w:val="00085789"/>
    <w:rsid w:val="000878DF"/>
    <w:rsid w:val="00090753"/>
    <w:rsid w:val="00093C28"/>
    <w:rsid w:val="00095B2C"/>
    <w:rsid w:val="00096D4A"/>
    <w:rsid w:val="0009742E"/>
    <w:rsid w:val="000A0733"/>
    <w:rsid w:val="000A16DD"/>
    <w:rsid w:val="000A33EC"/>
    <w:rsid w:val="000A5404"/>
    <w:rsid w:val="000A649C"/>
    <w:rsid w:val="000A7877"/>
    <w:rsid w:val="000A7FE6"/>
    <w:rsid w:val="000B013C"/>
    <w:rsid w:val="000B1659"/>
    <w:rsid w:val="000B1A1F"/>
    <w:rsid w:val="000B4E2A"/>
    <w:rsid w:val="000B5C58"/>
    <w:rsid w:val="000C0B96"/>
    <w:rsid w:val="000C0F72"/>
    <w:rsid w:val="000C1255"/>
    <w:rsid w:val="000C3BC6"/>
    <w:rsid w:val="000C613B"/>
    <w:rsid w:val="000C7147"/>
    <w:rsid w:val="000C772C"/>
    <w:rsid w:val="000D0CC9"/>
    <w:rsid w:val="000D0D1E"/>
    <w:rsid w:val="000D28DF"/>
    <w:rsid w:val="000D39C5"/>
    <w:rsid w:val="000D3EB8"/>
    <w:rsid w:val="000D3F14"/>
    <w:rsid w:val="000D7BB9"/>
    <w:rsid w:val="000E1030"/>
    <w:rsid w:val="000E2474"/>
    <w:rsid w:val="000E2D5B"/>
    <w:rsid w:val="000E65A4"/>
    <w:rsid w:val="000F0378"/>
    <w:rsid w:val="000F21DF"/>
    <w:rsid w:val="000F3114"/>
    <w:rsid w:val="000F636C"/>
    <w:rsid w:val="000F75C7"/>
    <w:rsid w:val="000F7CBF"/>
    <w:rsid w:val="00102DB7"/>
    <w:rsid w:val="00110FBC"/>
    <w:rsid w:val="00111FAF"/>
    <w:rsid w:val="00112995"/>
    <w:rsid w:val="001210C5"/>
    <w:rsid w:val="00125BF9"/>
    <w:rsid w:val="001339A5"/>
    <w:rsid w:val="00137B43"/>
    <w:rsid w:val="001408B1"/>
    <w:rsid w:val="001409F0"/>
    <w:rsid w:val="00140B82"/>
    <w:rsid w:val="0014114F"/>
    <w:rsid w:val="00143844"/>
    <w:rsid w:val="00150FAF"/>
    <w:rsid w:val="001525E2"/>
    <w:rsid w:val="00155780"/>
    <w:rsid w:val="0015600E"/>
    <w:rsid w:val="00160E8B"/>
    <w:rsid w:val="00162BD2"/>
    <w:rsid w:val="0016525D"/>
    <w:rsid w:val="001756F6"/>
    <w:rsid w:val="001762E8"/>
    <w:rsid w:val="00177534"/>
    <w:rsid w:val="00180C29"/>
    <w:rsid w:val="00181986"/>
    <w:rsid w:val="00183020"/>
    <w:rsid w:val="0018424D"/>
    <w:rsid w:val="00184257"/>
    <w:rsid w:val="00186783"/>
    <w:rsid w:val="00191061"/>
    <w:rsid w:val="0019110A"/>
    <w:rsid w:val="001914AC"/>
    <w:rsid w:val="00193636"/>
    <w:rsid w:val="00195427"/>
    <w:rsid w:val="00196E26"/>
    <w:rsid w:val="001A3341"/>
    <w:rsid w:val="001A3F1D"/>
    <w:rsid w:val="001A5BEA"/>
    <w:rsid w:val="001B160B"/>
    <w:rsid w:val="001B2F70"/>
    <w:rsid w:val="001B43D4"/>
    <w:rsid w:val="001B5CC4"/>
    <w:rsid w:val="001B6120"/>
    <w:rsid w:val="001B7D5F"/>
    <w:rsid w:val="001C48C7"/>
    <w:rsid w:val="001C5F97"/>
    <w:rsid w:val="001C6F0A"/>
    <w:rsid w:val="001C7D5A"/>
    <w:rsid w:val="001D12CD"/>
    <w:rsid w:val="001D390C"/>
    <w:rsid w:val="001D544D"/>
    <w:rsid w:val="001D7C27"/>
    <w:rsid w:val="001E0684"/>
    <w:rsid w:val="001E1F3C"/>
    <w:rsid w:val="001E24DB"/>
    <w:rsid w:val="001E3146"/>
    <w:rsid w:val="001E6031"/>
    <w:rsid w:val="001E6B30"/>
    <w:rsid w:val="001E7F6D"/>
    <w:rsid w:val="001F05B3"/>
    <w:rsid w:val="001F0A3E"/>
    <w:rsid w:val="001F21EC"/>
    <w:rsid w:val="001F29F9"/>
    <w:rsid w:val="001F325A"/>
    <w:rsid w:val="001F3A8C"/>
    <w:rsid w:val="001F5688"/>
    <w:rsid w:val="001F5956"/>
    <w:rsid w:val="001F59E9"/>
    <w:rsid w:val="001F6B9B"/>
    <w:rsid w:val="00200D3F"/>
    <w:rsid w:val="00200D6E"/>
    <w:rsid w:val="00203C0E"/>
    <w:rsid w:val="00203D6E"/>
    <w:rsid w:val="0020445C"/>
    <w:rsid w:val="00205C10"/>
    <w:rsid w:val="00206BC5"/>
    <w:rsid w:val="00207F39"/>
    <w:rsid w:val="002109A6"/>
    <w:rsid w:val="00210ADE"/>
    <w:rsid w:val="00212C46"/>
    <w:rsid w:val="00214F1E"/>
    <w:rsid w:val="00215E01"/>
    <w:rsid w:val="002203BE"/>
    <w:rsid w:val="0022112B"/>
    <w:rsid w:val="00223938"/>
    <w:rsid w:val="00224686"/>
    <w:rsid w:val="00233CFC"/>
    <w:rsid w:val="00234E02"/>
    <w:rsid w:val="00236BBB"/>
    <w:rsid w:val="00236C60"/>
    <w:rsid w:val="00241F5D"/>
    <w:rsid w:val="0024543C"/>
    <w:rsid w:val="002469F2"/>
    <w:rsid w:val="00250F80"/>
    <w:rsid w:val="002520C4"/>
    <w:rsid w:val="002537A7"/>
    <w:rsid w:val="0025456C"/>
    <w:rsid w:val="002579BE"/>
    <w:rsid w:val="00260F53"/>
    <w:rsid w:val="00262B18"/>
    <w:rsid w:val="002722EA"/>
    <w:rsid w:val="00272717"/>
    <w:rsid w:val="00280A19"/>
    <w:rsid w:val="00283ECB"/>
    <w:rsid w:val="002849E1"/>
    <w:rsid w:val="0028500F"/>
    <w:rsid w:val="002860CF"/>
    <w:rsid w:val="002872E2"/>
    <w:rsid w:val="002879C7"/>
    <w:rsid w:val="0029031A"/>
    <w:rsid w:val="0029083D"/>
    <w:rsid w:val="002946B7"/>
    <w:rsid w:val="0029544F"/>
    <w:rsid w:val="002955DC"/>
    <w:rsid w:val="00295E8A"/>
    <w:rsid w:val="00296C7E"/>
    <w:rsid w:val="002A0132"/>
    <w:rsid w:val="002A04F1"/>
    <w:rsid w:val="002A1A80"/>
    <w:rsid w:val="002A1BDE"/>
    <w:rsid w:val="002A2CD0"/>
    <w:rsid w:val="002A359E"/>
    <w:rsid w:val="002A363F"/>
    <w:rsid w:val="002A6977"/>
    <w:rsid w:val="002A6A84"/>
    <w:rsid w:val="002B0798"/>
    <w:rsid w:val="002B3788"/>
    <w:rsid w:val="002B5E5E"/>
    <w:rsid w:val="002B5F56"/>
    <w:rsid w:val="002B7956"/>
    <w:rsid w:val="002C06E6"/>
    <w:rsid w:val="002C3289"/>
    <w:rsid w:val="002C36CF"/>
    <w:rsid w:val="002C54B7"/>
    <w:rsid w:val="002D061B"/>
    <w:rsid w:val="002D2085"/>
    <w:rsid w:val="002D6707"/>
    <w:rsid w:val="002E3E47"/>
    <w:rsid w:val="002E4523"/>
    <w:rsid w:val="002E4761"/>
    <w:rsid w:val="002F172E"/>
    <w:rsid w:val="002F47B1"/>
    <w:rsid w:val="0030066B"/>
    <w:rsid w:val="003006EF"/>
    <w:rsid w:val="00301DD4"/>
    <w:rsid w:val="0030324A"/>
    <w:rsid w:val="003037E0"/>
    <w:rsid w:val="00310B61"/>
    <w:rsid w:val="00314212"/>
    <w:rsid w:val="00316BF0"/>
    <w:rsid w:val="003178BC"/>
    <w:rsid w:val="00323874"/>
    <w:rsid w:val="00324580"/>
    <w:rsid w:val="00325087"/>
    <w:rsid w:val="00325DA5"/>
    <w:rsid w:val="00327945"/>
    <w:rsid w:val="00327C86"/>
    <w:rsid w:val="00327C9B"/>
    <w:rsid w:val="00330C48"/>
    <w:rsid w:val="00331718"/>
    <w:rsid w:val="00332FB4"/>
    <w:rsid w:val="00335442"/>
    <w:rsid w:val="00335EAF"/>
    <w:rsid w:val="00337B1F"/>
    <w:rsid w:val="003409DF"/>
    <w:rsid w:val="003410F8"/>
    <w:rsid w:val="00341BDA"/>
    <w:rsid w:val="00342361"/>
    <w:rsid w:val="003423B9"/>
    <w:rsid w:val="00344C8B"/>
    <w:rsid w:val="0034652D"/>
    <w:rsid w:val="003476BE"/>
    <w:rsid w:val="00347D61"/>
    <w:rsid w:val="00355283"/>
    <w:rsid w:val="003554DD"/>
    <w:rsid w:val="00367EAF"/>
    <w:rsid w:val="0037010F"/>
    <w:rsid w:val="00376ACE"/>
    <w:rsid w:val="00377021"/>
    <w:rsid w:val="0037761B"/>
    <w:rsid w:val="00382810"/>
    <w:rsid w:val="0038445B"/>
    <w:rsid w:val="003869A6"/>
    <w:rsid w:val="00390448"/>
    <w:rsid w:val="003917D3"/>
    <w:rsid w:val="00394C1F"/>
    <w:rsid w:val="00396388"/>
    <w:rsid w:val="00396952"/>
    <w:rsid w:val="003A00AD"/>
    <w:rsid w:val="003A01F9"/>
    <w:rsid w:val="003A1BEC"/>
    <w:rsid w:val="003A4182"/>
    <w:rsid w:val="003A63C5"/>
    <w:rsid w:val="003A7771"/>
    <w:rsid w:val="003B0084"/>
    <w:rsid w:val="003B0F21"/>
    <w:rsid w:val="003B56FA"/>
    <w:rsid w:val="003B5762"/>
    <w:rsid w:val="003B6DB7"/>
    <w:rsid w:val="003C0B85"/>
    <w:rsid w:val="003C1F48"/>
    <w:rsid w:val="003C3AD5"/>
    <w:rsid w:val="003D0F26"/>
    <w:rsid w:val="003D3C96"/>
    <w:rsid w:val="003D45EA"/>
    <w:rsid w:val="003E0C33"/>
    <w:rsid w:val="003E27FF"/>
    <w:rsid w:val="003E3A50"/>
    <w:rsid w:val="003E5CF4"/>
    <w:rsid w:val="003E5FFF"/>
    <w:rsid w:val="003F0198"/>
    <w:rsid w:val="003F078E"/>
    <w:rsid w:val="003F3908"/>
    <w:rsid w:val="003F522F"/>
    <w:rsid w:val="003F53BE"/>
    <w:rsid w:val="003F5902"/>
    <w:rsid w:val="003F6EFD"/>
    <w:rsid w:val="00401394"/>
    <w:rsid w:val="00401477"/>
    <w:rsid w:val="00401E32"/>
    <w:rsid w:val="0040297F"/>
    <w:rsid w:val="00404F25"/>
    <w:rsid w:val="00406692"/>
    <w:rsid w:val="00410A5F"/>
    <w:rsid w:val="00410DC4"/>
    <w:rsid w:val="00414A8E"/>
    <w:rsid w:val="004161F0"/>
    <w:rsid w:val="004167D8"/>
    <w:rsid w:val="00417073"/>
    <w:rsid w:val="00422848"/>
    <w:rsid w:val="00423EBE"/>
    <w:rsid w:val="00430371"/>
    <w:rsid w:val="00431CB2"/>
    <w:rsid w:val="004354E1"/>
    <w:rsid w:val="004413C0"/>
    <w:rsid w:val="004437C0"/>
    <w:rsid w:val="00443AAC"/>
    <w:rsid w:val="00443E76"/>
    <w:rsid w:val="004465FD"/>
    <w:rsid w:val="004478FA"/>
    <w:rsid w:val="00447AD1"/>
    <w:rsid w:val="00447F7C"/>
    <w:rsid w:val="0045221C"/>
    <w:rsid w:val="00453642"/>
    <w:rsid w:val="00454C3A"/>
    <w:rsid w:val="00455B1B"/>
    <w:rsid w:val="00455F87"/>
    <w:rsid w:val="00457322"/>
    <w:rsid w:val="00457450"/>
    <w:rsid w:val="00460AFF"/>
    <w:rsid w:val="004621FA"/>
    <w:rsid w:val="0046279F"/>
    <w:rsid w:val="00462820"/>
    <w:rsid w:val="00463D0E"/>
    <w:rsid w:val="00465A13"/>
    <w:rsid w:val="004703A1"/>
    <w:rsid w:val="00472A2D"/>
    <w:rsid w:val="00473962"/>
    <w:rsid w:val="0047518C"/>
    <w:rsid w:val="00476EAD"/>
    <w:rsid w:val="00477440"/>
    <w:rsid w:val="004872A7"/>
    <w:rsid w:val="0048762B"/>
    <w:rsid w:val="004953D8"/>
    <w:rsid w:val="004958D2"/>
    <w:rsid w:val="0049754B"/>
    <w:rsid w:val="004975B4"/>
    <w:rsid w:val="00497C80"/>
    <w:rsid w:val="004A1FB9"/>
    <w:rsid w:val="004A701C"/>
    <w:rsid w:val="004B195F"/>
    <w:rsid w:val="004B1F9E"/>
    <w:rsid w:val="004B2D18"/>
    <w:rsid w:val="004B39FE"/>
    <w:rsid w:val="004B4BDB"/>
    <w:rsid w:val="004B5DA8"/>
    <w:rsid w:val="004C0520"/>
    <w:rsid w:val="004C1066"/>
    <w:rsid w:val="004C2A11"/>
    <w:rsid w:val="004C2FA1"/>
    <w:rsid w:val="004C3E54"/>
    <w:rsid w:val="004C5673"/>
    <w:rsid w:val="004C5FD1"/>
    <w:rsid w:val="004C6990"/>
    <w:rsid w:val="004D0098"/>
    <w:rsid w:val="004D02F1"/>
    <w:rsid w:val="004D47C3"/>
    <w:rsid w:val="004D62EE"/>
    <w:rsid w:val="004E0244"/>
    <w:rsid w:val="004E29C9"/>
    <w:rsid w:val="004E2E27"/>
    <w:rsid w:val="004E31DC"/>
    <w:rsid w:val="004E387A"/>
    <w:rsid w:val="004E5954"/>
    <w:rsid w:val="004E5DA2"/>
    <w:rsid w:val="004F0991"/>
    <w:rsid w:val="004F0C7A"/>
    <w:rsid w:val="004F17E4"/>
    <w:rsid w:val="00502D6A"/>
    <w:rsid w:val="005040BF"/>
    <w:rsid w:val="00504B7A"/>
    <w:rsid w:val="005054E1"/>
    <w:rsid w:val="0051027C"/>
    <w:rsid w:val="00510661"/>
    <w:rsid w:val="00512FC9"/>
    <w:rsid w:val="0051484D"/>
    <w:rsid w:val="00516FB0"/>
    <w:rsid w:val="0052176B"/>
    <w:rsid w:val="00522EFC"/>
    <w:rsid w:val="00526CA3"/>
    <w:rsid w:val="00531E7D"/>
    <w:rsid w:val="00533763"/>
    <w:rsid w:val="00534F74"/>
    <w:rsid w:val="00541415"/>
    <w:rsid w:val="00542C15"/>
    <w:rsid w:val="005435E6"/>
    <w:rsid w:val="005440DA"/>
    <w:rsid w:val="0054780B"/>
    <w:rsid w:val="00550311"/>
    <w:rsid w:val="00550313"/>
    <w:rsid w:val="00550BD6"/>
    <w:rsid w:val="00553EE4"/>
    <w:rsid w:val="0055492E"/>
    <w:rsid w:val="00554DDB"/>
    <w:rsid w:val="00555229"/>
    <w:rsid w:val="005567A3"/>
    <w:rsid w:val="0055714C"/>
    <w:rsid w:val="00560587"/>
    <w:rsid w:val="005608A4"/>
    <w:rsid w:val="005632F8"/>
    <w:rsid w:val="00566381"/>
    <w:rsid w:val="005732AD"/>
    <w:rsid w:val="00587E11"/>
    <w:rsid w:val="00590052"/>
    <w:rsid w:val="005932CB"/>
    <w:rsid w:val="00593BD8"/>
    <w:rsid w:val="00594AE7"/>
    <w:rsid w:val="005951D6"/>
    <w:rsid w:val="005A09E3"/>
    <w:rsid w:val="005A1ED3"/>
    <w:rsid w:val="005A6502"/>
    <w:rsid w:val="005B392C"/>
    <w:rsid w:val="005B798C"/>
    <w:rsid w:val="005C1166"/>
    <w:rsid w:val="005C1ACE"/>
    <w:rsid w:val="005C40C3"/>
    <w:rsid w:val="005C779F"/>
    <w:rsid w:val="005D3F9E"/>
    <w:rsid w:val="005D5C48"/>
    <w:rsid w:val="005D72F8"/>
    <w:rsid w:val="005D73CE"/>
    <w:rsid w:val="005E0693"/>
    <w:rsid w:val="005E1F30"/>
    <w:rsid w:val="005E47CA"/>
    <w:rsid w:val="005F184D"/>
    <w:rsid w:val="005F210E"/>
    <w:rsid w:val="005F2E49"/>
    <w:rsid w:val="005F37C0"/>
    <w:rsid w:val="005F4302"/>
    <w:rsid w:val="005F4E71"/>
    <w:rsid w:val="005F7BF0"/>
    <w:rsid w:val="005F7C64"/>
    <w:rsid w:val="005F7F3A"/>
    <w:rsid w:val="00606E5D"/>
    <w:rsid w:val="00607C82"/>
    <w:rsid w:val="00611415"/>
    <w:rsid w:val="00616756"/>
    <w:rsid w:val="006218D9"/>
    <w:rsid w:val="00622370"/>
    <w:rsid w:val="006224D7"/>
    <w:rsid w:val="00623374"/>
    <w:rsid w:val="006235C7"/>
    <w:rsid w:val="00624A37"/>
    <w:rsid w:val="00624D18"/>
    <w:rsid w:val="00627F14"/>
    <w:rsid w:val="00631C70"/>
    <w:rsid w:val="00632C1A"/>
    <w:rsid w:val="0063325F"/>
    <w:rsid w:val="00634090"/>
    <w:rsid w:val="0063576D"/>
    <w:rsid w:val="0063676D"/>
    <w:rsid w:val="00637723"/>
    <w:rsid w:val="00647402"/>
    <w:rsid w:val="00650856"/>
    <w:rsid w:val="006509AB"/>
    <w:rsid w:val="006519E9"/>
    <w:rsid w:val="00652127"/>
    <w:rsid w:val="006527BD"/>
    <w:rsid w:val="00652A7D"/>
    <w:rsid w:val="00653AB2"/>
    <w:rsid w:val="00653AB7"/>
    <w:rsid w:val="00653F9C"/>
    <w:rsid w:val="0065541B"/>
    <w:rsid w:val="0065547E"/>
    <w:rsid w:val="00661620"/>
    <w:rsid w:val="00661968"/>
    <w:rsid w:val="00661D76"/>
    <w:rsid w:val="006629B4"/>
    <w:rsid w:val="00662C16"/>
    <w:rsid w:val="006635EC"/>
    <w:rsid w:val="00664C07"/>
    <w:rsid w:val="00665ABC"/>
    <w:rsid w:val="00667278"/>
    <w:rsid w:val="00671C9E"/>
    <w:rsid w:val="0067300A"/>
    <w:rsid w:val="00675577"/>
    <w:rsid w:val="006760AD"/>
    <w:rsid w:val="00676E64"/>
    <w:rsid w:val="00680762"/>
    <w:rsid w:val="00682302"/>
    <w:rsid w:val="00682486"/>
    <w:rsid w:val="0068463C"/>
    <w:rsid w:val="00686241"/>
    <w:rsid w:val="006864BF"/>
    <w:rsid w:val="00690D56"/>
    <w:rsid w:val="006936B3"/>
    <w:rsid w:val="0069493A"/>
    <w:rsid w:val="006A2A9E"/>
    <w:rsid w:val="006A3B79"/>
    <w:rsid w:val="006A775F"/>
    <w:rsid w:val="006B2C91"/>
    <w:rsid w:val="006B5C12"/>
    <w:rsid w:val="006C40B7"/>
    <w:rsid w:val="006C49A5"/>
    <w:rsid w:val="006C4AA9"/>
    <w:rsid w:val="006C5534"/>
    <w:rsid w:val="006C5B50"/>
    <w:rsid w:val="006D105C"/>
    <w:rsid w:val="006D6822"/>
    <w:rsid w:val="006D7C7A"/>
    <w:rsid w:val="006D7FBA"/>
    <w:rsid w:val="006E1155"/>
    <w:rsid w:val="006E19F0"/>
    <w:rsid w:val="006E316B"/>
    <w:rsid w:val="006E37A4"/>
    <w:rsid w:val="006E5690"/>
    <w:rsid w:val="006E7E89"/>
    <w:rsid w:val="006F3B5D"/>
    <w:rsid w:val="006F4221"/>
    <w:rsid w:val="006F4637"/>
    <w:rsid w:val="006F5653"/>
    <w:rsid w:val="006F7595"/>
    <w:rsid w:val="00702DCD"/>
    <w:rsid w:val="0070624B"/>
    <w:rsid w:val="00711610"/>
    <w:rsid w:val="007131F2"/>
    <w:rsid w:val="00713764"/>
    <w:rsid w:val="00715C28"/>
    <w:rsid w:val="00715C56"/>
    <w:rsid w:val="00716832"/>
    <w:rsid w:val="00720BB2"/>
    <w:rsid w:val="00727C9E"/>
    <w:rsid w:val="00727D69"/>
    <w:rsid w:val="007300CD"/>
    <w:rsid w:val="00735055"/>
    <w:rsid w:val="0074081E"/>
    <w:rsid w:val="00740831"/>
    <w:rsid w:val="0074152B"/>
    <w:rsid w:val="00743950"/>
    <w:rsid w:val="00747C1A"/>
    <w:rsid w:val="00750BCD"/>
    <w:rsid w:val="00752F2F"/>
    <w:rsid w:val="00753BFF"/>
    <w:rsid w:val="00757199"/>
    <w:rsid w:val="007572BD"/>
    <w:rsid w:val="00761401"/>
    <w:rsid w:val="00762250"/>
    <w:rsid w:val="00770C75"/>
    <w:rsid w:val="00770E45"/>
    <w:rsid w:val="00772A8B"/>
    <w:rsid w:val="0077393E"/>
    <w:rsid w:val="00775A56"/>
    <w:rsid w:val="00776AFA"/>
    <w:rsid w:val="0078268A"/>
    <w:rsid w:val="00783111"/>
    <w:rsid w:val="0078628B"/>
    <w:rsid w:val="00796DFD"/>
    <w:rsid w:val="007974E1"/>
    <w:rsid w:val="007A5605"/>
    <w:rsid w:val="007A605B"/>
    <w:rsid w:val="007B1586"/>
    <w:rsid w:val="007B42C2"/>
    <w:rsid w:val="007B654F"/>
    <w:rsid w:val="007C00E9"/>
    <w:rsid w:val="007C09B2"/>
    <w:rsid w:val="007C211A"/>
    <w:rsid w:val="007C31BB"/>
    <w:rsid w:val="007C3BE4"/>
    <w:rsid w:val="007C65DC"/>
    <w:rsid w:val="007D1B43"/>
    <w:rsid w:val="007D1D76"/>
    <w:rsid w:val="007D2405"/>
    <w:rsid w:val="007D581F"/>
    <w:rsid w:val="007D5A03"/>
    <w:rsid w:val="007E2E3D"/>
    <w:rsid w:val="007E43EE"/>
    <w:rsid w:val="007F0566"/>
    <w:rsid w:val="007F0AB0"/>
    <w:rsid w:val="007F6CBA"/>
    <w:rsid w:val="00801B7F"/>
    <w:rsid w:val="008023CC"/>
    <w:rsid w:val="0080258E"/>
    <w:rsid w:val="00803E5C"/>
    <w:rsid w:val="00804D13"/>
    <w:rsid w:val="00807FBD"/>
    <w:rsid w:val="00811636"/>
    <w:rsid w:val="00813EBB"/>
    <w:rsid w:val="00814D27"/>
    <w:rsid w:val="00821C7F"/>
    <w:rsid w:val="00821F5F"/>
    <w:rsid w:val="00822451"/>
    <w:rsid w:val="00822E76"/>
    <w:rsid w:val="00822ED9"/>
    <w:rsid w:val="0083754C"/>
    <w:rsid w:val="00837811"/>
    <w:rsid w:val="008411FD"/>
    <w:rsid w:val="00843E18"/>
    <w:rsid w:val="008459DF"/>
    <w:rsid w:val="00845AE8"/>
    <w:rsid w:val="00846E7B"/>
    <w:rsid w:val="00850AC1"/>
    <w:rsid w:val="008532D2"/>
    <w:rsid w:val="00863475"/>
    <w:rsid w:val="008640DF"/>
    <w:rsid w:val="00864EA8"/>
    <w:rsid w:val="008701C8"/>
    <w:rsid w:val="008714F4"/>
    <w:rsid w:val="008733DA"/>
    <w:rsid w:val="00874C32"/>
    <w:rsid w:val="008771F0"/>
    <w:rsid w:val="00877BEC"/>
    <w:rsid w:val="00880E2E"/>
    <w:rsid w:val="008910FC"/>
    <w:rsid w:val="00895535"/>
    <w:rsid w:val="00896EEA"/>
    <w:rsid w:val="00896FDE"/>
    <w:rsid w:val="0089756A"/>
    <w:rsid w:val="008A1003"/>
    <w:rsid w:val="008A4059"/>
    <w:rsid w:val="008A409D"/>
    <w:rsid w:val="008A4436"/>
    <w:rsid w:val="008A58F6"/>
    <w:rsid w:val="008A73DB"/>
    <w:rsid w:val="008B27B1"/>
    <w:rsid w:val="008B3312"/>
    <w:rsid w:val="008B5F52"/>
    <w:rsid w:val="008B625D"/>
    <w:rsid w:val="008C4556"/>
    <w:rsid w:val="008C4628"/>
    <w:rsid w:val="008C6C9D"/>
    <w:rsid w:val="008C796E"/>
    <w:rsid w:val="008C79CB"/>
    <w:rsid w:val="008D25BA"/>
    <w:rsid w:val="008D6E80"/>
    <w:rsid w:val="008E1FAE"/>
    <w:rsid w:val="008E366A"/>
    <w:rsid w:val="008E4446"/>
    <w:rsid w:val="008F0FD5"/>
    <w:rsid w:val="008F1152"/>
    <w:rsid w:val="008F2F73"/>
    <w:rsid w:val="008F4047"/>
    <w:rsid w:val="009008C1"/>
    <w:rsid w:val="009015AB"/>
    <w:rsid w:val="00904170"/>
    <w:rsid w:val="0090483D"/>
    <w:rsid w:val="00904A0A"/>
    <w:rsid w:val="00911AA1"/>
    <w:rsid w:val="00912174"/>
    <w:rsid w:val="009269EE"/>
    <w:rsid w:val="00926AC5"/>
    <w:rsid w:val="00926F03"/>
    <w:rsid w:val="00927E5A"/>
    <w:rsid w:val="00936150"/>
    <w:rsid w:val="0094478B"/>
    <w:rsid w:val="009458C1"/>
    <w:rsid w:val="00945912"/>
    <w:rsid w:val="0094614B"/>
    <w:rsid w:val="00946732"/>
    <w:rsid w:val="00954314"/>
    <w:rsid w:val="00954F67"/>
    <w:rsid w:val="009568B2"/>
    <w:rsid w:val="00960CB5"/>
    <w:rsid w:val="009642B5"/>
    <w:rsid w:val="00965B49"/>
    <w:rsid w:val="00966A63"/>
    <w:rsid w:val="00967B9A"/>
    <w:rsid w:val="00970A06"/>
    <w:rsid w:val="00972151"/>
    <w:rsid w:val="0097430E"/>
    <w:rsid w:val="00974E16"/>
    <w:rsid w:val="00976075"/>
    <w:rsid w:val="0097713C"/>
    <w:rsid w:val="009815B9"/>
    <w:rsid w:val="00983151"/>
    <w:rsid w:val="00983D19"/>
    <w:rsid w:val="00986EEE"/>
    <w:rsid w:val="00991E0B"/>
    <w:rsid w:val="00996262"/>
    <w:rsid w:val="009A04A3"/>
    <w:rsid w:val="009A41ED"/>
    <w:rsid w:val="009A44A0"/>
    <w:rsid w:val="009A4F04"/>
    <w:rsid w:val="009A5E92"/>
    <w:rsid w:val="009A74C5"/>
    <w:rsid w:val="009B1C1D"/>
    <w:rsid w:val="009B2199"/>
    <w:rsid w:val="009B23A3"/>
    <w:rsid w:val="009B4B2B"/>
    <w:rsid w:val="009B7214"/>
    <w:rsid w:val="009C0593"/>
    <w:rsid w:val="009C110F"/>
    <w:rsid w:val="009C14D7"/>
    <w:rsid w:val="009C405C"/>
    <w:rsid w:val="009C4FE8"/>
    <w:rsid w:val="009C5549"/>
    <w:rsid w:val="009C56F3"/>
    <w:rsid w:val="009C7E3C"/>
    <w:rsid w:val="009D6AC2"/>
    <w:rsid w:val="009D74E4"/>
    <w:rsid w:val="009E11C3"/>
    <w:rsid w:val="009E5A6D"/>
    <w:rsid w:val="009E601D"/>
    <w:rsid w:val="009E751E"/>
    <w:rsid w:val="009F1E47"/>
    <w:rsid w:val="009F26B7"/>
    <w:rsid w:val="009F5C1B"/>
    <w:rsid w:val="00A01162"/>
    <w:rsid w:val="00A01AFA"/>
    <w:rsid w:val="00A02774"/>
    <w:rsid w:val="00A05278"/>
    <w:rsid w:val="00A1114A"/>
    <w:rsid w:val="00A11B9E"/>
    <w:rsid w:val="00A1585D"/>
    <w:rsid w:val="00A17CCB"/>
    <w:rsid w:val="00A21D04"/>
    <w:rsid w:val="00A225BA"/>
    <w:rsid w:val="00A311CB"/>
    <w:rsid w:val="00A323A9"/>
    <w:rsid w:val="00A33DCF"/>
    <w:rsid w:val="00A349CF"/>
    <w:rsid w:val="00A35958"/>
    <w:rsid w:val="00A372B7"/>
    <w:rsid w:val="00A37492"/>
    <w:rsid w:val="00A41AA3"/>
    <w:rsid w:val="00A420EA"/>
    <w:rsid w:val="00A43417"/>
    <w:rsid w:val="00A45990"/>
    <w:rsid w:val="00A46B51"/>
    <w:rsid w:val="00A52313"/>
    <w:rsid w:val="00A54057"/>
    <w:rsid w:val="00A556F2"/>
    <w:rsid w:val="00A57125"/>
    <w:rsid w:val="00A606B9"/>
    <w:rsid w:val="00A6640A"/>
    <w:rsid w:val="00A71166"/>
    <w:rsid w:val="00A71DCA"/>
    <w:rsid w:val="00A836F7"/>
    <w:rsid w:val="00A8426C"/>
    <w:rsid w:val="00A84B69"/>
    <w:rsid w:val="00A9042C"/>
    <w:rsid w:val="00A90903"/>
    <w:rsid w:val="00A9155D"/>
    <w:rsid w:val="00A97241"/>
    <w:rsid w:val="00AA0CCE"/>
    <w:rsid w:val="00AA1625"/>
    <w:rsid w:val="00AA1635"/>
    <w:rsid w:val="00AA496F"/>
    <w:rsid w:val="00AA75DD"/>
    <w:rsid w:val="00AB0543"/>
    <w:rsid w:val="00AB4F17"/>
    <w:rsid w:val="00AB58AE"/>
    <w:rsid w:val="00AB6682"/>
    <w:rsid w:val="00AC1971"/>
    <w:rsid w:val="00AC2320"/>
    <w:rsid w:val="00AC3768"/>
    <w:rsid w:val="00AC50E9"/>
    <w:rsid w:val="00AC602E"/>
    <w:rsid w:val="00AD00B6"/>
    <w:rsid w:val="00AD3FB4"/>
    <w:rsid w:val="00AD60ED"/>
    <w:rsid w:val="00AD77F9"/>
    <w:rsid w:val="00AE0826"/>
    <w:rsid w:val="00AE0B9B"/>
    <w:rsid w:val="00AE0F2B"/>
    <w:rsid w:val="00AE37AB"/>
    <w:rsid w:val="00AE3C3F"/>
    <w:rsid w:val="00AE3F3A"/>
    <w:rsid w:val="00AE40BA"/>
    <w:rsid w:val="00AE41FC"/>
    <w:rsid w:val="00AF1F1F"/>
    <w:rsid w:val="00AF2B16"/>
    <w:rsid w:val="00AF2CD7"/>
    <w:rsid w:val="00AF3867"/>
    <w:rsid w:val="00AF3900"/>
    <w:rsid w:val="00AF50B8"/>
    <w:rsid w:val="00AF7861"/>
    <w:rsid w:val="00AF7E84"/>
    <w:rsid w:val="00B004EF"/>
    <w:rsid w:val="00B00933"/>
    <w:rsid w:val="00B02029"/>
    <w:rsid w:val="00B13CD9"/>
    <w:rsid w:val="00B14422"/>
    <w:rsid w:val="00B17D9F"/>
    <w:rsid w:val="00B205B2"/>
    <w:rsid w:val="00B22C6E"/>
    <w:rsid w:val="00B22FFD"/>
    <w:rsid w:val="00B25C4B"/>
    <w:rsid w:val="00B26818"/>
    <w:rsid w:val="00B270EA"/>
    <w:rsid w:val="00B3143E"/>
    <w:rsid w:val="00B33240"/>
    <w:rsid w:val="00B34B97"/>
    <w:rsid w:val="00B36095"/>
    <w:rsid w:val="00B361AA"/>
    <w:rsid w:val="00B37F3A"/>
    <w:rsid w:val="00B409D7"/>
    <w:rsid w:val="00B41044"/>
    <w:rsid w:val="00B41093"/>
    <w:rsid w:val="00B44D3D"/>
    <w:rsid w:val="00B451E1"/>
    <w:rsid w:val="00B47AE7"/>
    <w:rsid w:val="00B53EC5"/>
    <w:rsid w:val="00B56994"/>
    <w:rsid w:val="00B62806"/>
    <w:rsid w:val="00B6286A"/>
    <w:rsid w:val="00B6602D"/>
    <w:rsid w:val="00B6767A"/>
    <w:rsid w:val="00B729ED"/>
    <w:rsid w:val="00B73A6E"/>
    <w:rsid w:val="00B755C6"/>
    <w:rsid w:val="00B75C66"/>
    <w:rsid w:val="00B834A1"/>
    <w:rsid w:val="00B836E0"/>
    <w:rsid w:val="00B83F29"/>
    <w:rsid w:val="00B85596"/>
    <w:rsid w:val="00B90E5A"/>
    <w:rsid w:val="00B91290"/>
    <w:rsid w:val="00B919DC"/>
    <w:rsid w:val="00B93392"/>
    <w:rsid w:val="00B963C2"/>
    <w:rsid w:val="00B97252"/>
    <w:rsid w:val="00BA054C"/>
    <w:rsid w:val="00BA3A62"/>
    <w:rsid w:val="00BA4BA1"/>
    <w:rsid w:val="00BB2680"/>
    <w:rsid w:val="00BB2822"/>
    <w:rsid w:val="00BD0262"/>
    <w:rsid w:val="00BD11ED"/>
    <w:rsid w:val="00BD2244"/>
    <w:rsid w:val="00BD2D67"/>
    <w:rsid w:val="00BD39D3"/>
    <w:rsid w:val="00BD4F82"/>
    <w:rsid w:val="00BD6102"/>
    <w:rsid w:val="00BD68C9"/>
    <w:rsid w:val="00BE3E89"/>
    <w:rsid w:val="00BE420D"/>
    <w:rsid w:val="00BE4B2F"/>
    <w:rsid w:val="00BE5F81"/>
    <w:rsid w:val="00BE6325"/>
    <w:rsid w:val="00BF1FFC"/>
    <w:rsid w:val="00BF7031"/>
    <w:rsid w:val="00C0072E"/>
    <w:rsid w:val="00C016C2"/>
    <w:rsid w:val="00C02A94"/>
    <w:rsid w:val="00C07DB6"/>
    <w:rsid w:val="00C07EE1"/>
    <w:rsid w:val="00C10531"/>
    <w:rsid w:val="00C1266D"/>
    <w:rsid w:val="00C13534"/>
    <w:rsid w:val="00C139B6"/>
    <w:rsid w:val="00C14438"/>
    <w:rsid w:val="00C172BA"/>
    <w:rsid w:val="00C21090"/>
    <w:rsid w:val="00C2325F"/>
    <w:rsid w:val="00C235F4"/>
    <w:rsid w:val="00C24682"/>
    <w:rsid w:val="00C26527"/>
    <w:rsid w:val="00C266DE"/>
    <w:rsid w:val="00C272BD"/>
    <w:rsid w:val="00C27C60"/>
    <w:rsid w:val="00C317F4"/>
    <w:rsid w:val="00C36069"/>
    <w:rsid w:val="00C365B5"/>
    <w:rsid w:val="00C4196A"/>
    <w:rsid w:val="00C42A59"/>
    <w:rsid w:val="00C42D44"/>
    <w:rsid w:val="00C43047"/>
    <w:rsid w:val="00C44C99"/>
    <w:rsid w:val="00C46AD4"/>
    <w:rsid w:val="00C50FD5"/>
    <w:rsid w:val="00C511A5"/>
    <w:rsid w:val="00C52420"/>
    <w:rsid w:val="00C620F4"/>
    <w:rsid w:val="00C63DCF"/>
    <w:rsid w:val="00C66692"/>
    <w:rsid w:val="00C66A24"/>
    <w:rsid w:val="00C70DAA"/>
    <w:rsid w:val="00C72D75"/>
    <w:rsid w:val="00C74F65"/>
    <w:rsid w:val="00C769F6"/>
    <w:rsid w:val="00C77A75"/>
    <w:rsid w:val="00C80CD7"/>
    <w:rsid w:val="00C8638D"/>
    <w:rsid w:val="00C9048A"/>
    <w:rsid w:val="00C93A69"/>
    <w:rsid w:val="00C93FE3"/>
    <w:rsid w:val="00C95CFA"/>
    <w:rsid w:val="00C963FD"/>
    <w:rsid w:val="00C96578"/>
    <w:rsid w:val="00C96C49"/>
    <w:rsid w:val="00CA36F5"/>
    <w:rsid w:val="00CA3E18"/>
    <w:rsid w:val="00CA48E0"/>
    <w:rsid w:val="00CB52B1"/>
    <w:rsid w:val="00CC0AB9"/>
    <w:rsid w:val="00CC0D07"/>
    <w:rsid w:val="00CC4645"/>
    <w:rsid w:val="00CC483A"/>
    <w:rsid w:val="00CC586A"/>
    <w:rsid w:val="00CC7B48"/>
    <w:rsid w:val="00CD5AFD"/>
    <w:rsid w:val="00CD69CE"/>
    <w:rsid w:val="00CE10D5"/>
    <w:rsid w:val="00CE39FE"/>
    <w:rsid w:val="00CE3A75"/>
    <w:rsid w:val="00CE4B3D"/>
    <w:rsid w:val="00CF0603"/>
    <w:rsid w:val="00CF07F3"/>
    <w:rsid w:val="00CF1A48"/>
    <w:rsid w:val="00CF57E6"/>
    <w:rsid w:val="00D0058E"/>
    <w:rsid w:val="00D0151F"/>
    <w:rsid w:val="00D05269"/>
    <w:rsid w:val="00D1580E"/>
    <w:rsid w:val="00D251A9"/>
    <w:rsid w:val="00D305C4"/>
    <w:rsid w:val="00D31D59"/>
    <w:rsid w:val="00D3244E"/>
    <w:rsid w:val="00D36146"/>
    <w:rsid w:val="00D37E40"/>
    <w:rsid w:val="00D407E1"/>
    <w:rsid w:val="00D43E20"/>
    <w:rsid w:val="00D531CA"/>
    <w:rsid w:val="00D53DCC"/>
    <w:rsid w:val="00D54154"/>
    <w:rsid w:val="00D55057"/>
    <w:rsid w:val="00D55CEF"/>
    <w:rsid w:val="00D55FE6"/>
    <w:rsid w:val="00D60DE8"/>
    <w:rsid w:val="00D61899"/>
    <w:rsid w:val="00D63332"/>
    <w:rsid w:val="00D655DD"/>
    <w:rsid w:val="00D708B1"/>
    <w:rsid w:val="00D70C4F"/>
    <w:rsid w:val="00D738AE"/>
    <w:rsid w:val="00D73FA8"/>
    <w:rsid w:val="00D74BF6"/>
    <w:rsid w:val="00D77480"/>
    <w:rsid w:val="00D81703"/>
    <w:rsid w:val="00D8366A"/>
    <w:rsid w:val="00D84E22"/>
    <w:rsid w:val="00D86F09"/>
    <w:rsid w:val="00D91FE0"/>
    <w:rsid w:val="00D92DC4"/>
    <w:rsid w:val="00D93D9E"/>
    <w:rsid w:val="00D9409F"/>
    <w:rsid w:val="00D95197"/>
    <w:rsid w:val="00D96939"/>
    <w:rsid w:val="00DA0930"/>
    <w:rsid w:val="00DA0E2D"/>
    <w:rsid w:val="00DA2780"/>
    <w:rsid w:val="00DA45E0"/>
    <w:rsid w:val="00DA68B5"/>
    <w:rsid w:val="00DA6DEE"/>
    <w:rsid w:val="00DB5A18"/>
    <w:rsid w:val="00DB5E2F"/>
    <w:rsid w:val="00DB5EE6"/>
    <w:rsid w:val="00DB72BC"/>
    <w:rsid w:val="00DC48F5"/>
    <w:rsid w:val="00DC6861"/>
    <w:rsid w:val="00DD5E22"/>
    <w:rsid w:val="00DD6701"/>
    <w:rsid w:val="00DE1310"/>
    <w:rsid w:val="00DE306F"/>
    <w:rsid w:val="00DE6E81"/>
    <w:rsid w:val="00DE7DBE"/>
    <w:rsid w:val="00DF2FA6"/>
    <w:rsid w:val="00DF3E57"/>
    <w:rsid w:val="00DF5B6D"/>
    <w:rsid w:val="00DF6A81"/>
    <w:rsid w:val="00DF711A"/>
    <w:rsid w:val="00E01180"/>
    <w:rsid w:val="00E013E1"/>
    <w:rsid w:val="00E021B4"/>
    <w:rsid w:val="00E03263"/>
    <w:rsid w:val="00E03DD4"/>
    <w:rsid w:val="00E07647"/>
    <w:rsid w:val="00E10F84"/>
    <w:rsid w:val="00E11B4D"/>
    <w:rsid w:val="00E11E88"/>
    <w:rsid w:val="00E15ACC"/>
    <w:rsid w:val="00E15B1A"/>
    <w:rsid w:val="00E20C41"/>
    <w:rsid w:val="00E26533"/>
    <w:rsid w:val="00E31090"/>
    <w:rsid w:val="00E337C2"/>
    <w:rsid w:val="00E34BEE"/>
    <w:rsid w:val="00E37DF5"/>
    <w:rsid w:val="00E41A33"/>
    <w:rsid w:val="00E423FE"/>
    <w:rsid w:val="00E433AE"/>
    <w:rsid w:val="00E50029"/>
    <w:rsid w:val="00E5190C"/>
    <w:rsid w:val="00E56632"/>
    <w:rsid w:val="00E62196"/>
    <w:rsid w:val="00E6752E"/>
    <w:rsid w:val="00E67868"/>
    <w:rsid w:val="00E71185"/>
    <w:rsid w:val="00E71A3F"/>
    <w:rsid w:val="00E73970"/>
    <w:rsid w:val="00E74D4F"/>
    <w:rsid w:val="00E7789F"/>
    <w:rsid w:val="00E83540"/>
    <w:rsid w:val="00E874CA"/>
    <w:rsid w:val="00E87ED8"/>
    <w:rsid w:val="00E946B5"/>
    <w:rsid w:val="00E95281"/>
    <w:rsid w:val="00E9549F"/>
    <w:rsid w:val="00EA2B76"/>
    <w:rsid w:val="00EA6C85"/>
    <w:rsid w:val="00EA6F8F"/>
    <w:rsid w:val="00EB136A"/>
    <w:rsid w:val="00EB15AA"/>
    <w:rsid w:val="00EB31CB"/>
    <w:rsid w:val="00EB35D0"/>
    <w:rsid w:val="00EB5E54"/>
    <w:rsid w:val="00EC120D"/>
    <w:rsid w:val="00EC1D81"/>
    <w:rsid w:val="00EC2940"/>
    <w:rsid w:val="00EC510D"/>
    <w:rsid w:val="00EC5110"/>
    <w:rsid w:val="00EC6438"/>
    <w:rsid w:val="00EC65C1"/>
    <w:rsid w:val="00EC68EF"/>
    <w:rsid w:val="00ED217D"/>
    <w:rsid w:val="00ED4EDB"/>
    <w:rsid w:val="00ED6818"/>
    <w:rsid w:val="00EE0D59"/>
    <w:rsid w:val="00EE1AD5"/>
    <w:rsid w:val="00EE1C23"/>
    <w:rsid w:val="00EE214C"/>
    <w:rsid w:val="00EE2CE7"/>
    <w:rsid w:val="00EE4DE1"/>
    <w:rsid w:val="00EE697B"/>
    <w:rsid w:val="00EE7D90"/>
    <w:rsid w:val="00EF1B2B"/>
    <w:rsid w:val="00EF38CB"/>
    <w:rsid w:val="00F006DC"/>
    <w:rsid w:val="00F00AA6"/>
    <w:rsid w:val="00F023A7"/>
    <w:rsid w:val="00F038D7"/>
    <w:rsid w:val="00F04E5A"/>
    <w:rsid w:val="00F05029"/>
    <w:rsid w:val="00F054AB"/>
    <w:rsid w:val="00F06F92"/>
    <w:rsid w:val="00F118C3"/>
    <w:rsid w:val="00F13B33"/>
    <w:rsid w:val="00F175AB"/>
    <w:rsid w:val="00F17D52"/>
    <w:rsid w:val="00F229DC"/>
    <w:rsid w:val="00F23040"/>
    <w:rsid w:val="00F2442F"/>
    <w:rsid w:val="00F25DAE"/>
    <w:rsid w:val="00F26931"/>
    <w:rsid w:val="00F305C0"/>
    <w:rsid w:val="00F308A2"/>
    <w:rsid w:val="00F31348"/>
    <w:rsid w:val="00F35B7C"/>
    <w:rsid w:val="00F36D2C"/>
    <w:rsid w:val="00F36D65"/>
    <w:rsid w:val="00F37D50"/>
    <w:rsid w:val="00F37E73"/>
    <w:rsid w:val="00F41B43"/>
    <w:rsid w:val="00F42A4D"/>
    <w:rsid w:val="00F43BC5"/>
    <w:rsid w:val="00F47386"/>
    <w:rsid w:val="00F52F92"/>
    <w:rsid w:val="00F54823"/>
    <w:rsid w:val="00F57B17"/>
    <w:rsid w:val="00F6050F"/>
    <w:rsid w:val="00F616B7"/>
    <w:rsid w:val="00F6233D"/>
    <w:rsid w:val="00F62B6E"/>
    <w:rsid w:val="00F64092"/>
    <w:rsid w:val="00F64213"/>
    <w:rsid w:val="00F650BC"/>
    <w:rsid w:val="00F747D1"/>
    <w:rsid w:val="00F762C6"/>
    <w:rsid w:val="00F80FDF"/>
    <w:rsid w:val="00F829C6"/>
    <w:rsid w:val="00F82F94"/>
    <w:rsid w:val="00F8335D"/>
    <w:rsid w:val="00F8392B"/>
    <w:rsid w:val="00F83F85"/>
    <w:rsid w:val="00F85FE4"/>
    <w:rsid w:val="00F8698A"/>
    <w:rsid w:val="00F869E2"/>
    <w:rsid w:val="00F874CC"/>
    <w:rsid w:val="00F87E7B"/>
    <w:rsid w:val="00F93609"/>
    <w:rsid w:val="00F9462A"/>
    <w:rsid w:val="00F95700"/>
    <w:rsid w:val="00F961A9"/>
    <w:rsid w:val="00F97455"/>
    <w:rsid w:val="00FA0ABC"/>
    <w:rsid w:val="00FA55B1"/>
    <w:rsid w:val="00FA573C"/>
    <w:rsid w:val="00FB042C"/>
    <w:rsid w:val="00FB2F27"/>
    <w:rsid w:val="00FB3569"/>
    <w:rsid w:val="00FB486E"/>
    <w:rsid w:val="00FC1411"/>
    <w:rsid w:val="00FC2370"/>
    <w:rsid w:val="00FC351E"/>
    <w:rsid w:val="00FC4370"/>
    <w:rsid w:val="00FD0584"/>
    <w:rsid w:val="00FD0CFF"/>
    <w:rsid w:val="00FD2357"/>
    <w:rsid w:val="00FD4B8B"/>
    <w:rsid w:val="00FD4F12"/>
    <w:rsid w:val="00FD5D65"/>
    <w:rsid w:val="00FE28D9"/>
    <w:rsid w:val="00FE35DE"/>
    <w:rsid w:val="00FF00E1"/>
    <w:rsid w:val="00FF437B"/>
    <w:rsid w:val="00FF5FE3"/>
    <w:rsid w:val="00FF62C2"/>
    <w:rsid w:val="00FF76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0A5E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276">
    <w:lsdException w:name="heading 4"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rsid w:val="007C31BB"/>
    <w:pPr>
      <w:jc w:val="both"/>
    </w:pPr>
    <w:rPr>
      <w:rFonts w:ascii="Times New Roman" w:hAnsi="Times New Roman"/>
      <w:sz w:val="24"/>
      <w:szCs w:val="24"/>
    </w:rPr>
  </w:style>
  <w:style w:type="paragraph" w:styleId="Heading1">
    <w:name w:val="heading 1"/>
    <w:basedOn w:val="Normal"/>
    <w:next w:val="Normal"/>
    <w:rsid w:val="007C31BB"/>
    <w:pPr>
      <w:keepNext/>
      <w:keepLines/>
      <w:numPr>
        <w:numId w:val="1"/>
      </w:numPr>
      <w:overflowPunct w:val="0"/>
      <w:autoSpaceDE w:val="0"/>
      <w:autoSpaceDN w:val="0"/>
      <w:adjustRightInd w:val="0"/>
      <w:jc w:val="left"/>
      <w:textAlignment w:val="baseline"/>
      <w:outlineLvl w:val="0"/>
    </w:pPr>
  </w:style>
  <w:style w:type="paragraph" w:styleId="Heading2">
    <w:name w:val="heading 2"/>
    <w:basedOn w:val="Heading1"/>
    <w:next w:val="Normal"/>
    <w:rsid w:val="007C31BB"/>
    <w:pPr>
      <w:keepNext w:val="0"/>
      <w:keepLines w:val="0"/>
      <w:numPr>
        <w:ilvl w:val="1"/>
        <w:numId w:val="2"/>
      </w:numPr>
      <w:ind w:right="1440"/>
      <w:outlineLvl w:val="1"/>
    </w:pPr>
  </w:style>
  <w:style w:type="paragraph" w:styleId="Heading3">
    <w:name w:val="heading 3"/>
    <w:basedOn w:val="Heading2"/>
    <w:next w:val="Normal"/>
    <w:rsid w:val="007C31BB"/>
    <w:pPr>
      <w:numPr>
        <w:ilvl w:val="2"/>
        <w:numId w:val="3"/>
      </w:numPr>
      <w:outlineLvl w:val="2"/>
    </w:pPr>
  </w:style>
  <w:style w:type="paragraph" w:styleId="Heading4">
    <w:name w:val="heading 4"/>
    <w:basedOn w:val="Heading3"/>
    <w:next w:val="Normal"/>
    <w:qFormat/>
    <w:rsid w:val="007C31BB"/>
    <w:pPr>
      <w:numPr>
        <w:ilvl w:val="3"/>
        <w:numId w:val="4"/>
      </w:numPr>
      <w:outlineLvl w:val="3"/>
    </w:pPr>
    <w:rPr>
      <w:bCs/>
      <w:iCs/>
    </w:rPr>
  </w:style>
  <w:style w:type="paragraph" w:styleId="Heading5">
    <w:name w:val="heading 5"/>
    <w:basedOn w:val="Heading4"/>
    <w:next w:val="Normal"/>
    <w:rsid w:val="007C31BB"/>
    <w:pPr>
      <w:numPr>
        <w:ilvl w:val="4"/>
        <w:numId w:val="5"/>
      </w:numPr>
      <w:outlineLvl w:val="4"/>
    </w:pPr>
    <w:rPr>
      <w:b/>
      <w:iCs w:val="0"/>
    </w:rPr>
  </w:style>
  <w:style w:type="paragraph" w:styleId="Heading6">
    <w:name w:val="heading 6"/>
    <w:basedOn w:val="Heading5"/>
    <w:next w:val="Normal"/>
    <w:rsid w:val="007C31BB"/>
    <w:pPr>
      <w:numPr>
        <w:ilvl w:val="5"/>
        <w:numId w:val="6"/>
      </w:numPr>
      <w:outlineLvl w:val="5"/>
    </w:pPr>
    <w:rPr>
      <w:b w:val="0"/>
      <w:bCs w:val="0"/>
      <w:i/>
    </w:rPr>
  </w:style>
  <w:style w:type="paragraph" w:styleId="Heading7">
    <w:name w:val="heading 7"/>
    <w:basedOn w:val="Heading6"/>
    <w:next w:val="Normal"/>
    <w:rsid w:val="007C31BB"/>
    <w:pPr>
      <w:numPr>
        <w:ilvl w:val="6"/>
        <w:numId w:val="7"/>
      </w:numPr>
      <w:outlineLvl w:val="6"/>
    </w:pPr>
    <w:rPr>
      <w:b/>
      <w:i w:val="0"/>
    </w:rPr>
  </w:style>
  <w:style w:type="paragraph" w:styleId="Heading8">
    <w:name w:val="heading 8"/>
    <w:basedOn w:val="Heading7"/>
    <w:next w:val="Normal"/>
    <w:rsid w:val="007C31BB"/>
    <w:pPr>
      <w:numPr>
        <w:ilvl w:val="7"/>
        <w:numId w:val="8"/>
      </w:numPr>
      <w:outlineLvl w:val="7"/>
    </w:pPr>
    <w:rPr>
      <w:bCs/>
      <w:i/>
      <w:iCs/>
    </w:rPr>
  </w:style>
  <w:style w:type="paragraph" w:styleId="Heading9">
    <w:name w:val="heading 9"/>
    <w:basedOn w:val="Heading8"/>
    <w:next w:val="Normal"/>
    <w:rsid w:val="007C31BB"/>
    <w:pPr>
      <w:numPr>
        <w:ilvl w:val="8"/>
        <w:numId w:val="9"/>
      </w:numPr>
      <w:outlineLvl w:val="8"/>
    </w:pPr>
    <w:rPr>
      <w:b w:val="0"/>
      <w:i w:val="0"/>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31BB"/>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semiHidden/>
    <w:rsid w:val="001525E2"/>
    <w:rPr>
      <w:rFonts w:ascii="Times New Roman" w:hAnsi="Times New Roman"/>
      <w:sz w:val="24"/>
      <w:szCs w:val="24"/>
    </w:rPr>
  </w:style>
  <w:style w:type="paragraph" w:styleId="ListParagraph">
    <w:name w:val="List Paragraph"/>
    <w:basedOn w:val="Normal"/>
    <w:uiPriority w:val="34"/>
    <w:qFormat/>
    <w:rsid w:val="00C26527"/>
    <w:pPr>
      <w:ind w:left="720"/>
      <w:contextualSpacing/>
    </w:pPr>
  </w:style>
  <w:style w:type="paragraph" w:styleId="Header">
    <w:name w:val="header"/>
    <w:basedOn w:val="Normal"/>
    <w:link w:val="HeaderChar"/>
    <w:rsid w:val="00C26527"/>
    <w:pPr>
      <w:tabs>
        <w:tab w:val="center" w:pos="4320"/>
        <w:tab w:val="right" w:pos="8640"/>
      </w:tabs>
    </w:pPr>
  </w:style>
  <w:style w:type="character" w:customStyle="1" w:styleId="HeaderChar">
    <w:name w:val="Header Char"/>
    <w:basedOn w:val="DefaultParagraphFont"/>
    <w:link w:val="Header"/>
    <w:rsid w:val="00C26527"/>
    <w:rPr>
      <w:rFonts w:ascii="Times New Roman" w:hAnsi="Times New Roman"/>
      <w:sz w:val="24"/>
      <w:szCs w:val="24"/>
    </w:rPr>
  </w:style>
  <w:style w:type="paragraph" w:styleId="Footer">
    <w:name w:val="footer"/>
    <w:basedOn w:val="Normal"/>
    <w:link w:val="FooterChar"/>
    <w:rsid w:val="00C26527"/>
    <w:pPr>
      <w:tabs>
        <w:tab w:val="center" w:pos="4320"/>
        <w:tab w:val="right" w:pos="8640"/>
      </w:tabs>
    </w:pPr>
  </w:style>
  <w:style w:type="character" w:customStyle="1" w:styleId="FooterChar">
    <w:name w:val="Footer Char"/>
    <w:basedOn w:val="DefaultParagraphFont"/>
    <w:link w:val="Footer"/>
    <w:rsid w:val="00C26527"/>
    <w:rPr>
      <w:rFonts w:ascii="Times New Roman" w:hAnsi="Times New Roman"/>
      <w:sz w:val="24"/>
      <w:szCs w:val="24"/>
    </w:rPr>
  </w:style>
  <w:style w:type="character" w:styleId="PageNumber">
    <w:name w:val="page number"/>
    <w:basedOn w:val="DefaultParagraphFont"/>
    <w:rsid w:val="00C26527"/>
  </w:style>
  <w:style w:type="paragraph" w:customStyle="1" w:styleId="Normal1">
    <w:name w:val="Normal1"/>
    <w:rsid w:val="002A1BDE"/>
    <w:pPr>
      <w:spacing w:line="276" w:lineRule="auto"/>
    </w:pPr>
    <w:rPr>
      <w:rFonts w:ascii="Arial" w:eastAsia="Arial" w:hAnsi="Arial" w:cs="Arial"/>
      <w:color w:val="000000"/>
      <w:sz w:val="22"/>
      <w:szCs w:val="22"/>
    </w:rPr>
  </w:style>
  <w:style w:type="paragraph" w:styleId="BalloonText">
    <w:name w:val="Balloon Text"/>
    <w:basedOn w:val="Normal"/>
    <w:link w:val="BalloonTextChar"/>
    <w:rsid w:val="001C48C7"/>
    <w:rPr>
      <w:rFonts w:ascii="Tahoma" w:hAnsi="Tahoma" w:cs="Tahoma"/>
      <w:sz w:val="16"/>
      <w:szCs w:val="16"/>
    </w:rPr>
  </w:style>
  <w:style w:type="character" w:customStyle="1" w:styleId="BalloonTextChar">
    <w:name w:val="Balloon Text Char"/>
    <w:basedOn w:val="DefaultParagraphFont"/>
    <w:link w:val="BalloonText"/>
    <w:rsid w:val="001C48C7"/>
    <w:rPr>
      <w:rFonts w:ascii="Tahoma" w:hAnsi="Tahoma" w:cs="Tahoma"/>
      <w:sz w:val="16"/>
      <w:szCs w:val="16"/>
    </w:rPr>
  </w:style>
  <w:style w:type="character" w:styleId="CommentReference">
    <w:name w:val="annotation reference"/>
    <w:basedOn w:val="DefaultParagraphFont"/>
    <w:rsid w:val="001C48C7"/>
    <w:rPr>
      <w:sz w:val="16"/>
      <w:szCs w:val="16"/>
    </w:rPr>
  </w:style>
  <w:style w:type="paragraph" w:styleId="CommentText">
    <w:name w:val="annotation text"/>
    <w:basedOn w:val="Normal"/>
    <w:link w:val="CommentTextChar"/>
    <w:rsid w:val="001C48C7"/>
    <w:rPr>
      <w:sz w:val="20"/>
      <w:szCs w:val="20"/>
    </w:rPr>
  </w:style>
  <w:style w:type="character" w:customStyle="1" w:styleId="CommentTextChar">
    <w:name w:val="Comment Text Char"/>
    <w:basedOn w:val="DefaultParagraphFont"/>
    <w:link w:val="CommentText"/>
    <w:rsid w:val="001C48C7"/>
    <w:rPr>
      <w:rFonts w:ascii="Times New Roman" w:hAnsi="Times New Roman"/>
    </w:rPr>
  </w:style>
  <w:style w:type="paragraph" w:styleId="CommentSubject">
    <w:name w:val="annotation subject"/>
    <w:basedOn w:val="CommentText"/>
    <w:next w:val="CommentText"/>
    <w:link w:val="CommentSubjectChar"/>
    <w:rsid w:val="001C48C7"/>
    <w:rPr>
      <w:b/>
      <w:bCs/>
    </w:rPr>
  </w:style>
  <w:style w:type="character" w:customStyle="1" w:styleId="CommentSubjectChar">
    <w:name w:val="Comment Subject Char"/>
    <w:basedOn w:val="CommentTextChar"/>
    <w:link w:val="CommentSubject"/>
    <w:rsid w:val="001C48C7"/>
    <w:rPr>
      <w:rFonts w:ascii="Times New Roman" w:hAnsi="Times New Roman"/>
      <w:b/>
      <w:bCs/>
    </w:rPr>
  </w:style>
  <w:style w:type="paragraph" w:styleId="FootnoteText">
    <w:name w:val="footnote text"/>
    <w:basedOn w:val="Normal"/>
    <w:link w:val="FootnoteTextChar"/>
    <w:rsid w:val="004465FD"/>
  </w:style>
  <w:style w:type="character" w:customStyle="1" w:styleId="FootnoteTextChar">
    <w:name w:val="Footnote Text Char"/>
    <w:basedOn w:val="DefaultParagraphFont"/>
    <w:link w:val="FootnoteText"/>
    <w:rsid w:val="004465FD"/>
    <w:rPr>
      <w:rFonts w:ascii="Times New Roman" w:hAnsi="Times New Roman"/>
      <w:sz w:val="24"/>
      <w:szCs w:val="24"/>
    </w:rPr>
  </w:style>
  <w:style w:type="character" w:styleId="FootnoteReference">
    <w:name w:val="footnote reference"/>
    <w:basedOn w:val="DefaultParagraphFont"/>
    <w:rsid w:val="004465F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w:eastAsia="Times New Roman" w:hAnsi="Courier" w:cs="Times New Roman"/>
        <w:lang w:val="en-US" w:eastAsia="en-US" w:bidi="ar-SA"/>
      </w:rPr>
    </w:rPrDefault>
    <w:pPrDefault/>
  </w:docDefaults>
  <w:latentStyles w:defLockedState="0" w:defUIPriority="0" w:defSemiHidden="0" w:defUnhideWhenUsed="0" w:defQFormat="0" w:count="276">
    <w:lsdException w:name="heading 4"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rsid w:val="007C31BB"/>
    <w:pPr>
      <w:jc w:val="both"/>
    </w:pPr>
    <w:rPr>
      <w:rFonts w:ascii="Times New Roman" w:hAnsi="Times New Roman"/>
      <w:sz w:val="24"/>
      <w:szCs w:val="24"/>
    </w:rPr>
  </w:style>
  <w:style w:type="paragraph" w:styleId="Heading1">
    <w:name w:val="heading 1"/>
    <w:basedOn w:val="Normal"/>
    <w:next w:val="Normal"/>
    <w:rsid w:val="007C31BB"/>
    <w:pPr>
      <w:keepNext/>
      <w:keepLines/>
      <w:numPr>
        <w:numId w:val="1"/>
      </w:numPr>
      <w:overflowPunct w:val="0"/>
      <w:autoSpaceDE w:val="0"/>
      <w:autoSpaceDN w:val="0"/>
      <w:adjustRightInd w:val="0"/>
      <w:jc w:val="left"/>
      <w:textAlignment w:val="baseline"/>
      <w:outlineLvl w:val="0"/>
    </w:pPr>
  </w:style>
  <w:style w:type="paragraph" w:styleId="Heading2">
    <w:name w:val="heading 2"/>
    <w:basedOn w:val="Heading1"/>
    <w:next w:val="Normal"/>
    <w:rsid w:val="007C31BB"/>
    <w:pPr>
      <w:keepNext w:val="0"/>
      <w:keepLines w:val="0"/>
      <w:numPr>
        <w:ilvl w:val="1"/>
        <w:numId w:val="2"/>
      </w:numPr>
      <w:ind w:right="1440"/>
      <w:outlineLvl w:val="1"/>
    </w:pPr>
  </w:style>
  <w:style w:type="paragraph" w:styleId="Heading3">
    <w:name w:val="heading 3"/>
    <w:basedOn w:val="Heading2"/>
    <w:next w:val="Normal"/>
    <w:rsid w:val="007C31BB"/>
    <w:pPr>
      <w:numPr>
        <w:ilvl w:val="2"/>
        <w:numId w:val="3"/>
      </w:numPr>
      <w:outlineLvl w:val="2"/>
    </w:pPr>
  </w:style>
  <w:style w:type="paragraph" w:styleId="Heading4">
    <w:name w:val="heading 4"/>
    <w:basedOn w:val="Heading3"/>
    <w:next w:val="Normal"/>
    <w:qFormat/>
    <w:rsid w:val="007C31BB"/>
    <w:pPr>
      <w:numPr>
        <w:ilvl w:val="3"/>
        <w:numId w:val="4"/>
      </w:numPr>
      <w:outlineLvl w:val="3"/>
    </w:pPr>
    <w:rPr>
      <w:bCs/>
      <w:iCs/>
    </w:rPr>
  </w:style>
  <w:style w:type="paragraph" w:styleId="Heading5">
    <w:name w:val="heading 5"/>
    <w:basedOn w:val="Heading4"/>
    <w:next w:val="Normal"/>
    <w:rsid w:val="007C31BB"/>
    <w:pPr>
      <w:numPr>
        <w:ilvl w:val="4"/>
        <w:numId w:val="5"/>
      </w:numPr>
      <w:outlineLvl w:val="4"/>
    </w:pPr>
    <w:rPr>
      <w:b/>
      <w:iCs w:val="0"/>
    </w:rPr>
  </w:style>
  <w:style w:type="paragraph" w:styleId="Heading6">
    <w:name w:val="heading 6"/>
    <w:basedOn w:val="Heading5"/>
    <w:next w:val="Normal"/>
    <w:rsid w:val="007C31BB"/>
    <w:pPr>
      <w:numPr>
        <w:ilvl w:val="5"/>
        <w:numId w:val="6"/>
      </w:numPr>
      <w:outlineLvl w:val="5"/>
    </w:pPr>
    <w:rPr>
      <w:b w:val="0"/>
      <w:bCs w:val="0"/>
      <w:i/>
    </w:rPr>
  </w:style>
  <w:style w:type="paragraph" w:styleId="Heading7">
    <w:name w:val="heading 7"/>
    <w:basedOn w:val="Heading6"/>
    <w:next w:val="Normal"/>
    <w:rsid w:val="007C31BB"/>
    <w:pPr>
      <w:numPr>
        <w:ilvl w:val="6"/>
        <w:numId w:val="7"/>
      </w:numPr>
      <w:outlineLvl w:val="6"/>
    </w:pPr>
    <w:rPr>
      <w:b/>
      <w:i w:val="0"/>
    </w:rPr>
  </w:style>
  <w:style w:type="paragraph" w:styleId="Heading8">
    <w:name w:val="heading 8"/>
    <w:basedOn w:val="Heading7"/>
    <w:next w:val="Normal"/>
    <w:rsid w:val="007C31BB"/>
    <w:pPr>
      <w:numPr>
        <w:ilvl w:val="7"/>
        <w:numId w:val="8"/>
      </w:numPr>
      <w:outlineLvl w:val="7"/>
    </w:pPr>
    <w:rPr>
      <w:bCs/>
      <w:i/>
      <w:iCs/>
    </w:rPr>
  </w:style>
  <w:style w:type="paragraph" w:styleId="Heading9">
    <w:name w:val="heading 9"/>
    <w:basedOn w:val="Heading8"/>
    <w:next w:val="Normal"/>
    <w:rsid w:val="007C31BB"/>
    <w:pPr>
      <w:numPr>
        <w:ilvl w:val="8"/>
        <w:numId w:val="9"/>
      </w:numPr>
      <w:outlineLvl w:val="8"/>
    </w:pPr>
    <w:rPr>
      <w:b w:val="0"/>
      <w:i w:val="0"/>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31BB"/>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semiHidden/>
    <w:rsid w:val="001525E2"/>
    <w:rPr>
      <w:rFonts w:ascii="Times New Roman" w:hAnsi="Times New Roman"/>
      <w:sz w:val="24"/>
      <w:szCs w:val="24"/>
    </w:rPr>
  </w:style>
  <w:style w:type="paragraph" w:styleId="ListParagraph">
    <w:name w:val="List Paragraph"/>
    <w:basedOn w:val="Normal"/>
    <w:uiPriority w:val="34"/>
    <w:qFormat/>
    <w:rsid w:val="00C26527"/>
    <w:pPr>
      <w:ind w:left="720"/>
      <w:contextualSpacing/>
    </w:pPr>
  </w:style>
  <w:style w:type="paragraph" w:styleId="Header">
    <w:name w:val="header"/>
    <w:basedOn w:val="Normal"/>
    <w:link w:val="HeaderChar"/>
    <w:rsid w:val="00C26527"/>
    <w:pPr>
      <w:tabs>
        <w:tab w:val="center" w:pos="4320"/>
        <w:tab w:val="right" w:pos="8640"/>
      </w:tabs>
    </w:pPr>
  </w:style>
  <w:style w:type="character" w:customStyle="1" w:styleId="HeaderChar">
    <w:name w:val="Header Char"/>
    <w:basedOn w:val="DefaultParagraphFont"/>
    <w:link w:val="Header"/>
    <w:rsid w:val="00C26527"/>
    <w:rPr>
      <w:rFonts w:ascii="Times New Roman" w:hAnsi="Times New Roman"/>
      <w:sz w:val="24"/>
      <w:szCs w:val="24"/>
    </w:rPr>
  </w:style>
  <w:style w:type="paragraph" w:styleId="Footer">
    <w:name w:val="footer"/>
    <w:basedOn w:val="Normal"/>
    <w:link w:val="FooterChar"/>
    <w:rsid w:val="00C26527"/>
    <w:pPr>
      <w:tabs>
        <w:tab w:val="center" w:pos="4320"/>
        <w:tab w:val="right" w:pos="8640"/>
      </w:tabs>
    </w:pPr>
  </w:style>
  <w:style w:type="character" w:customStyle="1" w:styleId="FooterChar">
    <w:name w:val="Footer Char"/>
    <w:basedOn w:val="DefaultParagraphFont"/>
    <w:link w:val="Footer"/>
    <w:rsid w:val="00C26527"/>
    <w:rPr>
      <w:rFonts w:ascii="Times New Roman" w:hAnsi="Times New Roman"/>
      <w:sz w:val="24"/>
      <w:szCs w:val="24"/>
    </w:rPr>
  </w:style>
  <w:style w:type="character" w:styleId="PageNumber">
    <w:name w:val="page number"/>
    <w:basedOn w:val="DefaultParagraphFont"/>
    <w:rsid w:val="00C26527"/>
  </w:style>
  <w:style w:type="paragraph" w:customStyle="1" w:styleId="Normal1">
    <w:name w:val="Normal1"/>
    <w:rsid w:val="002A1BDE"/>
    <w:pPr>
      <w:spacing w:line="276" w:lineRule="auto"/>
    </w:pPr>
    <w:rPr>
      <w:rFonts w:ascii="Arial" w:eastAsia="Arial" w:hAnsi="Arial" w:cs="Arial"/>
      <w:color w:val="000000"/>
      <w:sz w:val="22"/>
      <w:szCs w:val="22"/>
    </w:rPr>
  </w:style>
  <w:style w:type="paragraph" w:styleId="BalloonText">
    <w:name w:val="Balloon Text"/>
    <w:basedOn w:val="Normal"/>
    <w:link w:val="BalloonTextChar"/>
    <w:rsid w:val="001C48C7"/>
    <w:rPr>
      <w:rFonts w:ascii="Tahoma" w:hAnsi="Tahoma" w:cs="Tahoma"/>
      <w:sz w:val="16"/>
      <w:szCs w:val="16"/>
    </w:rPr>
  </w:style>
  <w:style w:type="character" w:customStyle="1" w:styleId="BalloonTextChar">
    <w:name w:val="Balloon Text Char"/>
    <w:basedOn w:val="DefaultParagraphFont"/>
    <w:link w:val="BalloonText"/>
    <w:rsid w:val="001C48C7"/>
    <w:rPr>
      <w:rFonts w:ascii="Tahoma" w:hAnsi="Tahoma" w:cs="Tahoma"/>
      <w:sz w:val="16"/>
      <w:szCs w:val="16"/>
    </w:rPr>
  </w:style>
  <w:style w:type="character" w:styleId="CommentReference">
    <w:name w:val="annotation reference"/>
    <w:basedOn w:val="DefaultParagraphFont"/>
    <w:rsid w:val="001C48C7"/>
    <w:rPr>
      <w:sz w:val="16"/>
      <w:szCs w:val="16"/>
    </w:rPr>
  </w:style>
  <w:style w:type="paragraph" w:styleId="CommentText">
    <w:name w:val="annotation text"/>
    <w:basedOn w:val="Normal"/>
    <w:link w:val="CommentTextChar"/>
    <w:rsid w:val="001C48C7"/>
    <w:rPr>
      <w:sz w:val="20"/>
      <w:szCs w:val="20"/>
    </w:rPr>
  </w:style>
  <w:style w:type="character" w:customStyle="1" w:styleId="CommentTextChar">
    <w:name w:val="Comment Text Char"/>
    <w:basedOn w:val="DefaultParagraphFont"/>
    <w:link w:val="CommentText"/>
    <w:rsid w:val="001C48C7"/>
    <w:rPr>
      <w:rFonts w:ascii="Times New Roman" w:hAnsi="Times New Roman"/>
    </w:rPr>
  </w:style>
  <w:style w:type="paragraph" w:styleId="CommentSubject">
    <w:name w:val="annotation subject"/>
    <w:basedOn w:val="CommentText"/>
    <w:next w:val="CommentText"/>
    <w:link w:val="CommentSubjectChar"/>
    <w:rsid w:val="001C48C7"/>
    <w:rPr>
      <w:b/>
      <w:bCs/>
    </w:rPr>
  </w:style>
  <w:style w:type="character" w:customStyle="1" w:styleId="CommentSubjectChar">
    <w:name w:val="Comment Subject Char"/>
    <w:basedOn w:val="CommentTextChar"/>
    <w:link w:val="CommentSubject"/>
    <w:rsid w:val="001C48C7"/>
    <w:rPr>
      <w:rFonts w:ascii="Times New Roman" w:hAnsi="Times New Roman"/>
      <w:b/>
      <w:bCs/>
    </w:rPr>
  </w:style>
  <w:style w:type="paragraph" w:styleId="FootnoteText">
    <w:name w:val="footnote text"/>
    <w:basedOn w:val="Normal"/>
    <w:link w:val="FootnoteTextChar"/>
    <w:rsid w:val="004465FD"/>
  </w:style>
  <w:style w:type="character" w:customStyle="1" w:styleId="FootnoteTextChar">
    <w:name w:val="Footnote Text Char"/>
    <w:basedOn w:val="DefaultParagraphFont"/>
    <w:link w:val="FootnoteText"/>
    <w:rsid w:val="004465FD"/>
    <w:rPr>
      <w:rFonts w:ascii="Times New Roman" w:hAnsi="Times New Roman"/>
      <w:sz w:val="24"/>
      <w:szCs w:val="24"/>
    </w:rPr>
  </w:style>
  <w:style w:type="character" w:styleId="FootnoteReference">
    <w:name w:val="footnote reference"/>
    <w:basedOn w:val="DefaultParagraphFont"/>
    <w:rsid w:val="004465F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454520">
      <w:bodyDiv w:val="1"/>
      <w:marLeft w:val="0"/>
      <w:marRight w:val="0"/>
      <w:marTop w:val="0"/>
      <w:marBottom w:val="0"/>
      <w:divBdr>
        <w:top w:val="none" w:sz="0" w:space="0" w:color="auto"/>
        <w:left w:val="none" w:sz="0" w:space="0" w:color="auto"/>
        <w:bottom w:val="none" w:sz="0" w:space="0" w:color="auto"/>
        <w:right w:val="none" w:sz="0" w:space="0" w:color="auto"/>
      </w:divBdr>
    </w:div>
    <w:div w:id="133330376">
      <w:bodyDiv w:val="1"/>
      <w:marLeft w:val="0"/>
      <w:marRight w:val="0"/>
      <w:marTop w:val="0"/>
      <w:marBottom w:val="0"/>
      <w:divBdr>
        <w:top w:val="none" w:sz="0" w:space="0" w:color="auto"/>
        <w:left w:val="none" w:sz="0" w:space="0" w:color="auto"/>
        <w:bottom w:val="none" w:sz="0" w:space="0" w:color="auto"/>
        <w:right w:val="none" w:sz="0" w:space="0" w:color="auto"/>
      </w:divBdr>
      <w:divsChild>
        <w:div w:id="149910743">
          <w:marLeft w:val="0"/>
          <w:marRight w:val="0"/>
          <w:marTop w:val="0"/>
          <w:marBottom w:val="0"/>
          <w:divBdr>
            <w:top w:val="none" w:sz="0" w:space="0" w:color="auto"/>
            <w:left w:val="none" w:sz="0" w:space="0" w:color="auto"/>
            <w:bottom w:val="none" w:sz="0" w:space="0" w:color="auto"/>
            <w:right w:val="none" w:sz="0" w:space="0" w:color="auto"/>
          </w:divBdr>
          <w:divsChild>
            <w:div w:id="1350256478">
              <w:marLeft w:val="0"/>
              <w:marRight w:val="0"/>
              <w:marTop w:val="0"/>
              <w:marBottom w:val="0"/>
              <w:divBdr>
                <w:top w:val="none" w:sz="0" w:space="0" w:color="auto"/>
                <w:left w:val="none" w:sz="0" w:space="0" w:color="auto"/>
                <w:bottom w:val="none" w:sz="0" w:space="0" w:color="auto"/>
                <w:right w:val="none" w:sz="0" w:space="0" w:color="auto"/>
              </w:divBdr>
            </w:div>
            <w:div w:id="1830487661">
              <w:marLeft w:val="0"/>
              <w:marRight w:val="0"/>
              <w:marTop w:val="0"/>
              <w:marBottom w:val="0"/>
              <w:divBdr>
                <w:top w:val="none" w:sz="0" w:space="0" w:color="auto"/>
                <w:left w:val="none" w:sz="0" w:space="0" w:color="auto"/>
                <w:bottom w:val="none" w:sz="0" w:space="0" w:color="auto"/>
                <w:right w:val="none" w:sz="0" w:space="0" w:color="auto"/>
              </w:divBdr>
            </w:div>
          </w:divsChild>
        </w:div>
        <w:div w:id="2111853893">
          <w:marLeft w:val="0"/>
          <w:marRight w:val="0"/>
          <w:marTop w:val="0"/>
          <w:marBottom w:val="0"/>
          <w:divBdr>
            <w:top w:val="none" w:sz="0" w:space="0" w:color="auto"/>
            <w:left w:val="none" w:sz="0" w:space="0" w:color="auto"/>
            <w:bottom w:val="none" w:sz="0" w:space="0" w:color="auto"/>
            <w:right w:val="none" w:sz="0" w:space="0" w:color="auto"/>
          </w:divBdr>
        </w:div>
      </w:divsChild>
    </w:div>
    <w:div w:id="182405246">
      <w:bodyDiv w:val="1"/>
      <w:marLeft w:val="0"/>
      <w:marRight w:val="0"/>
      <w:marTop w:val="0"/>
      <w:marBottom w:val="0"/>
      <w:divBdr>
        <w:top w:val="none" w:sz="0" w:space="0" w:color="auto"/>
        <w:left w:val="none" w:sz="0" w:space="0" w:color="auto"/>
        <w:bottom w:val="none" w:sz="0" w:space="0" w:color="auto"/>
        <w:right w:val="none" w:sz="0" w:space="0" w:color="auto"/>
      </w:divBdr>
      <w:divsChild>
        <w:div w:id="491651973">
          <w:marLeft w:val="0"/>
          <w:marRight w:val="0"/>
          <w:marTop w:val="0"/>
          <w:marBottom w:val="0"/>
          <w:divBdr>
            <w:top w:val="none" w:sz="0" w:space="0" w:color="auto"/>
            <w:left w:val="none" w:sz="0" w:space="0" w:color="auto"/>
            <w:bottom w:val="none" w:sz="0" w:space="0" w:color="auto"/>
            <w:right w:val="none" w:sz="0" w:space="0" w:color="auto"/>
          </w:divBdr>
          <w:divsChild>
            <w:div w:id="531499598">
              <w:marLeft w:val="0"/>
              <w:marRight w:val="0"/>
              <w:marTop w:val="0"/>
              <w:marBottom w:val="0"/>
              <w:divBdr>
                <w:top w:val="none" w:sz="0" w:space="0" w:color="auto"/>
                <w:left w:val="none" w:sz="0" w:space="0" w:color="auto"/>
                <w:bottom w:val="none" w:sz="0" w:space="0" w:color="auto"/>
                <w:right w:val="none" w:sz="0" w:space="0" w:color="auto"/>
              </w:divBdr>
            </w:div>
            <w:div w:id="1328171247">
              <w:marLeft w:val="0"/>
              <w:marRight w:val="0"/>
              <w:marTop w:val="0"/>
              <w:marBottom w:val="0"/>
              <w:divBdr>
                <w:top w:val="none" w:sz="0" w:space="0" w:color="auto"/>
                <w:left w:val="none" w:sz="0" w:space="0" w:color="auto"/>
                <w:bottom w:val="none" w:sz="0" w:space="0" w:color="auto"/>
                <w:right w:val="none" w:sz="0" w:space="0" w:color="auto"/>
              </w:divBdr>
            </w:div>
          </w:divsChild>
        </w:div>
        <w:div w:id="1995376194">
          <w:marLeft w:val="0"/>
          <w:marRight w:val="0"/>
          <w:marTop w:val="0"/>
          <w:marBottom w:val="0"/>
          <w:divBdr>
            <w:top w:val="none" w:sz="0" w:space="0" w:color="auto"/>
            <w:left w:val="none" w:sz="0" w:space="0" w:color="auto"/>
            <w:bottom w:val="none" w:sz="0" w:space="0" w:color="auto"/>
            <w:right w:val="none" w:sz="0" w:space="0" w:color="auto"/>
          </w:divBdr>
        </w:div>
      </w:divsChild>
    </w:div>
    <w:div w:id="452406409">
      <w:bodyDiv w:val="1"/>
      <w:marLeft w:val="0"/>
      <w:marRight w:val="0"/>
      <w:marTop w:val="0"/>
      <w:marBottom w:val="0"/>
      <w:divBdr>
        <w:top w:val="none" w:sz="0" w:space="0" w:color="auto"/>
        <w:left w:val="none" w:sz="0" w:space="0" w:color="auto"/>
        <w:bottom w:val="none" w:sz="0" w:space="0" w:color="auto"/>
        <w:right w:val="none" w:sz="0" w:space="0" w:color="auto"/>
      </w:divBdr>
      <w:divsChild>
        <w:div w:id="283729600">
          <w:marLeft w:val="0"/>
          <w:marRight w:val="0"/>
          <w:marTop w:val="0"/>
          <w:marBottom w:val="0"/>
          <w:divBdr>
            <w:top w:val="none" w:sz="0" w:space="0" w:color="auto"/>
            <w:left w:val="none" w:sz="0" w:space="0" w:color="auto"/>
            <w:bottom w:val="none" w:sz="0" w:space="0" w:color="auto"/>
            <w:right w:val="none" w:sz="0" w:space="0" w:color="auto"/>
          </w:divBdr>
          <w:divsChild>
            <w:div w:id="2033148148">
              <w:marLeft w:val="0"/>
              <w:marRight w:val="0"/>
              <w:marTop w:val="0"/>
              <w:marBottom w:val="0"/>
              <w:divBdr>
                <w:top w:val="none" w:sz="0" w:space="0" w:color="auto"/>
                <w:left w:val="none" w:sz="0" w:space="0" w:color="auto"/>
                <w:bottom w:val="none" w:sz="0" w:space="0" w:color="auto"/>
                <w:right w:val="none" w:sz="0" w:space="0" w:color="auto"/>
              </w:divBdr>
            </w:div>
          </w:divsChild>
        </w:div>
        <w:div w:id="704864666">
          <w:marLeft w:val="0"/>
          <w:marRight w:val="0"/>
          <w:marTop w:val="0"/>
          <w:marBottom w:val="0"/>
          <w:divBdr>
            <w:top w:val="none" w:sz="0" w:space="0" w:color="auto"/>
            <w:left w:val="none" w:sz="0" w:space="0" w:color="auto"/>
            <w:bottom w:val="none" w:sz="0" w:space="0" w:color="auto"/>
            <w:right w:val="none" w:sz="0" w:space="0" w:color="auto"/>
          </w:divBdr>
        </w:div>
      </w:divsChild>
    </w:div>
    <w:div w:id="514615848">
      <w:bodyDiv w:val="1"/>
      <w:marLeft w:val="0"/>
      <w:marRight w:val="0"/>
      <w:marTop w:val="0"/>
      <w:marBottom w:val="0"/>
      <w:divBdr>
        <w:top w:val="none" w:sz="0" w:space="0" w:color="auto"/>
        <w:left w:val="none" w:sz="0" w:space="0" w:color="auto"/>
        <w:bottom w:val="none" w:sz="0" w:space="0" w:color="auto"/>
        <w:right w:val="none" w:sz="0" w:space="0" w:color="auto"/>
      </w:divBdr>
      <w:divsChild>
        <w:div w:id="204097397">
          <w:marLeft w:val="0"/>
          <w:marRight w:val="0"/>
          <w:marTop w:val="0"/>
          <w:marBottom w:val="0"/>
          <w:divBdr>
            <w:top w:val="none" w:sz="0" w:space="0" w:color="auto"/>
            <w:left w:val="none" w:sz="0" w:space="0" w:color="auto"/>
            <w:bottom w:val="none" w:sz="0" w:space="0" w:color="auto"/>
            <w:right w:val="none" w:sz="0" w:space="0" w:color="auto"/>
          </w:divBdr>
        </w:div>
        <w:div w:id="1542933270">
          <w:marLeft w:val="0"/>
          <w:marRight w:val="0"/>
          <w:marTop w:val="0"/>
          <w:marBottom w:val="0"/>
          <w:divBdr>
            <w:top w:val="none" w:sz="0" w:space="0" w:color="auto"/>
            <w:left w:val="none" w:sz="0" w:space="0" w:color="auto"/>
            <w:bottom w:val="none" w:sz="0" w:space="0" w:color="auto"/>
            <w:right w:val="none" w:sz="0" w:space="0" w:color="auto"/>
          </w:divBdr>
          <w:divsChild>
            <w:div w:id="184558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228">
      <w:bodyDiv w:val="1"/>
      <w:marLeft w:val="0"/>
      <w:marRight w:val="0"/>
      <w:marTop w:val="0"/>
      <w:marBottom w:val="0"/>
      <w:divBdr>
        <w:top w:val="none" w:sz="0" w:space="0" w:color="auto"/>
        <w:left w:val="none" w:sz="0" w:space="0" w:color="auto"/>
        <w:bottom w:val="none" w:sz="0" w:space="0" w:color="auto"/>
        <w:right w:val="none" w:sz="0" w:space="0" w:color="auto"/>
      </w:divBdr>
    </w:div>
    <w:div w:id="864561619">
      <w:bodyDiv w:val="1"/>
      <w:marLeft w:val="0"/>
      <w:marRight w:val="0"/>
      <w:marTop w:val="0"/>
      <w:marBottom w:val="0"/>
      <w:divBdr>
        <w:top w:val="none" w:sz="0" w:space="0" w:color="auto"/>
        <w:left w:val="none" w:sz="0" w:space="0" w:color="auto"/>
        <w:bottom w:val="none" w:sz="0" w:space="0" w:color="auto"/>
        <w:right w:val="none" w:sz="0" w:space="0" w:color="auto"/>
      </w:divBdr>
      <w:divsChild>
        <w:div w:id="732004292">
          <w:marLeft w:val="0"/>
          <w:marRight w:val="0"/>
          <w:marTop w:val="0"/>
          <w:marBottom w:val="0"/>
          <w:divBdr>
            <w:top w:val="none" w:sz="0" w:space="0" w:color="auto"/>
            <w:left w:val="none" w:sz="0" w:space="0" w:color="auto"/>
            <w:bottom w:val="none" w:sz="0" w:space="0" w:color="auto"/>
            <w:right w:val="none" w:sz="0" w:space="0" w:color="auto"/>
          </w:divBdr>
          <w:divsChild>
            <w:div w:id="190868396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312832805">
      <w:bodyDiv w:val="1"/>
      <w:marLeft w:val="0"/>
      <w:marRight w:val="0"/>
      <w:marTop w:val="0"/>
      <w:marBottom w:val="0"/>
      <w:divBdr>
        <w:top w:val="none" w:sz="0" w:space="0" w:color="auto"/>
        <w:left w:val="none" w:sz="0" w:space="0" w:color="auto"/>
        <w:bottom w:val="none" w:sz="0" w:space="0" w:color="auto"/>
        <w:right w:val="none" w:sz="0" w:space="0" w:color="auto"/>
      </w:divBdr>
    </w:div>
    <w:div w:id="1373848240">
      <w:bodyDiv w:val="1"/>
      <w:marLeft w:val="30"/>
      <w:marRight w:val="30"/>
      <w:marTop w:val="30"/>
      <w:marBottom w:val="30"/>
      <w:divBdr>
        <w:top w:val="none" w:sz="0" w:space="0" w:color="auto"/>
        <w:left w:val="none" w:sz="0" w:space="0" w:color="auto"/>
        <w:bottom w:val="none" w:sz="0" w:space="0" w:color="auto"/>
        <w:right w:val="none" w:sz="0" w:space="0" w:color="auto"/>
      </w:divBdr>
      <w:divsChild>
        <w:div w:id="2042364840">
          <w:marLeft w:val="0"/>
          <w:marRight w:val="0"/>
          <w:marTop w:val="0"/>
          <w:marBottom w:val="0"/>
          <w:divBdr>
            <w:top w:val="none" w:sz="0" w:space="0" w:color="auto"/>
            <w:left w:val="none" w:sz="0" w:space="0" w:color="auto"/>
            <w:bottom w:val="none" w:sz="0" w:space="0" w:color="auto"/>
            <w:right w:val="none" w:sz="0" w:space="0" w:color="auto"/>
          </w:divBdr>
          <w:divsChild>
            <w:div w:id="1291588195">
              <w:marLeft w:val="45"/>
              <w:marRight w:val="45"/>
              <w:marTop w:val="45"/>
              <w:marBottom w:val="45"/>
              <w:divBdr>
                <w:top w:val="none" w:sz="0" w:space="0" w:color="auto"/>
                <w:left w:val="none" w:sz="0" w:space="0" w:color="auto"/>
                <w:bottom w:val="none" w:sz="0" w:space="0" w:color="auto"/>
                <w:right w:val="none" w:sz="0" w:space="0" w:color="auto"/>
              </w:divBdr>
              <w:divsChild>
                <w:div w:id="240453965">
                  <w:marLeft w:val="0"/>
                  <w:marRight w:val="0"/>
                  <w:marTop w:val="0"/>
                  <w:marBottom w:val="0"/>
                  <w:divBdr>
                    <w:top w:val="none" w:sz="0" w:space="0" w:color="auto"/>
                    <w:left w:val="none" w:sz="0" w:space="0" w:color="auto"/>
                    <w:bottom w:val="none" w:sz="0" w:space="0" w:color="auto"/>
                    <w:right w:val="none" w:sz="0" w:space="0" w:color="auto"/>
                  </w:divBdr>
                  <w:divsChild>
                    <w:div w:id="87048353">
                      <w:marLeft w:val="0"/>
                      <w:marRight w:val="0"/>
                      <w:marTop w:val="0"/>
                      <w:marBottom w:val="0"/>
                      <w:divBdr>
                        <w:top w:val="none" w:sz="0" w:space="0" w:color="auto"/>
                        <w:left w:val="none" w:sz="0" w:space="0" w:color="auto"/>
                        <w:bottom w:val="none" w:sz="0" w:space="0" w:color="auto"/>
                        <w:right w:val="none" w:sz="0" w:space="0" w:color="auto"/>
                      </w:divBdr>
                      <w:divsChild>
                        <w:div w:id="181891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897934">
      <w:bodyDiv w:val="1"/>
      <w:marLeft w:val="0"/>
      <w:marRight w:val="0"/>
      <w:marTop w:val="0"/>
      <w:marBottom w:val="0"/>
      <w:divBdr>
        <w:top w:val="none" w:sz="0" w:space="0" w:color="auto"/>
        <w:left w:val="none" w:sz="0" w:space="0" w:color="auto"/>
        <w:bottom w:val="none" w:sz="0" w:space="0" w:color="auto"/>
        <w:right w:val="none" w:sz="0" w:space="0" w:color="auto"/>
      </w:divBdr>
      <w:divsChild>
        <w:div w:id="231283385">
          <w:marLeft w:val="0"/>
          <w:marRight w:val="0"/>
          <w:marTop w:val="0"/>
          <w:marBottom w:val="0"/>
          <w:divBdr>
            <w:top w:val="none" w:sz="0" w:space="0" w:color="auto"/>
            <w:left w:val="none" w:sz="0" w:space="0" w:color="auto"/>
            <w:bottom w:val="none" w:sz="0" w:space="0" w:color="auto"/>
            <w:right w:val="none" w:sz="0" w:space="0" w:color="auto"/>
          </w:divBdr>
        </w:div>
        <w:div w:id="340862411">
          <w:marLeft w:val="0"/>
          <w:marRight w:val="0"/>
          <w:marTop w:val="0"/>
          <w:marBottom w:val="0"/>
          <w:divBdr>
            <w:top w:val="none" w:sz="0" w:space="0" w:color="auto"/>
            <w:left w:val="none" w:sz="0" w:space="0" w:color="auto"/>
            <w:bottom w:val="none" w:sz="0" w:space="0" w:color="auto"/>
            <w:right w:val="none" w:sz="0" w:space="0" w:color="auto"/>
          </w:divBdr>
          <w:divsChild>
            <w:div w:id="106799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123303">
      <w:bodyDiv w:val="1"/>
      <w:marLeft w:val="0"/>
      <w:marRight w:val="0"/>
      <w:marTop w:val="0"/>
      <w:marBottom w:val="0"/>
      <w:divBdr>
        <w:top w:val="none" w:sz="0" w:space="0" w:color="auto"/>
        <w:left w:val="none" w:sz="0" w:space="0" w:color="auto"/>
        <w:bottom w:val="none" w:sz="0" w:space="0" w:color="auto"/>
        <w:right w:val="none" w:sz="0" w:space="0" w:color="auto"/>
      </w:divBdr>
      <w:divsChild>
        <w:div w:id="50275076">
          <w:marLeft w:val="0"/>
          <w:marRight w:val="0"/>
          <w:marTop w:val="0"/>
          <w:marBottom w:val="0"/>
          <w:divBdr>
            <w:top w:val="none" w:sz="0" w:space="0" w:color="auto"/>
            <w:left w:val="none" w:sz="0" w:space="0" w:color="auto"/>
            <w:bottom w:val="none" w:sz="0" w:space="0" w:color="auto"/>
            <w:right w:val="none" w:sz="0" w:space="0" w:color="auto"/>
          </w:divBdr>
        </w:div>
        <w:div w:id="1411348287">
          <w:marLeft w:val="0"/>
          <w:marRight w:val="0"/>
          <w:marTop w:val="0"/>
          <w:marBottom w:val="0"/>
          <w:divBdr>
            <w:top w:val="none" w:sz="0" w:space="0" w:color="auto"/>
            <w:left w:val="none" w:sz="0" w:space="0" w:color="auto"/>
            <w:bottom w:val="none" w:sz="0" w:space="0" w:color="auto"/>
            <w:right w:val="none" w:sz="0" w:space="0" w:color="auto"/>
          </w:divBdr>
          <w:divsChild>
            <w:div w:id="16384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3958">
      <w:bodyDiv w:val="1"/>
      <w:marLeft w:val="30"/>
      <w:marRight w:val="30"/>
      <w:marTop w:val="30"/>
      <w:marBottom w:val="30"/>
      <w:divBdr>
        <w:top w:val="none" w:sz="0" w:space="0" w:color="auto"/>
        <w:left w:val="none" w:sz="0" w:space="0" w:color="auto"/>
        <w:bottom w:val="none" w:sz="0" w:space="0" w:color="auto"/>
        <w:right w:val="none" w:sz="0" w:space="0" w:color="auto"/>
      </w:divBdr>
      <w:divsChild>
        <w:div w:id="524709705">
          <w:marLeft w:val="0"/>
          <w:marRight w:val="0"/>
          <w:marTop w:val="0"/>
          <w:marBottom w:val="0"/>
          <w:divBdr>
            <w:top w:val="none" w:sz="0" w:space="0" w:color="auto"/>
            <w:left w:val="none" w:sz="0" w:space="0" w:color="auto"/>
            <w:bottom w:val="none" w:sz="0" w:space="0" w:color="auto"/>
            <w:right w:val="none" w:sz="0" w:space="0" w:color="auto"/>
          </w:divBdr>
          <w:divsChild>
            <w:div w:id="854878076">
              <w:marLeft w:val="45"/>
              <w:marRight w:val="45"/>
              <w:marTop w:val="45"/>
              <w:marBottom w:val="45"/>
              <w:divBdr>
                <w:top w:val="none" w:sz="0" w:space="0" w:color="auto"/>
                <w:left w:val="none" w:sz="0" w:space="0" w:color="auto"/>
                <w:bottom w:val="none" w:sz="0" w:space="0" w:color="auto"/>
                <w:right w:val="none" w:sz="0" w:space="0" w:color="auto"/>
              </w:divBdr>
              <w:divsChild>
                <w:div w:id="2061860597">
                  <w:marLeft w:val="0"/>
                  <w:marRight w:val="0"/>
                  <w:marTop w:val="0"/>
                  <w:marBottom w:val="0"/>
                  <w:divBdr>
                    <w:top w:val="none" w:sz="0" w:space="0" w:color="auto"/>
                    <w:left w:val="none" w:sz="0" w:space="0" w:color="auto"/>
                    <w:bottom w:val="none" w:sz="0" w:space="0" w:color="auto"/>
                    <w:right w:val="none" w:sz="0" w:space="0" w:color="auto"/>
                  </w:divBdr>
                  <w:divsChild>
                    <w:div w:id="213664725">
                      <w:marLeft w:val="0"/>
                      <w:marRight w:val="0"/>
                      <w:marTop w:val="0"/>
                      <w:marBottom w:val="0"/>
                      <w:divBdr>
                        <w:top w:val="none" w:sz="0" w:space="0" w:color="auto"/>
                        <w:left w:val="none" w:sz="0" w:space="0" w:color="auto"/>
                        <w:bottom w:val="none" w:sz="0" w:space="0" w:color="auto"/>
                        <w:right w:val="none" w:sz="0" w:space="0" w:color="auto"/>
                      </w:divBdr>
                    </w:div>
                    <w:div w:id="342317229">
                      <w:marLeft w:val="0"/>
                      <w:marRight w:val="0"/>
                      <w:marTop w:val="0"/>
                      <w:marBottom w:val="0"/>
                      <w:divBdr>
                        <w:top w:val="none" w:sz="0" w:space="0" w:color="auto"/>
                        <w:left w:val="none" w:sz="0" w:space="0" w:color="auto"/>
                        <w:bottom w:val="none" w:sz="0" w:space="0" w:color="auto"/>
                        <w:right w:val="none" w:sz="0" w:space="0" w:color="auto"/>
                      </w:divBdr>
                    </w:div>
                    <w:div w:id="1239826013">
                      <w:marLeft w:val="0"/>
                      <w:marRight w:val="0"/>
                      <w:marTop w:val="0"/>
                      <w:marBottom w:val="0"/>
                      <w:divBdr>
                        <w:top w:val="none" w:sz="0" w:space="0" w:color="auto"/>
                        <w:left w:val="none" w:sz="0" w:space="0" w:color="auto"/>
                        <w:bottom w:val="none" w:sz="0" w:space="0" w:color="auto"/>
                        <w:right w:val="none" w:sz="0" w:space="0" w:color="auto"/>
                      </w:divBdr>
                    </w:div>
                    <w:div w:id="1336810952">
                      <w:marLeft w:val="0"/>
                      <w:marRight w:val="0"/>
                      <w:marTop w:val="0"/>
                      <w:marBottom w:val="0"/>
                      <w:divBdr>
                        <w:top w:val="none" w:sz="0" w:space="0" w:color="auto"/>
                        <w:left w:val="none" w:sz="0" w:space="0" w:color="auto"/>
                        <w:bottom w:val="none" w:sz="0" w:space="0" w:color="auto"/>
                        <w:right w:val="none" w:sz="0" w:space="0" w:color="auto"/>
                      </w:divBdr>
                    </w:div>
                    <w:div w:id="1532960336">
                      <w:marLeft w:val="0"/>
                      <w:marRight w:val="0"/>
                      <w:marTop w:val="0"/>
                      <w:marBottom w:val="0"/>
                      <w:divBdr>
                        <w:top w:val="none" w:sz="0" w:space="0" w:color="auto"/>
                        <w:left w:val="none" w:sz="0" w:space="0" w:color="auto"/>
                        <w:bottom w:val="none" w:sz="0" w:space="0" w:color="auto"/>
                        <w:right w:val="none" w:sz="0" w:space="0" w:color="auto"/>
                      </w:divBdr>
                    </w:div>
                    <w:div w:id="208629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809051">
      <w:bodyDiv w:val="1"/>
      <w:marLeft w:val="0"/>
      <w:marRight w:val="0"/>
      <w:marTop w:val="0"/>
      <w:marBottom w:val="0"/>
      <w:divBdr>
        <w:top w:val="none" w:sz="0" w:space="0" w:color="auto"/>
        <w:left w:val="none" w:sz="0" w:space="0" w:color="auto"/>
        <w:bottom w:val="none" w:sz="0" w:space="0" w:color="auto"/>
        <w:right w:val="none" w:sz="0" w:space="0" w:color="auto"/>
      </w:divBdr>
    </w:div>
    <w:div w:id="193370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6E06A7-346C-4C4A-A255-16DBB683B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914</Words>
  <Characters>5213</Characters>
  <Application>Microsoft Macintosh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Law Offices of Shafiel A. Karim</Company>
  <LinksUpToDate>false</LinksUpToDate>
  <CharactersWithSpaces>6115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Shafiel Karim</dc:creator>
  <cp:lastModifiedBy>Shafiel Karim</cp:lastModifiedBy>
  <cp:revision>4</cp:revision>
  <cp:lastPrinted>2013-03-27T00:23:00Z</cp:lastPrinted>
  <dcterms:created xsi:type="dcterms:W3CDTF">2015-10-24T01:02:00Z</dcterms:created>
  <dcterms:modified xsi:type="dcterms:W3CDTF">2015-10-28T01:35:00Z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cal Office">
    <vt:lpwstr>FBB1</vt:lpwstr>
  </property>
  <property fmtid="{D5CDD505-2E9C-101B-9397-08002B2CF9AE}" pid="3" name="Doc No.">
    <vt:lpwstr>42407</vt:lpwstr>
  </property>
  <property fmtid="{D5CDD505-2E9C-101B-9397-08002B2CF9AE}" pid="4" name="Addressee(s)">
    <vt:lpwstr> </vt:lpwstr>
  </property>
  <property fmtid="{D5CDD505-2E9C-101B-9397-08002B2CF9AE}" pid="5" name="Parties">
    <vt:lpwstr>Plaintiffs: MARK NOBELS, GLORIA AND ALICIA PEREZ, PAM MENISE, AND DENSIE MORGRET, individually and on behalf of all others similarly situated; Defendant: COUNTRYWIDE HOME LOANS, INC., individually and d/b/a AMERICA'S WHOLESALE LENDER, and DOES 1 through 1</vt:lpwstr>
  </property>
  <property fmtid="{D5CDD505-2E9C-101B-9397-08002B2CF9AE}" pid="6" name="Cause No.">
    <vt:lpwstr>RG04138349</vt:lpwstr>
  </property>
  <property fmtid="{D5CDD505-2E9C-101B-9397-08002B2CF9AE}" pid="7" name="Signer(s)">
    <vt:lpwstr>Robert M. Bramson; Daniel E. Birkhaeuser</vt:lpwstr>
  </property>
  <property fmtid="{D5CDD505-2E9C-101B-9397-08002B2CF9AE}" pid="8" name="Caption Bank Document">
    <vt:lpwstr> </vt:lpwstr>
  </property>
  <property fmtid="{D5CDD505-2E9C-101B-9397-08002B2CF9AE}" pid="9" name="Doc Name">
    <vt:lpwstr>Document4</vt:lpwstr>
  </property>
  <property fmtid="{D5CDD505-2E9C-101B-9397-08002B2CF9AE}" pid="10" name="Client No.">
    <vt:lpwstr>   </vt:lpwstr>
  </property>
  <property fmtid="{D5CDD505-2E9C-101B-9397-08002B2CF9AE}" pid="11" name="Matter No.">
    <vt:lpwstr>   </vt:lpwstr>
  </property>
  <property fmtid="{D5CDD505-2E9C-101B-9397-08002B2CF9AE}" pid="12" name="Client Name">
    <vt:lpwstr>   </vt:lpwstr>
  </property>
  <property fmtid="{D5CDD505-2E9C-101B-9397-08002B2CF9AE}" pid="13" name="Matter Name">
    <vt:lpwstr>   </vt:lpwstr>
  </property>
  <property fmtid="{D5CDD505-2E9C-101B-9397-08002B2CF9AE}" pid="14" name="Draft">
    <vt:lpwstr>   </vt:lpwstr>
  </property>
  <property fmtid="{D5CDD505-2E9C-101B-9397-08002B2CF9AE}" pid="15" name="Caption Attorneys For">
    <vt:lpwstr>Plaintiffs and the Class</vt:lpwstr>
  </property>
  <property fmtid="{D5CDD505-2E9C-101B-9397-08002B2CF9AE}" pid="16" name="FinalDocNo">
    <vt:lpwstr>42407</vt:lpwstr>
  </property>
</Properties>
</file>